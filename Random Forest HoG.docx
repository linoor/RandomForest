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4728382"/>
        <w:docPartObj>
          <w:docPartGallery w:val="Cover Pages"/>
          <w:docPartUnique/>
        </w:docPartObj>
      </w:sdtPr>
      <w:sdtEndPr>
        <w:rPr>
          <w:rFonts w:ascii="Arial" w:hAnsi="Arial" w:cs="Arial"/>
          <w:sz w:val="20"/>
          <w:szCs w:val="20"/>
        </w:rPr>
      </w:sdtEndPr>
      <w:sdtContent>
        <w:p w14:paraId="2922D389" w14:textId="542D886F" w:rsidR="007432BD" w:rsidRPr="007432BD" w:rsidRDefault="001D0125" w:rsidP="00914E4C">
          <w:r>
            <w:rPr>
              <w:noProof/>
              <w:lang w:eastAsia="zh-TW"/>
            </w:rPr>
            <mc:AlternateContent>
              <mc:Choice Requires="wpg">
                <w:drawing>
                  <wp:anchor distT="0" distB="0" distL="114300" distR="114300" simplePos="0" relativeHeight="251717631" behindDoc="0" locked="0" layoutInCell="1" allowOverlap="1" wp14:anchorId="48B7BECA" wp14:editId="07D0111F">
                    <wp:simplePos x="0" y="0"/>
                    <wp:positionH relativeFrom="column">
                      <wp:posOffset>-904240</wp:posOffset>
                    </wp:positionH>
                    <wp:positionV relativeFrom="paragraph">
                      <wp:posOffset>-908050</wp:posOffset>
                    </wp:positionV>
                    <wp:extent cx="2115820" cy="10730865"/>
                    <wp:effectExtent l="0" t="0" r="0" b="0"/>
                    <wp:wrapNone/>
                    <wp:docPr id="5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10730865"/>
                              <a:chOff x="-7" y="-13"/>
                              <a:chExt cx="3332" cy="16899"/>
                            </a:xfrm>
                          </wpg:grpSpPr>
                          <wps:wsp>
                            <wps:cNvPr id="54" name="Freeform 44"/>
                            <wps:cNvSpPr>
                              <a:spLocks/>
                            </wps:cNvSpPr>
                            <wps:spPr bwMode="auto">
                              <a:xfrm>
                                <a:off x="-7" y="-13"/>
                                <a:ext cx="2716" cy="16899"/>
                              </a:xfrm>
                              <a:custGeom>
                                <a:avLst/>
                                <a:gdLst>
                                  <a:gd name="T0" fmla="*/ 0 w 4331"/>
                                  <a:gd name="T1" fmla="*/ 0 h 16899"/>
                                  <a:gd name="T2" fmla="*/ 4331 w 4331"/>
                                  <a:gd name="T3" fmla="*/ 0 h 16899"/>
                                  <a:gd name="T4" fmla="*/ 4326 w 4331"/>
                                  <a:gd name="T5" fmla="*/ 16899 h 16899"/>
                                  <a:gd name="T6" fmla="*/ 6 w 4331"/>
                                  <a:gd name="T7" fmla="*/ 16898 h 16899"/>
                                  <a:gd name="T8" fmla="*/ 0 w 4331"/>
                                  <a:gd name="T9" fmla="*/ 0 h 16899"/>
                                </a:gdLst>
                                <a:ahLst/>
                                <a:cxnLst>
                                  <a:cxn ang="0">
                                    <a:pos x="T0" y="T1"/>
                                  </a:cxn>
                                  <a:cxn ang="0">
                                    <a:pos x="T2" y="T3"/>
                                  </a:cxn>
                                  <a:cxn ang="0">
                                    <a:pos x="T4" y="T5"/>
                                  </a:cxn>
                                  <a:cxn ang="0">
                                    <a:pos x="T6" y="T7"/>
                                  </a:cxn>
                                  <a:cxn ang="0">
                                    <a:pos x="T8" y="T9"/>
                                  </a:cxn>
                                </a:cxnLst>
                                <a:rect l="0" t="0" r="r" b="b"/>
                                <a:pathLst>
                                  <a:path w="4331" h="16899">
                                    <a:moveTo>
                                      <a:pt x="0" y="0"/>
                                    </a:moveTo>
                                    <a:lnTo>
                                      <a:pt x="4331" y="0"/>
                                    </a:lnTo>
                                    <a:lnTo>
                                      <a:pt x="4326" y="16899"/>
                                    </a:lnTo>
                                    <a:lnTo>
                                      <a:pt x="6" y="16898"/>
                                    </a:lnTo>
                                    <a:lnTo>
                                      <a:pt x="0" y="0"/>
                                    </a:lnTo>
                                    <a:close/>
                                  </a:path>
                                </a:pathLst>
                              </a:custGeom>
                              <a:gradFill rotWithShape="0">
                                <a:gsLst>
                                  <a:gs pos="0">
                                    <a:srgbClr val="BF6F6F"/>
                                  </a:gs>
                                  <a:gs pos="100000">
                                    <a:srgbClr val="BF6F6F">
                                      <a:gamma/>
                                      <a:shade val="60000"/>
                                      <a:invGamma/>
                                    </a:srgbClr>
                                  </a:gs>
                                </a:gsLst>
                                <a:lin ang="5400000" scaled="1"/>
                              </a:gradFill>
                              <a:ln>
                                <a:noFill/>
                              </a:ln>
                              <a:effectLst/>
                              <a:extLst>
                                <a:ext uri="{91240B29-F687-4f45-9708-019B960494DF}"/>
                                <a:ext uri="{AF507438-7753-43e0-B8FC-AC1667EBCBE1}"/>
                              </a:extLst>
                            </wps:spPr>
                            <wps:bodyPr rot="0" vert="horz" wrap="square" lIns="91440" tIns="45720" rIns="91440" bIns="45720" anchor="t" anchorCtr="0" upright="1">
                              <a:noAutofit/>
                            </wps:bodyPr>
                          </wps:wsp>
                          <wpg:grpSp>
                            <wpg:cNvPr id="55" name="Group 45"/>
                            <wpg:cNvGrpSpPr>
                              <a:grpSpLocks/>
                            </wpg:cNvGrpSpPr>
                            <wpg:grpSpPr bwMode="auto">
                              <a:xfrm>
                                <a:off x="2758" y="-13"/>
                                <a:ext cx="567" cy="16857"/>
                                <a:chOff x="2758" y="-13"/>
                                <a:chExt cx="567" cy="16857"/>
                              </a:xfrm>
                            </wpg:grpSpPr>
                            <wps:wsp>
                              <wps:cNvPr id="56" name="Rectangle 46"/>
                              <wps:cNvSpPr>
                                <a:spLocks noChangeArrowheads="1"/>
                              </wps:cNvSpPr>
                              <wps:spPr bwMode="auto">
                                <a:xfrm>
                                  <a:off x="2758" y="-13"/>
                                  <a:ext cx="567" cy="10095"/>
                                </a:xfrm>
                                <a:prstGeom prst="rect">
                                  <a:avLst/>
                                </a:prstGeom>
                                <a:gradFill rotWithShape="0">
                                  <a:gsLst>
                                    <a:gs pos="0">
                                      <a:schemeClr val="bg1">
                                        <a:lumMod val="100000"/>
                                        <a:lumOff val="0"/>
                                      </a:schemeClr>
                                    </a:gs>
                                    <a:gs pos="100000">
                                      <a:srgbClr val="DC5552"/>
                                    </a:gs>
                                  </a:gsLst>
                                  <a:lin ang="5400000" scaled="1"/>
                                </a:gradFill>
                                <a:ln>
                                  <a:noFill/>
                                </a:ln>
                                <a:extLst>
                                  <a:ext uri="{91240B29-F687-4f45-9708-019B960494DF}"/>
                                </a:extLst>
                              </wps:spPr>
                              <wps:bodyPr rot="0" vert="horz" wrap="square" lIns="91440" tIns="45720" rIns="91440" bIns="45720" anchor="t" anchorCtr="0" upright="1">
                                <a:noAutofit/>
                              </wps:bodyPr>
                            </wps:wsp>
                            <wps:wsp>
                              <wps:cNvPr id="57" name="Rectangle 47"/>
                              <wps:cNvSpPr>
                                <a:spLocks noChangeArrowheads="1"/>
                              </wps:cNvSpPr>
                              <wps:spPr bwMode="auto">
                                <a:xfrm>
                                  <a:off x="2758" y="13400"/>
                                  <a:ext cx="567" cy="1701"/>
                                </a:xfrm>
                                <a:prstGeom prst="rect">
                                  <a:avLst/>
                                </a:prstGeom>
                                <a:solidFill>
                                  <a:schemeClr val="accent2">
                                    <a:lumMod val="100000"/>
                                    <a:lumOff val="0"/>
                                  </a:schemeClr>
                                </a:solidFill>
                                <a:ln>
                                  <a:noFill/>
                                </a:ln>
                                <a:extLst>
                                  <a:ext uri="{91240B29-F687-4f45-9708-019B960494DF}"/>
                                </a:extLst>
                              </wps:spPr>
                              <wps:bodyPr rot="0" vert="horz" wrap="square" lIns="91440" tIns="45720" rIns="91440" bIns="45720" anchor="t" anchorCtr="0" upright="1">
                                <a:noAutofit/>
                              </wps:bodyPr>
                            </wps:wsp>
                            <wps:wsp>
                              <wps:cNvPr id="58" name="Rectangle 48"/>
                              <wps:cNvSpPr>
                                <a:spLocks noChangeArrowheads="1"/>
                              </wps:cNvSpPr>
                              <wps:spPr bwMode="auto">
                                <a:xfrm>
                                  <a:off x="2758" y="11657"/>
                                  <a:ext cx="567" cy="1701"/>
                                </a:xfrm>
                                <a:prstGeom prst="rect">
                                  <a:avLst/>
                                </a:prstGeom>
                                <a:solidFill>
                                  <a:srgbClr val="BF1F1F"/>
                                </a:solidFill>
                                <a:ln>
                                  <a:noFill/>
                                </a:ln>
                                <a:extLst>
                                  <a:ext uri="{91240B29-F687-4f45-9708-019B960494DF}"/>
                                </a:extLst>
                              </wps:spPr>
                              <wps:bodyPr rot="0" vert="horz" wrap="square" lIns="91440" tIns="45720" rIns="91440" bIns="45720" anchor="t" anchorCtr="0" upright="1">
                                <a:noAutofit/>
                              </wps:bodyPr>
                            </wps:wsp>
                            <wps:wsp>
                              <wps:cNvPr id="59" name="Rectangle 49"/>
                              <wps:cNvSpPr>
                                <a:spLocks noChangeArrowheads="1"/>
                              </wps:cNvSpPr>
                              <wps:spPr bwMode="auto">
                                <a:xfrm>
                                  <a:off x="2758" y="15143"/>
                                  <a:ext cx="567" cy="1701"/>
                                </a:xfrm>
                                <a:prstGeom prst="rect">
                                  <a:avLst/>
                                </a:prstGeom>
                                <a:solidFill>
                                  <a:srgbClr val="401414"/>
                                </a:solidFill>
                                <a:ln>
                                  <a:noFill/>
                                </a:ln>
                                <a:extLst>
                                  <a:ext uri="{91240B29-F687-4f45-9708-019B960494DF}"/>
                                </a:extLst>
                              </wps:spPr>
                              <wps:bodyPr rot="0" vert="horz" wrap="square" lIns="91440" tIns="45720" rIns="91440" bIns="45720" anchor="t" anchorCtr="0" upright="1">
                                <a:noAutofit/>
                              </wps:bodyPr>
                            </wps:wsp>
                            <wps:wsp>
                              <wps:cNvPr id="60" name="Rectangle 50"/>
                              <wps:cNvSpPr>
                                <a:spLocks noChangeArrowheads="1"/>
                              </wps:cNvSpPr>
                              <wps:spPr bwMode="auto">
                                <a:xfrm>
                                  <a:off x="2758" y="9914"/>
                                  <a:ext cx="567" cy="1701"/>
                                </a:xfrm>
                                <a:prstGeom prst="rect">
                                  <a:avLst/>
                                </a:prstGeom>
                                <a:solidFill>
                                  <a:srgbClr val="DC5552"/>
                                </a:solidFill>
                                <a:ln>
                                  <a:noFill/>
                                </a:ln>
                                <a:extLst>
                                  <a:ext uri="{91240B29-F687-4f45-9708-019B960494DF}"/>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F7648C4" id="Group 43" o:spid="_x0000_s1026" style="position:absolute;margin-left:-71.2pt;margin-top:-71.5pt;width:166.6pt;height:844.95pt;z-index:251717631" coordorigin="-7,-13" coordsize="3332,16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">
                    <v:shape id="Freeform 44" o:spid="_x0000_s1027" style="position:absolute;left:-7;top:-13;width:2716;height:16899;visibility:visible;mso-wrap-style:square;v-text-anchor:top" coordsize="4331,1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usMA&#10;AADbAAAADwAAAGRycy9kb3ducmV2LnhtbESPQYvCMBSE74L/ITzBm6Yuuu5Wo+iCoKCgddfzo3m2&#10;xealNFHrvzfCgsdhZr5hpvPGlOJGtSssKxj0IxDEqdUFZwp+j6veFwjnkTWWlknBgxzMZ+3WFGNt&#10;73ygW+IzESDsYlSQe1/FUro0J4Oubyvi4J1tbdAHWWdS13gPcFPKjyj6lAYLDgs5VvSTU3pJrkbB&#10;Nyb0tzwelqfreSH3442X++1OqW6nWUxAeGr8O/zfXmsFoyG8vo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d/usMAAADbAAAADwAAAAAAAAAAAAAAAACYAgAAZHJzL2Rv&#10;d25yZXYueG1sUEsFBgAAAAAEAAQA9QAAAIgDAAAAAA==&#10;" path="m,l4331,r-5,16899l6,16898,,xe" fillcolor="#bf6f6f" stroked="f">
                      <v:fill color2="#734343" focus="100%" type="gradient"/>
                      <v:path arrowok="t" o:connecttype="custom" o:connectlocs="0,0;2716,0;2713,16899;4,16898;0,0" o:connectangles="0,0,0,0,0"/>
                    </v:shape>
                    <v:group id="Group 45" o:spid="_x0000_s1028" style="position:absolute;left:2758;top:-13;width:567;height:16857" coordorigin="2758,-13" coordsize="567,16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6" o:spid="_x0000_s1029" style="position:absolute;left:2758;top:-13;width:567;height:10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U8EA&#10;AADbAAAADwAAAGRycy9kb3ducmV2LnhtbESP3YrCMBSE7xd8h3AE79ZUwSJdo4ggCLqgrnh9aE5/&#10;sDkpSbT17c2C4OUwM98wi1VvGvEg52vLCibjBARxbnXNpYLL3/Z7DsIHZI2NZVLwJA+r5eBrgZm2&#10;HZ/ocQ6liBD2GSqoQmgzKX1ekUE/ti1x9ArrDIYoXSm1wy7CTSOnSZJKgzXHhQpb2lSU3853o8AV&#10;p6Q40vWyv+5m64OU3e8t7ZQaDfv1D4hAffiE3+2dVjBL4f9L/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DFPBAAAA2wAAAA8AAAAAAAAAAAAAAAAAmAIAAGRycy9kb3du&#10;cmV2LnhtbFBLBQYAAAAABAAEAPUAAACGAwAAAAA=&#10;" fillcolor="white [3212]" stroked="f">
                        <v:fill color2="#dc5552" focus="100%" type="gradient"/>
                      </v:rect>
                      <v:rect id="Rectangle 47" o:spid="_x0000_s1030" style="position:absolute;left:2758;top:13400;width:56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6pmMIA&#10;AADbAAAADwAAAGRycy9kb3ducmV2LnhtbESPS6vCMBSE94L/IRzh7myq4INqFBEVNy58grtDc2yL&#10;zUlpcmv99+bCBZfDzHzDzJetKUVDtSssKxhEMQji1OqCMwWX87Y/BeE8ssbSMil4k4PlotuZY6Lt&#10;i4/UnHwmAoRdggpy76tESpfmZNBFtiIO3sPWBn2QdSZ1ja8AN6UcxvFYGiw4LORY0Tqn9Hn6NQra&#10;3TDe3+4p7Vbr4wDdoRltro1SP712NQPhqfXf8H97rxWMJvD3JfwA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qmYwgAAANsAAAAPAAAAAAAAAAAAAAAAAJgCAABkcnMvZG93&#10;bnJldi54bWxQSwUGAAAAAAQABAD1AAAAhwMAAAAA&#10;" fillcolor="#640000 [3205]" stroked="f"/>
                      <v:rect id="Rectangle 48" o:spid="_x0000_s1031" style="position:absolute;left:2758;top:11657;width:56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248IA&#10;AADbAAAADwAAAGRycy9kb3ducmV2LnhtbERP3WrCMBS+H/gO4Qi7m6kTx+iMZcgKMlihbg9wbI5t&#10;WXPSJqmtb28uBrv8+P532Ww6cSXnW8sK1qsEBHFldcu1gp/v/OkVhA/IGjvLpOBGHrL94mGHqbYT&#10;l3Q9hVrEEPYpKmhC6FMpfdWQQb+yPXHkLtYZDBG6WmqHUww3nXxOkhdpsOXY0GBPh4aq39NoFIy5&#10;/7gU27ycv4axGKrN+XNyZ6Uel/P7G4hAc/gX/7mPWsE2jo1f4g+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Z/bjwgAAANsAAAAPAAAAAAAAAAAAAAAAAJgCAABkcnMvZG93&#10;bnJldi54bWxQSwUGAAAAAAQABAD1AAAAhwMAAAAA&#10;" fillcolor="#bf1f1f" stroked="f"/>
                      <v:rect id="Rectangle 49" o:spid="_x0000_s1032" style="position:absolute;left:2758;top:15143;width:56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c+cYA&#10;AADbAAAADwAAAGRycy9kb3ducmV2LnhtbESPQWvCQBSE74L/YXmF3nST0laNbkQEQfBgG4XW2yP7&#10;TEKzb9PdVdN/7xYKPQ4z8w2zWPamFVdyvrGsIB0nIIhLqxuuFBwPm9EUhA/IGlvLpOCHPCzz4WCB&#10;mbY3fqdrESoRIewzVFCH0GVS+rImg35sO+Lona0zGKJ0ldQObxFuWvmUJK/SYMNxocaO1jWVX8XF&#10;KNh/vunvpirc5PDxfExmu/R03rZKPT70qzmIQH34D/+1t1rBywx+v8Qf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ec+cYAAADbAAAADwAAAAAAAAAAAAAAAACYAgAAZHJz&#10;L2Rvd25yZXYueG1sUEsFBgAAAAAEAAQA9QAAAIsDAAAAAA==&#10;" fillcolor="#401414" stroked="f"/>
                      <v:rect id="Rectangle 50" o:spid="_x0000_s1033" style="position:absolute;left:2758;top:9914;width:56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D8MEA&#10;AADbAAAADwAAAGRycy9kb3ducmV2LnhtbERPyWrDMBC9B/oPYgq9xXJdMMWNEkKgpYeW4KT0PLUm&#10;lhNrZCx5yd9Hh0CPj7evNrNtxUi9bxwreE5SEMSV0w3XCn6O78tXED4ga2wdk4IredisHxYrLLSb&#10;uKTxEGoRQ9gXqMCE0BVS+sqQRZ+4jjhyJ9dbDBH2tdQ9TjHctjJL01xabDg2GOxoZ6i6HAaroHw5&#10;b3Pkj+yLzrs/9zuY731aKvX0OG/fQASaw7/47v7UCvK4Pn6JP0C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8g/DBAAAA2wAAAA8AAAAAAAAAAAAAAAAAmAIAAGRycy9kb3du&#10;cmV2LnhtbFBLBQYAAAAABAAEAPUAAACGAwAAAAA=&#10;" fillcolor="#dc5552" stroked="f"/>
                    </v:group>
                  </v:group>
                </w:pict>
              </mc:Fallback>
            </mc:AlternateContent>
          </w:r>
          <w:r>
            <w:rPr>
              <w:noProof/>
              <w:lang w:eastAsia="zh-TW"/>
            </w:rPr>
            <mc:AlternateContent>
              <mc:Choice Requires="wps">
                <w:drawing>
                  <wp:anchor distT="0" distB="0" distL="114300" distR="114300" simplePos="0" relativeHeight="251724800" behindDoc="0" locked="0" layoutInCell="0" allowOverlap="1" wp14:anchorId="4C1F170F" wp14:editId="12A55706">
                    <wp:simplePos x="0" y="0"/>
                    <wp:positionH relativeFrom="page">
                      <wp:posOffset>-105410</wp:posOffset>
                    </wp:positionH>
                    <wp:positionV relativeFrom="page">
                      <wp:posOffset>219710</wp:posOffset>
                    </wp:positionV>
                    <wp:extent cx="1825625" cy="1619250"/>
                    <wp:effectExtent l="0" t="0" r="0" b="0"/>
                    <wp:wrapNone/>
                    <wp:docPr id="5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5625" cy="1619250"/>
                            </a:xfrm>
                            <a:prstGeom prst="rect">
                              <a:avLst/>
                            </a:prstGeom>
                            <a:noFill/>
                            <a:ln>
                              <a:noFill/>
                            </a:ln>
                            <a:effectLst/>
                            <a:extLst>
                              <a:ext uri="{909E8E84-426E-40dd-AFC4-6F175D3DCCD1}"/>
                              <a:ext uri="{91240B29-F687-4f45-9708-019B960494DF}"/>
                              <a:ext uri="{AF507438-7753-43e0-B8FC-AC1667EBCBE1}"/>
                            </a:extLst>
                          </wps:spPr>
                          <wps:txbx>
                            <w:txbxContent>
                              <w:sdt>
                                <w:sdtPr>
                                  <w:rPr>
                                    <w:rFonts w:asciiTheme="majorHAnsi" w:eastAsiaTheme="majorEastAsia" w:hAnsiTheme="majorHAnsi" w:cstheme="majorBidi"/>
                                    <w:b/>
                                    <w:i/>
                                    <w:color w:val="FFFFFF" w:themeColor="background1"/>
                                    <w:sz w:val="28"/>
                                    <w:szCs w:val="28"/>
                                  </w:rPr>
                                  <w:alias w:val="Catégorie "/>
                                  <w:id w:val="97028567"/>
                                  <w:dataBinding w:prefixMappings="xmlns:ns0='http://purl.org/dc/elements/1.1/' xmlns:ns1='http://schemas.openxmlformats.org/package/2006/metadata/core-properties' " w:xpath="/ns1:coreProperties[1]/ns1:category[1]" w:storeItemID="{6C3C8BC8-F283-45AE-878A-BAB7291924A1}"/>
                                  <w:text/>
                                </w:sdtPr>
                                <w:sdtEndPr/>
                                <w:sdtContent>
                                  <w:p w14:paraId="5113F04F" w14:textId="77777777" w:rsidR="00420066" w:rsidRPr="001F0F22" w:rsidRDefault="00420066" w:rsidP="005E3C39">
                                    <w:pPr>
                                      <w:pStyle w:val="a3"/>
                                      <w:spacing w:after="480"/>
                                      <w:ind w:left="-142" w:right="-1637"/>
                                      <w:jc w:val="center"/>
                                      <w:rPr>
                                        <w:rFonts w:asciiTheme="majorHAnsi" w:eastAsiaTheme="majorEastAsia" w:hAnsiTheme="majorHAnsi" w:cstheme="majorBidi"/>
                                        <w:b/>
                                        <w:i/>
                                        <w:color w:val="FFFFFF" w:themeColor="background1"/>
                                        <w:sz w:val="28"/>
                                        <w:szCs w:val="28"/>
                                      </w:rPr>
                                    </w:pPr>
                                    <w:r w:rsidRPr="001F0F22">
                                      <w:rPr>
                                        <w:rFonts w:asciiTheme="majorHAnsi" w:eastAsiaTheme="majorEastAsia" w:hAnsiTheme="majorHAnsi" w:cstheme="majorBidi"/>
                                        <w:b/>
                                        <w:i/>
                                        <w:color w:val="FFFFFF" w:themeColor="background1"/>
                                        <w:sz w:val="28"/>
                                        <w:szCs w:val="28"/>
                                      </w:rPr>
                                      <w:t>Category</w:t>
                                    </w:r>
                                  </w:p>
                                </w:sdtContent>
                              </w:sdt>
                            </w:txbxContent>
                          </wps:txbx>
                          <wps:bodyPr rot="0" vert="horz" wrap="square" lIns="182880" tIns="45720" rIns="1080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F170F" id="Rectangle 41" o:spid="_x0000_s1026" style="position:absolute;margin-left:-8.3pt;margin-top:17.3pt;width:143.75pt;height:127.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" o:allowincell="f" filled="f" stroked="f">
                    <v:textbox inset="14.4pt,,30mm">
                      <w:txbxContent>
                        <w:sdt>
                          <w:sdtPr>
                            <w:rPr>
                              <w:rFonts w:asciiTheme="majorHAnsi" w:eastAsiaTheme="majorEastAsia" w:hAnsiTheme="majorHAnsi" w:cstheme="majorBidi"/>
                              <w:b/>
                              <w:i/>
                              <w:color w:val="FFFFFF" w:themeColor="background1"/>
                              <w:sz w:val="28"/>
                              <w:szCs w:val="28"/>
                            </w:rPr>
                            <w:alias w:val="Catégorie "/>
                            <w:id w:val="97028567"/>
                            <w:dataBinding w:prefixMappings="xmlns:ns0='http://purl.org/dc/elements/1.1/' xmlns:ns1='http://schemas.openxmlformats.org/package/2006/metadata/core-properties' " w:xpath="/ns1:coreProperties[1]/ns1:category[1]" w:storeItemID="{6C3C8BC8-F283-45AE-878A-BAB7291924A1}"/>
                            <w:text/>
                          </w:sdtPr>
                          <w:sdtContent>
                            <w:p w14:paraId="5113F04F" w14:textId="77777777" w:rsidR="00420066" w:rsidRPr="001F0F22" w:rsidRDefault="00420066" w:rsidP="005E3C39">
                              <w:pPr>
                                <w:pStyle w:val="a3"/>
                                <w:spacing w:after="480"/>
                                <w:ind w:left="-142" w:right="-1637"/>
                                <w:jc w:val="center"/>
                                <w:rPr>
                                  <w:rFonts w:asciiTheme="majorHAnsi" w:eastAsiaTheme="majorEastAsia" w:hAnsiTheme="majorHAnsi" w:cstheme="majorBidi"/>
                                  <w:b/>
                                  <w:i/>
                                  <w:color w:val="FFFFFF" w:themeColor="background1"/>
                                  <w:sz w:val="28"/>
                                  <w:szCs w:val="28"/>
                                </w:rPr>
                              </w:pPr>
                              <w:r w:rsidRPr="001F0F22">
                                <w:rPr>
                                  <w:rFonts w:asciiTheme="majorHAnsi" w:eastAsiaTheme="majorEastAsia" w:hAnsiTheme="majorHAnsi" w:cstheme="majorBidi"/>
                                  <w:b/>
                                  <w:i/>
                                  <w:color w:val="FFFFFF" w:themeColor="background1"/>
                                  <w:sz w:val="28"/>
                                  <w:szCs w:val="28"/>
                                </w:rPr>
                                <w:t>Category</w:t>
                              </w:r>
                            </w:p>
                          </w:sdtContent>
                        </w:sdt>
                      </w:txbxContent>
                    </v:textbox>
                    <w10:wrap anchorx="page" anchory="page"/>
                  </v:rect>
                </w:pict>
              </mc:Fallback>
            </mc:AlternateContent>
          </w:r>
          <w:r>
            <w:rPr>
              <w:noProof/>
              <w:lang w:eastAsia="zh-TW"/>
            </w:rPr>
            <mc:AlternateContent>
              <mc:Choice Requires="wps">
                <w:drawing>
                  <wp:anchor distT="0" distB="0" distL="114300" distR="114300" simplePos="0" relativeHeight="251718656" behindDoc="0" locked="0" layoutInCell="0" allowOverlap="1" wp14:anchorId="5FC485D2" wp14:editId="2C72AB9A">
                    <wp:simplePos x="0" y="0"/>
                    <wp:positionH relativeFrom="page">
                      <wp:posOffset>944880</wp:posOffset>
                    </wp:positionH>
                    <wp:positionV relativeFrom="page">
                      <wp:posOffset>2178685</wp:posOffset>
                    </wp:positionV>
                    <wp:extent cx="7062470" cy="1416685"/>
                    <wp:effectExtent l="38100" t="38100" r="43180" b="31115"/>
                    <wp:wrapNone/>
                    <wp:docPr id="5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2470" cy="1416685"/>
                            </a:xfrm>
                            <a:prstGeom prst="roundRect">
                              <a:avLst>
                                <a:gd name="adj" fmla="val 32421"/>
                              </a:avLst>
                            </a:prstGeom>
                            <a:solidFill>
                              <a:schemeClr val="accent1">
                                <a:lumMod val="75000"/>
                                <a:lumOff val="0"/>
                              </a:schemeClr>
                            </a:solidFill>
                            <a:ln w="76200">
                              <a:solidFill>
                                <a:schemeClr val="bg1">
                                  <a:lumMod val="100000"/>
                                  <a:lumOff val="0"/>
                                </a:schemeClr>
                              </a:solidFill>
                              <a:round/>
                              <a:headEnd/>
                              <a:tailEnd/>
                            </a:ln>
                            <a:effectLst/>
                            <a:extLst>
                              <a:ext uri="{AF507438-7753-43e0-B8FC-AC1667EBCBE1}"/>
                            </a:extLst>
                          </wps:spPr>
                          <wps:txbx>
                            <w:txbxContent>
                              <w:p w14:paraId="10A8E1EF" w14:textId="77777777" w:rsidR="00420066" w:rsidRPr="00910309" w:rsidRDefault="007D1D13" w:rsidP="005E3C39">
                                <w:pPr>
                                  <w:pStyle w:val="a3"/>
                                  <w:tabs>
                                    <w:tab w:val="right" w:pos="8647"/>
                                  </w:tabs>
                                  <w:spacing w:after="480"/>
                                  <w:ind w:right="-168"/>
                                  <w:jc w:val="right"/>
                                  <w:rPr>
                                    <w:rFonts w:asciiTheme="majorHAnsi" w:eastAsiaTheme="majorEastAsia" w:hAnsiTheme="majorHAnsi" w:cstheme="majorBidi"/>
                                    <w:color w:val="FFFFFF" w:themeColor="background1"/>
                                    <w:sz w:val="56"/>
                                    <w:szCs w:val="56"/>
                                  </w:rPr>
                                </w:pPr>
                                <w:sdt>
                                  <w:sdtPr>
                                    <w:rPr>
                                      <w:rFonts w:asciiTheme="majorHAnsi" w:eastAsiaTheme="majorEastAsia" w:hAnsiTheme="majorHAnsi" w:cstheme="majorBidi"/>
                                      <w:i/>
                                      <w:color w:val="FFFFFF" w:themeColor="background1"/>
                                      <w:sz w:val="56"/>
                                      <w:szCs w:val="56"/>
                                    </w:rPr>
                                    <w:alias w:val="Titre"/>
                                    <w:id w:val="97028543"/>
                                    <w:dataBinding w:prefixMappings="xmlns:ns0='http://schemas.openxmlformats.org/package/2006/metadata/core-properties' xmlns:ns1='http://purl.org/dc/elements/1.1/'" w:xpath="/ns0:coreProperties[1]/ns1:title[1]" w:storeItemID="{6C3C8BC8-F283-45AE-878A-BAB7291924A1}"/>
                                    <w:text/>
                                  </w:sdtPr>
                                  <w:sdtEndPr/>
                                  <w:sdtContent>
                                    <w:r w:rsidR="00420066" w:rsidRPr="00910309">
                                      <w:rPr>
                                        <w:rFonts w:asciiTheme="majorHAnsi" w:eastAsiaTheme="majorEastAsia" w:hAnsiTheme="majorHAnsi" w:cstheme="majorBidi"/>
                                        <w:i/>
                                        <w:color w:val="FFFFFF" w:themeColor="background1"/>
                                        <w:sz w:val="56"/>
                                        <w:szCs w:val="56"/>
                                      </w:rPr>
                                      <w:t>Random Forest HOG</w:t>
                                    </w:r>
                                  </w:sdtContent>
                                </w:sdt>
                              </w:p>
                            </w:txbxContent>
                          </wps:txbx>
                          <wps:bodyPr rot="0" vert="horz" wrap="square" lIns="182880" tIns="45720" rIns="108000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FC485D2" id="AutoShape 8" o:spid="_x0000_s1027" style="position:absolute;margin-left:74.4pt;margin-top:171.55pt;width:556.1pt;height:111.5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212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" o:allowincell="f" fillcolor="#810000 [2404]" strokecolor="white [3212]" strokeweight="6pt">
                    <v:textbox inset="14.4pt,,30mm">
                      <w:txbxContent>
                        <w:p w14:paraId="10A8E1EF" w14:textId="77777777" w:rsidR="00420066" w:rsidRPr="00910309" w:rsidRDefault="00420066" w:rsidP="005E3C39">
                          <w:pPr>
                            <w:pStyle w:val="a3"/>
                            <w:tabs>
                              <w:tab w:val="right" w:pos="8647"/>
                            </w:tabs>
                            <w:spacing w:after="480"/>
                            <w:ind w:right="-168"/>
                            <w:jc w:val="right"/>
                            <w:rPr>
                              <w:rFonts w:asciiTheme="majorHAnsi" w:eastAsiaTheme="majorEastAsia" w:hAnsiTheme="majorHAnsi" w:cstheme="majorBidi"/>
                              <w:color w:val="FFFFFF" w:themeColor="background1"/>
                              <w:sz w:val="56"/>
                              <w:szCs w:val="56"/>
                            </w:rPr>
                          </w:pPr>
                          <w:sdt>
                            <w:sdtPr>
                              <w:rPr>
                                <w:rFonts w:asciiTheme="majorHAnsi" w:eastAsiaTheme="majorEastAsia" w:hAnsiTheme="majorHAnsi" w:cstheme="majorBidi"/>
                                <w:i/>
                                <w:color w:val="FFFFFF" w:themeColor="background1"/>
                                <w:sz w:val="56"/>
                                <w:szCs w:val="56"/>
                              </w:rPr>
                              <w:alias w:val="Titre"/>
                              <w:id w:val="97028543"/>
                              <w:dataBinding w:prefixMappings="xmlns:ns0='http://schemas.openxmlformats.org/package/2006/metadata/core-properties' xmlns:ns1='http://purl.org/dc/elements/1.1/'" w:xpath="/ns0:coreProperties[1]/ns1:title[1]" w:storeItemID="{6C3C8BC8-F283-45AE-878A-BAB7291924A1}"/>
                              <w:text/>
                            </w:sdtPr>
                            <w:sdtContent>
                              <w:r w:rsidRPr="00910309">
                                <w:rPr>
                                  <w:rFonts w:asciiTheme="majorHAnsi" w:eastAsiaTheme="majorEastAsia" w:hAnsiTheme="majorHAnsi" w:cstheme="majorBidi"/>
                                  <w:i/>
                                  <w:color w:val="FFFFFF" w:themeColor="background1"/>
                                  <w:sz w:val="56"/>
                                  <w:szCs w:val="56"/>
                                </w:rPr>
                                <w:t>Random Forest HOG</w:t>
                              </w:r>
                            </w:sdtContent>
                          </w:sdt>
                        </w:p>
                      </w:txbxContent>
                    </v:textbox>
                    <w10:wrap anchorx="page" anchory="page"/>
                  </v:roundrect>
                </w:pict>
              </mc:Fallback>
            </mc:AlternateContent>
          </w:r>
          <w:r>
            <w:rPr>
              <w:noProof/>
              <w:lang w:eastAsia="zh-TW"/>
            </w:rPr>
            <mc:AlternateContent>
              <mc:Choice Requires="wps">
                <w:drawing>
                  <wp:anchor distT="0" distB="0" distL="114300" distR="114300" simplePos="0" relativeHeight="251723776" behindDoc="0" locked="0" layoutInCell="1" allowOverlap="1" wp14:anchorId="114EAE4C" wp14:editId="4FB0D871">
                    <wp:simplePos x="0" y="0"/>
                    <wp:positionH relativeFrom="column">
                      <wp:posOffset>1682115</wp:posOffset>
                    </wp:positionH>
                    <wp:positionV relativeFrom="paragraph">
                      <wp:posOffset>2461260</wp:posOffset>
                    </wp:positionV>
                    <wp:extent cx="4975225" cy="201930"/>
                    <wp:effectExtent l="0" t="0" r="0" b="7620"/>
                    <wp:wrapNone/>
                    <wp:docPr id="5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5225" cy="201930"/>
                            </a:xfrm>
                            <a:prstGeom prst="rect">
                              <a:avLst/>
                            </a:prstGeom>
                            <a:gradFill rotWithShape="1">
                              <a:gsLst>
                                <a:gs pos="0">
                                  <a:schemeClr val="accent1">
                                    <a:lumMod val="40000"/>
                                    <a:lumOff val="60000"/>
                                    <a:gamma/>
                                    <a:shade val="0"/>
                                    <a:invGamma/>
                                    <a:alpha val="0"/>
                                  </a:schemeClr>
                                </a:gs>
                                <a:gs pos="100000">
                                  <a:schemeClr val="accent1">
                                    <a:lumMod val="40000"/>
                                    <a:lumOff val="60000"/>
                                  </a:schemeClr>
                                </a:gs>
                              </a:gsLst>
                              <a:lin ang="0" scaled="1"/>
                            </a:gra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3EB84" id="Rectangle 37" o:spid="_x0000_s1026" style="position:absolute;margin-left:132.45pt;margin-top:193.8pt;width:391.75pt;height:15.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" fillcolor="#ff7878 [1300]" stroked="f">
                    <v:fill opacity="0" color2="#ff7878 [1300]" rotate="t" angle="90" focus="100%" type="gradient"/>
                  </v:rect>
                </w:pict>
              </mc:Fallback>
            </mc:AlternateContent>
          </w:r>
          <w:r>
            <w:rPr>
              <w:noProof/>
              <w:lang w:eastAsia="zh-TW"/>
            </w:rPr>
            <mc:AlternateContent>
              <mc:Choice Requires="wps">
                <w:drawing>
                  <wp:anchor distT="0" distB="0" distL="114300" distR="114300" simplePos="0" relativeHeight="251719680" behindDoc="0" locked="0" layoutInCell="0" allowOverlap="1" wp14:anchorId="12814765" wp14:editId="44705197">
                    <wp:simplePos x="0" y="0"/>
                    <wp:positionH relativeFrom="page">
                      <wp:posOffset>2111375</wp:posOffset>
                    </wp:positionH>
                    <wp:positionV relativeFrom="margin">
                      <wp:posOffset>3275330</wp:posOffset>
                    </wp:positionV>
                    <wp:extent cx="5342890" cy="5851525"/>
                    <wp:effectExtent l="0" t="0" r="0" b="0"/>
                    <wp:wrapNone/>
                    <wp:docPr id="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2890" cy="5851525"/>
                            </a:xfrm>
                            <a:prstGeom prst="rect">
                              <a:avLst/>
                            </a:prstGeom>
                            <a:noFill/>
                            <a:ln>
                              <a:noFill/>
                            </a:ln>
                            <a:effectLst/>
                            <a:extLst>
                              <a:ext uri="{909E8E84-426E-40dd-AFC4-6F175D3DCCD1}"/>
                              <a:ext uri="{91240B29-F687-4f45-9708-019B960494DF}"/>
                              <a:ext uri="{AF507438-7753-43e0-B8FC-AC1667EBCBE1}"/>
                            </a:extLst>
                          </wps:spPr>
                          <wps:txbx>
                            <w:txbxContent>
                              <w:sdt>
                                <w:sdtPr>
                                  <w:rPr>
                                    <w:b/>
                                    <w:i/>
                                    <w:color w:val="AD0000" w:themeColor="accent1"/>
                                    <w:sz w:val="40"/>
                                    <w:szCs w:val="40"/>
                                  </w:rPr>
                                  <w:alias w:val="Objet "/>
                                  <w:id w:val="97028511"/>
                                  <w:dataBinding w:prefixMappings="xmlns:ns0='http://purl.org/dc/elements/1.1/' xmlns:ns1='http://schemas.openxmlformats.org/package/2006/metadata/core-properties' " w:xpath="/ns1:coreProperties[1]/ns0:subject[1]" w:storeItemID="{6C3C8BC8-F283-45AE-878A-BAB7291924A1}"/>
                                  <w:text/>
                                </w:sdtPr>
                                <w:sdtEndPr/>
                                <w:sdtContent>
                                  <w:p w14:paraId="5205CD22" w14:textId="77777777" w:rsidR="00420066" w:rsidRPr="00F019AF" w:rsidRDefault="00420066" w:rsidP="00D25912">
                                    <w:pPr>
                                      <w:pStyle w:val="a3"/>
                                      <w:ind w:right="1026"/>
                                      <w:rPr>
                                        <w:b/>
                                        <w:i/>
                                        <w:color w:val="AD0000" w:themeColor="accent1"/>
                                        <w:sz w:val="40"/>
                                        <w:szCs w:val="40"/>
                                      </w:rPr>
                                    </w:pPr>
                                    <w:r w:rsidRPr="00F019AF">
                                      <w:rPr>
                                        <w:b/>
                                        <w:i/>
                                        <w:color w:val="AD0000" w:themeColor="accent1"/>
                                        <w:sz w:val="40"/>
                                        <w:szCs w:val="40"/>
                                      </w:rPr>
                                      <w:t>Random Forest</w:t>
                                    </w:r>
                                  </w:p>
                                </w:sdtContent>
                              </w:sdt>
                              <w:p w14:paraId="439B7B9A" w14:textId="77777777" w:rsidR="00420066" w:rsidRPr="00F019AF" w:rsidRDefault="00420066" w:rsidP="00D25912">
                                <w:pPr>
                                  <w:pStyle w:val="a3"/>
                                  <w:spacing w:line="360" w:lineRule="auto"/>
                                  <w:ind w:right="1026"/>
                                  <w:rPr>
                                    <w:b/>
                                    <w:color w:val="7F7F7F" w:themeColor="text1" w:themeTint="80"/>
                                    <w:sz w:val="32"/>
                                    <w:szCs w:val="32"/>
                                  </w:rPr>
                                </w:pPr>
                              </w:p>
                              <w:p w14:paraId="3EE18C27" w14:textId="77777777" w:rsidR="00420066" w:rsidRPr="00F019AF" w:rsidRDefault="00420066" w:rsidP="00D25912">
                                <w:pPr>
                                  <w:pStyle w:val="a3"/>
                                  <w:spacing w:line="360" w:lineRule="auto"/>
                                  <w:ind w:right="1026"/>
                                  <w:rPr>
                                    <w:b/>
                                    <w:color w:val="7F7F7F" w:themeColor="text1" w:themeTint="80"/>
                                    <w:sz w:val="32"/>
                                    <w:szCs w:val="32"/>
                                  </w:rPr>
                                </w:pPr>
                              </w:p>
                              <w:p w14:paraId="6DCA7966" w14:textId="78F719C1" w:rsidR="00420066" w:rsidRPr="00F019AF" w:rsidRDefault="00420066" w:rsidP="00B306BE">
                                <w:pPr>
                                  <w:pStyle w:val="a3"/>
                                  <w:spacing w:line="360" w:lineRule="auto"/>
                                  <w:ind w:left="1121" w:right="1026" w:hangingChars="350" w:hanging="1121"/>
                                  <w:rPr>
                                    <w:color w:val="7F7F7F" w:themeColor="text1" w:themeTint="80"/>
                                    <w:sz w:val="32"/>
                                    <w:szCs w:val="32"/>
                                  </w:rPr>
                                </w:pPr>
                                <w:r w:rsidRPr="00F019AF">
                                  <w:rPr>
                                    <w:b/>
                                    <w:color w:val="7F7F7F" w:themeColor="text1" w:themeTint="80"/>
                                    <w:sz w:val="32"/>
                                    <w:szCs w:val="32"/>
                                  </w:rPr>
                                  <w:t>Author:</w:t>
                                </w:r>
                                <w:ins w:id="0" w:author="peng" w:date="2015-01-26T03:09:00Z">
                                  <w:r w:rsidR="00513447">
                                    <w:rPr>
                                      <w:b/>
                                      <w:color w:val="7F7F7F" w:themeColor="text1" w:themeTint="80"/>
                                      <w:sz w:val="32"/>
                                      <w:szCs w:val="32"/>
                                    </w:rPr>
                                    <w:t xml:space="preserve"> </w:t>
                                  </w:r>
                                </w:ins>
                                <w:sdt>
                                  <w:sdtPr>
                                    <w:rPr>
                                      <w:b/>
                                      <w:color w:val="7F7F7F" w:themeColor="text1" w:themeTint="80"/>
                                      <w:sz w:val="32"/>
                                      <w:szCs w:val="32"/>
                                    </w:rPr>
                                    <w:alias w:val="Auteur"/>
                                    <w:id w:val="97028512"/>
                                    <w:dataBinding w:prefixMappings="xmlns:ns0='http://schemas.openxmlformats.org/package/2006/metadata/core-properties' xmlns:ns1='http://purl.org/dc/elements/1.1/'" w:xpath="/ns0:coreProperties[1]/ns1:creator[1]" w:storeItemID="{6C3C8BC8-F283-45AE-878A-BAB7291924A1}"/>
                                    <w:text/>
                                  </w:sdtPr>
                                  <w:sdtEndPr/>
                                  <w:sdtContent>
                                    <w:r w:rsidRPr="00B306BE">
                                      <w:rPr>
                                        <w:b/>
                                        <w:color w:val="7F7F7F" w:themeColor="text1" w:themeTint="80"/>
                                        <w:sz w:val="32"/>
                                        <w:szCs w:val="32"/>
                                      </w:rPr>
                                      <w:t>Michał Pomarański,                              Po-Tsung Chiu,                                 Chun-Jen Peng</w:t>
                                    </w:r>
                                  </w:sdtContent>
                                </w:sdt>
                              </w:p>
                              <w:p w14:paraId="0BA037F7" w14:textId="349E584A" w:rsidR="00420066" w:rsidRDefault="00420066" w:rsidP="00D25912">
                                <w:pPr>
                                  <w:pStyle w:val="a3"/>
                                  <w:spacing w:line="276" w:lineRule="auto"/>
                                  <w:ind w:right="1026"/>
                                  <w:rPr>
                                    <w:color w:val="7F7F7F" w:themeColor="text1" w:themeTint="80"/>
                                    <w:sz w:val="28"/>
                                    <w:szCs w:val="28"/>
                                  </w:rPr>
                                </w:pPr>
                                <w:r>
                                  <w:rPr>
                                    <w:color w:val="7F7F7F" w:themeColor="text1" w:themeTint="80"/>
                                    <w:sz w:val="28"/>
                                    <w:szCs w:val="28"/>
                                  </w:rPr>
                                  <w:t>Version :</w:t>
                                </w:r>
                                <w:ins w:id="1" w:author="peng" w:date="2015-01-22T13:51:00Z">
                                  <w:r>
                                    <w:rPr>
                                      <w:color w:val="7F7F7F" w:themeColor="text1" w:themeTint="80"/>
                                      <w:sz w:val="28"/>
                                      <w:szCs w:val="28"/>
                                    </w:rPr>
                                    <w:t xml:space="preserve"> 2.0</w:t>
                                  </w:r>
                                </w:ins>
                                <w:r>
                                  <w:rPr>
                                    <w:color w:val="7F7F7F" w:themeColor="text1" w:themeTint="80"/>
                                    <w:sz w:val="28"/>
                                    <w:szCs w:val="28"/>
                                  </w:rPr>
                                  <w:t xml:space="preserve"> </w:t>
                                </w:r>
                                <w:del w:id="2" w:author="peng" w:date="2015-01-22T13:51:00Z">
                                  <w:r w:rsidDel="00BF2D15">
                                    <w:fldChar w:fldCharType="begin"/>
                                  </w:r>
                                  <w:r w:rsidDel="00BF2D15">
                                    <w:delInstrText xml:space="preserve"> DOCPROPERTY Version \* MERGEFORMAT </w:delInstrText>
                                  </w:r>
                                  <w:r w:rsidDel="00BF2D15">
                                    <w:fldChar w:fldCharType="separate"/>
                                  </w:r>
                                  <w:r w:rsidDel="00BF2D15">
                                    <w:rPr>
                                      <w:color w:val="7F7F7F" w:themeColor="text1" w:themeTint="80"/>
                                      <w:sz w:val="28"/>
                                      <w:szCs w:val="28"/>
                                    </w:rPr>
                                    <w:delText>1.1</w:delText>
                                  </w:r>
                                  <w:r w:rsidDel="00BF2D15">
                                    <w:rPr>
                                      <w:color w:val="7F7F7F" w:themeColor="text1" w:themeTint="80"/>
                                      <w:sz w:val="28"/>
                                      <w:szCs w:val="28"/>
                                    </w:rPr>
                                    <w:fldChar w:fldCharType="end"/>
                                  </w:r>
                                </w:del>
                              </w:p>
                              <w:p w14:paraId="1C8FC697" w14:textId="45086DD9" w:rsidR="00420066" w:rsidRPr="001938FF" w:rsidDel="00BF2D15" w:rsidRDefault="00420066" w:rsidP="00D25912">
                                <w:pPr>
                                  <w:pStyle w:val="a3"/>
                                  <w:spacing w:line="276" w:lineRule="auto"/>
                                  <w:ind w:right="1026"/>
                                  <w:rPr>
                                    <w:del w:id="3" w:author="peng" w:date="2015-01-22T13:52:00Z"/>
                                    <w:color w:val="7F7F7F" w:themeColor="text1" w:themeTint="80"/>
                                    <w:sz w:val="28"/>
                                    <w:szCs w:val="28"/>
                                  </w:rPr>
                                </w:pPr>
                                <w:del w:id="4" w:author="peng" w:date="2015-01-22T13:52:00Z">
                                  <w:r w:rsidRPr="001938FF" w:rsidDel="00BF2D15">
                                    <w:rPr>
                                      <w:color w:val="7F7F7F" w:themeColor="text1" w:themeTint="80"/>
                                      <w:sz w:val="28"/>
                                      <w:szCs w:val="28"/>
                                    </w:rPr>
                                    <w:delText>Status</w:delText>
                                  </w:r>
                                  <w:r w:rsidDel="00BF2D15">
                                    <w:rPr>
                                      <w:color w:val="7F7F7F" w:themeColor="text1" w:themeTint="80"/>
                                      <w:sz w:val="28"/>
                                      <w:szCs w:val="28"/>
                                    </w:rPr>
                                    <w:delText xml:space="preserve"> </w:delText>
                                  </w:r>
                                  <w:r w:rsidRPr="001938FF" w:rsidDel="00BF2D15">
                                    <w:rPr>
                                      <w:color w:val="7F7F7F" w:themeColor="text1" w:themeTint="80"/>
                                      <w:sz w:val="28"/>
                                      <w:szCs w:val="28"/>
                                    </w:rPr>
                                    <w:delText>:</w:delText>
                                  </w:r>
                                </w:del>
                                <w:customXmlDelRangeStart w:id="5" w:author="peng" w:date="2015-01-22T13:52:00Z"/>
                                <w:sdt>
                                  <w:sdtPr>
                                    <w:rPr>
                                      <w:color w:val="7F7F7F" w:themeColor="text1" w:themeTint="80"/>
                                      <w:sz w:val="28"/>
                                      <w:szCs w:val="28"/>
                                    </w:rPr>
                                    <w:alias w:val="État "/>
                                    <w:id w:val="97028513"/>
                                    <w:dataBinding w:prefixMappings="xmlns:ns0='http://purl.org/dc/elements/1.1/' xmlns:ns1='http://schemas.openxmlformats.org/package/2006/metadata/core-properties' " w:xpath="/ns1:coreProperties[1]/ns1:contentStatus[1]" w:storeItemID="{6C3C8BC8-F283-45AE-878A-BAB7291924A1}"/>
                                    <w:text/>
                                  </w:sdtPr>
                                  <w:sdtEndPr/>
                                  <w:sdtContent>
                                    <w:customXmlDelRangeEnd w:id="5"/>
                                    <w:del w:id="6" w:author="peng" w:date="2015-01-22T13:52:00Z">
                                      <w:r w:rsidRPr="00B306BE" w:rsidDel="00BF2D15">
                                        <w:rPr>
                                          <w:color w:val="7F7F7F" w:themeColor="text1" w:themeTint="80"/>
                                          <w:sz w:val="28"/>
                                          <w:szCs w:val="28"/>
                                        </w:rPr>
                                        <w:delText>Draft</w:delText>
                                      </w:r>
                                    </w:del>
                                    <w:customXmlDelRangeStart w:id="7" w:author="peng" w:date="2015-01-22T13:52:00Z"/>
                                  </w:sdtContent>
                                </w:sdt>
                                <w:customXmlDelRangeEnd w:id="7"/>
                              </w:p>
                              <w:p w14:paraId="52C249C0" w14:textId="028282F4" w:rsidR="00420066" w:rsidRDefault="00420066" w:rsidP="00D25912">
                                <w:pPr>
                                  <w:pStyle w:val="a3"/>
                                  <w:spacing w:line="276" w:lineRule="auto"/>
                                  <w:ind w:right="1026"/>
                                  <w:rPr>
                                    <w:color w:val="7F7F7F" w:themeColor="text1" w:themeTint="80"/>
                                    <w:sz w:val="28"/>
                                    <w:szCs w:val="28"/>
                                  </w:rPr>
                                </w:pPr>
                                <w:r w:rsidRPr="007E543B">
                                  <w:rPr>
                                    <w:color w:val="7F7F7F" w:themeColor="text1" w:themeTint="80"/>
                                    <w:sz w:val="28"/>
                                    <w:szCs w:val="28"/>
                                  </w:rPr>
                                  <w:t>Publication</w:t>
                                </w:r>
                                <w:r>
                                  <w:rPr>
                                    <w:color w:val="7F7F7F" w:themeColor="text1" w:themeTint="80"/>
                                    <w:sz w:val="28"/>
                                    <w:szCs w:val="28"/>
                                  </w:rPr>
                                  <w:t xml:space="preserve"> </w:t>
                                </w:r>
                                <w:r w:rsidRPr="007E543B">
                                  <w:rPr>
                                    <w:color w:val="7F7F7F" w:themeColor="text1" w:themeTint="80"/>
                                    <w:sz w:val="28"/>
                                    <w:szCs w:val="28"/>
                                  </w:rPr>
                                  <w:t>:</w:t>
                                </w:r>
                                <w:r>
                                  <w:rPr>
                                    <w:color w:val="7F7F7F" w:themeColor="text1" w:themeTint="80"/>
                                    <w:sz w:val="28"/>
                                    <w:szCs w:val="28"/>
                                  </w:rPr>
                                  <w:t xml:space="preserve"> </w:t>
                                </w:r>
                                <w:sdt>
                                  <w:sdtPr>
                                    <w:rPr>
                                      <w:color w:val="7F7F7F" w:themeColor="text1" w:themeTint="80"/>
                                      <w:sz w:val="28"/>
                                      <w:szCs w:val="28"/>
                                    </w:rPr>
                                    <w:alias w:val="Date de publication"/>
                                    <w:id w:val="97028514"/>
                                    <w:dataBinding w:prefixMappings="xmlns:ns0='http://schemas.microsoft.com/office/2006/coverPageProps' " w:xpath="/ns0:CoverPageProperties[1]/ns0:PublishDate[1]" w:storeItemID="{55AF091B-3C7A-41E3-B477-F2FDAA23CFDA}"/>
                                    <w:date w:fullDate="2014-01-22T00:00:00Z">
                                      <w:dateFormat w:val="dd/MM/yyyy"/>
                                      <w:lid w:val="en-US"/>
                                      <w:storeMappedDataAs w:val="dateTime"/>
                                      <w:calendar w:val="gregorian"/>
                                    </w:date>
                                  </w:sdtPr>
                                  <w:sdtEndPr/>
                                  <w:sdtContent>
                                    <w:del w:id="8" w:author="peng" w:date="2015-01-22T13:52:00Z">
                                      <w:r w:rsidDel="00BF2D15">
                                        <w:rPr>
                                          <w:color w:val="7F7F7F" w:themeColor="text1" w:themeTint="80"/>
                                          <w:sz w:val="28"/>
                                          <w:szCs w:val="28"/>
                                        </w:rPr>
                                        <w:delText>07/11/2014</w:delText>
                                      </w:r>
                                    </w:del>
                                    <w:ins w:id="9" w:author="peng" w:date="2015-01-22T13:52:00Z">
                                      <w:r>
                                        <w:rPr>
                                          <w:color w:val="7F7F7F" w:themeColor="text1" w:themeTint="80"/>
                                          <w:sz w:val="28"/>
                                          <w:szCs w:val="28"/>
                                        </w:rPr>
                                        <w:t>22/01/2014</w:t>
                                      </w:r>
                                    </w:ins>
                                  </w:sdtContent>
                                </w:sdt>
                              </w:p>
                              <w:p w14:paraId="02941BC0" w14:textId="77777777" w:rsidR="00420066" w:rsidRPr="007E543B" w:rsidRDefault="00420066" w:rsidP="00D25912">
                                <w:pPr>
                                  <w:pStyle w:val="a3"/>
                                  <w:spacing w:line="276" w:lineRule="auto"/>
                                  <w:ind w:right="1026"/>
                                  <w:rPr>
                                    <w:color w:val="7F7F7F" w:themeColor="text1" w:themeTint="80"/>
                                    <w:sz w:val="28"/>
                                    <w:szCs w:val="28"/>
                                  </w:rPr>
                                </w:pPr>
                                <w:r>
                                  <w:rPr>
                                    <w:color w:val="7F7F7F" w:themeColor="text1" w:themeTint="80"/>
                                    <w:sz w:val="28"/>
                                    <w:szCs w:val="28"/>
                                  </w:rPr>
                                  <w:t>Copyright:</w:t>
                                </w:r>
                                <w:r>
                                  <w:fldChar w:fldCharType="begin"/>
                                </w:r>
                                <w:r>
                                  <w:instrText xml:space="preserve"> DOCPROPERTY Copyright \* MERGEFORMAT </w:instrText>
                                </w:r>
                                <w:r>
                                  <w:fldChar w:fldCharType="end"/>
                                </w:r>
                              </w:p>
                              <w:p w14:paraId="06F955CB" w14:textId="77777777" w:rsidR="00420066" w:rsidRDefault="00420066" w:rsidP="00D25912">
                                <w:pPr>
                                  <w:pStyle w:val="a3"/>
                                  <w:spacing w:line="360" w:lineRule="auto"/>
                                  <w:ind w:right="1026"/>
                                  <w:rPr>
                                    <w:color w:val="7F7F7F" w:themeColor="text1" w:themeTint="80"/>
                                    <w:sz w:val="28"/>
                                    <w:szCs w:val="28"/>
                                  </w:rPr>
                                </w:pPr>
                              </w:p>
                              <w:p w14:paraId="265CF357" w14:textId="77777777" w:rsidR="00420066" w:rsidRDefault="00420066" w:rsidP="00D25912">
                                <w:pPr>
                                  <w:pStyle w:val="a3"/>
                                  <w:spacing w:line="360" w:lineRule="auto"/>
                                  <w:ind w:right="1026"/>
                                  <w:rPr>
                                    <w:color w:val="7F7F7F" w:themeColor="text1" w:themeTint="80"/>
                                    <w:sz w:val="28"/>
                                    <w:szCs w:val="28"/>
                                  </w:rPr>
                                </w:pPr>
                              </w:p>
                              <w:p w14:paraId="56F0099E" w14:textId="77777777" w:rsidR="00420066" w:rsidRPr="007E543B" w:rsidRDefault="00420066" w:rsidP="00D25912">
                                <w:pPr>
                                  <w:pStyle w:val="a3"/>
                                  <w:spacing w:line="360" w:lineRule="auto"/>
                                  <w:ind w:right="1026"/>
                                  <w:rPr>
                                    <w:color w:val="7F7F7F" w:themeColor="text1" w:themeTint="80"/>
                                    <w:sz w:val="28"/>
                                    <w:szCs w:val="28"/>
                                  </w:rPr>
                                </w:pPr>
                              </w:p>
                              <w:p w14:paraId="51ADC5C1" w14:textId="77777777" w:rsidR="00420066" w:rsidRPr="007E543B" w:rsidRDefault="00420066" w:rsidP="00D25912">
                                <w:pPr>
                                  <w:pStyle w:val="a3"/>
                                  <w:spacing w:line="360" w:lineRule="auto"/>
                                  <w:ind w:right="1026"/>
                                  <w:rPr>
                                    <w:color w:val="7F7F7F" w:themeColor="text1" w:themeTint="80"/>
                                    <w:sz w:val="28"/>
                                    <w:szCs w:val="28"/>
                                  </w:rPr>
                                </w:pPr>
                              </w:p>
                              <w:sdt>
                                <w:sdtPr>
                                  <w:rPr>
                                    <w:b/>
                                    <w:color w:val="595959" w:themeColor="text1" w:themeTint="A6"/>
                                    <w:sz w:val="28"/>
                                    <w:szCs w:val="28"/>
                                  </w:rPr>
                                  <w:alias w:val="Société"/>
                                  <w:id w:val="97028515"/>
                                  <w:dataBinding w:prefixMappings="xmlns:ns0='http://schemas.openxmlformats.org/officeDocument/2006/extended-properties'" w:xpath="/ns0:Properties[1]/ns0:Company[1]" w:storeItemID="{6668398D-A668-4E3E-A5EB-62B293D839F1}"/>
                                  <w:text/>
                                </w:sdtPr>
                                <w:sdtEndPr/>
                                <w:sdtContent>
                                  <w:p w14:paraId="12886D0F" w14:textId="77777777" w:rsidR="00420066" w:rsidRPr="001938FF" w:rsidRDefault="00420066" w:rsidP="00D25912">
                                    <w:pPr>
                                      <w:pStyle w:val="a3"/>
                                      <w:spacing w:line="360" w:lineRule="auto"/>
                                      <w:ind w:right="1026"/>
                                      <w:rPr>
                                        <w:color w:val="7F7F7F" w:themeColor="text1" w:themeTint="80"/>
                                      </w:rPr>
                                    </w:pPr>
                                    <w:r w:rsidRPr="00B478D7">
                                      <w:rPr>
                                        <w:b/>
                                        <w:color w:val="595959" w:themeColor="text1" w:themeTint="A6"/>
                                        <w:sz w:val="28"/>
                                        <w:szCs w:val="28"/>
                                      </w:rPr>
                                      <w:t>Modeliosoft</w:t>
                                    </w:r>
                                  </w:p>
                                </w:sdtContent>
                              </w:sdt>
                              <w:sdt>
                                <w:sdtPr>
                                  <w:rPr>
                                    <w:color w:val="7F7F7F" w:themeColor="text1" w:themeTint="80"/>
                                    <w:sz w:val="28"/>
                                    <w:szCs w:val="28"/>
                                  </w:rPr>
                                  <w:alias w:val="Adresse société"/>
                                  <w:id w:val="97028516"/>
                                  <w:dataBinding w:prefixMappings="xmlns:ns0='http://schemas.microsoft.com/office/2006/coverPageProps' " w:xpath="/ns0:CoverPageProperties[1]/ns0:CompanyAddress[1]" w:storeItemID="{55AF091B-3C7A-41E3-B477-F2FDAA23CFDA}"/>
                                  <w:text/>
                                </w:sdtPr>
                                <w:sdtEndPr/>
                                <w:sdtContent>
                                  <w:p w14:paraId="16CC9A2A" w14:textId="77777777" w:rsidR="00420066" w:rsidRPr="001938FF" w:rsidRDefault="00420066" w:rsidP="00D25912">
                                    <w:pPr>
                                      <w:pStyle w:val="a3"/>
                                      <w:spacing w:line="360" w:lineRule="auto"/>
                                      <w:ind w:right="1026"/>
                                      <w:rPr>
                                        <w:color w:val="7F7F7F" w:themeColor="text1" w:themeTint="80"/>
                                        <w:sz w:val="28"/>
                                        <w:szCs w:val="28"/>
                                      </w:rPr>
                                    </w:pPr>
                                    <w:r>
                                      <w:rPr>
                                        <w:color w:val="7F7F7F" w:themeColor="text1" w:themeTint="80"/>
                                        <w:sz w:val="28"/>
                                        <w:szCs w:val="28"/>
                                        <w:lang w:eastAsia="zh-TW"/>
                                      </w:rPr>
                                      <w:t>MINES Paristech</w:t>
                                    </w:r>
                                  </w:p>
                                </w:sdtContent>
                              </w:sdt>
                              <w:p w14:paraId="4242FC33" w14:textId="77777777" w:rsidR="00420066" w:rsidRPr="001938FF" w:rsidRDefault="00420066" w:rsidP="00D25912">
                                <w:pPr>
                                  <w:pStyle w:val="a3"/>
                                  <w:spacing w:line="360" w:lineRule="auto"/>
                                  <w:ind w:right="1026"/>
                                  <w:rPr>
                                    <w:color w:val="7F7F7F" w:themeColor="text1" w:themeTint="80"/>
                                  </w:rPr>
                                </w:pPr>
                              </w:p>
                            </w:txbxContent>
                          </wps:txbx>
                          <wps:bodyPr rot="0" vert="horz" wrap="square" lIns="547200" tIns="182880" rIns="182880" bIns="18288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14765" id="Rectangle 33" o:spid="_x0000_s1028" style="position:absolute;margin-left:166.25pt;margin-top:257.9pt;width:420.7pt;height:460.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" o:allowincell="f" filled="f" stroked="f">
                    <v:textbox inset="15.2mm,14.4pt,14.4pt,14.4pt">
                      <w:txbxContent>
                        <w:sdt>
                          <w:sdtPr>
                            <w:rPr>
                              <w:b/>
                              <w:i/>
                              <w:color w:val="AD0000" w:themeColor="accent1"/>
                              <w:sz w:val="40"/>
                              <w:szCs w:val="40"/>
                            </w:rPr>
                            <w:alias w:val="Objet "/>
                            <w:id w:val="97028511"/>
                            <w:dataBinding w:prefixMappings="xmlns:ns0='http://purl.org/dc/elements/1.1/' xmlns:ns1='http://schemas.openxmlformats.org/package/2006/metadata/core-properties' " w:xpath="/ns1:coreProperties[1]/ns0:subject[1]" w:storeItemID="{6C3C8BC8-F283-45AE-878A-BAB7291924A1}"/>
                            <w:text/>
                          </w:sdtPr>
                          <w:sdtContent>
                            <w:p w14:paraId="5205CD22" w14:textId="77777777" w:rsidR="00420066" w:rsidRPr="00F019AF" w:rsidRDefault="00420066" w:rsidP="00D25912">
                              <w:pPr>
                                <w:pStyle w:val="a3"/>
                                <w:ind w:right="1026"/>
                                <w:rPr>
                                  <w:b/>
                                  <w:i/>
                                  <w:color w:val="AD0000" w:themeColor="accent1"/>
                                  <w:sz w:val="40"/>
                                  <w:szCs w:val="40"/>
                                </w:rPr>
                              </w:pPr>
                              <w:r w:rsidRPr="00F019AF">
                                <w:rPr>
                                  <w:b/>
                                  <w:i/>
                                  <w:color w:val="AD0000" w:themeColor="accent1"/>
                                  <w:sz w:val="40"/>
                                  <w:szCs w:val="40"/>
                                </w:rPr>
                                <w:t>Random Forest</w:t>
                              </w:r>
                            </w:p>
                          </w:sdtContent>
                        </w:sdt>
                        <w:p w14:paraId="439B7B9A" w14:textId="77777777" w:rsidR="00420066" w:rsidRPr="00F019AF" w:rsidRDefault="00420066" w:rsidP="00D25912">
                          <w:pPr>
                            <w:pStyle w:val="a3"/>
                            <w:spacing w:line="360" w:lineRule="auto"/>
                            <w:ind w:right="1026"/>
                            <w:rPr>
                              <w:b/>
                              <w:color w:val="7F7F7F" w:themeColor="text1" w:themeTint="80"/>
                              <w:sz w:val="32"/>
                              <w:szCs w:val="32"/>
                            </w:rPr>
                          </w:pPr>
                        </w:p>
                        <w:p w14:paraId="3EE18C27" w14:textId="77777777" w:rsidR="00420066" w:rsidRPr="00F019AF" w:rsidRDefault="00420066" w:rsidP="00D25912">
                          <w:pPr>
                            <w:pStyle w:val="a3"/>
                            <w:spacing w:line="360" w:lineRule="auto"/>
                            <w:ind w:right="1026"/>
                            <w:rPr>
                              <w:b/>
                              <w:color w:val="7F7F7F" w:themeColor="text1" w:themeTint="80"/>
                              <w:sz w:val="32"/>
                              <w:szCs w:val="32"/>
                            </w:rPr>
                          </w:pPr>
                        </w:p>
                        <w:p w14:paraId="6DCA7966" w14:textId="78F719C1" w:rsidR="00420066" w:rsidRPr="00F019AF" w:rsidRDefault="00420066" w:rsidP="00B306BE">
                          <w:pPr>
                            <w:pStyle w:val="a3"/>
                            <w:spacing w:line="360" w:lineRule="auto"/>
                            <w:ind w:left="1121" w:right="1026" w:hangingChars="350" w:hanging="1121"/>
                            <w:rPr>
                              <w:color w:val="7F7F7F" w:themeColor="text1" w:themeTint="80"/>
                              <w:sz w:val="32"/>
                              <w:szCs w:val="32"/>
                            </w:rPr>
                          </w:pPr>
                          <w:r w:rsidRPr="00F019AF">
                            <w:rPr>
                              <w:b/>
                              <w:color w:val="7F7F7F" w:themeColor="text1" w:themeTint="80"/>
                              <w:sz w:val="32"/>
                              <w:szCs w:val="32"/>
                            </w:rPr>
                            <w:t>Author:</w:t>
                          </w:r>
                          <w:ins w:id="11" w:author="peng" w:date="2015-01-26T03:09:00Z">
                            <w:r w:rsidR="00513447">
                              <w:rPr>
                                <w:b/>
                                <w:color w:val="7F7F7F" w:themeColor="text1" w:themeTint="80"/>
                                <w:sz w:val="32"/>
                                <w:szCs w:val="32"/>
                              </w:rPr>
                              <w:t xml:space="preserve"> </w:t>
                            </w:r>
                          </w:ins>
                          <w:bookmarkStart w:id="12" w:name="_GoBack"/>
                          <w:bookmarkEnd w:id="12"/>
                          <w:sdt>
                            <w:sdtPr>
                              <w:rPr>
                                <w:b/>
                                <w:color w:val="7F7F7F" w:themeColor="text1" w:themeTint="80"/>
                                <w:sz w:val="32"/>
                                <w:szCs w:val="32"/>
                              </w:rPr>
                              <w:alias w:val="Auteur"/>
                              <w:id w:val="97028512"/>
                              <w:dataBinding w:prefixMappings="xmlns:ns0='http://schemas.openxmlformats.org/package/2006/metadata/core-properties' xmlns:ns1='http://purl.org/dc/elements/1.1/'" w:xpath="/ns0:coreProperties[1]/ns1:creator[1]" w:storeItemID="{6C3C8BC8-F283-45AE-878A-BAB7291924A1}"/>
                              <w:text/>
                            </w:sdtPr>
                            <w:sdtContent>
                              <w:r w:rsidRPr="00B306BE">
                                <w:rPr>
                                  <w:b/>
                                  <w:color w:val="7F7F7F" w:themeColor="text1" w:themeTint="80"/>
                                  <w:sz w:val="32"/>
                                  <w:szCs w:val="32"/>
                                </w:rPr>
                                <w:t>Michał Pomarański,                              Po-Tsung Chiu,                                 Chun-Jen Peng</w:t>
                              </w:r>
                            </w:sdtContent>
                          </w:sdt>
                        </w:p>
                        <w:p w14:paraId="0BA037F7" w14:textId="349E584A" w:rsidR="00420066" w:rsidRDefault="00420066" w:rsidP="00D25912">
                          <w:pPr>
                            <w:pStyle w:val="a3"/>
                            <w:spacing w:line="276" w:lineRule="auto"/>
                            <w:ind w:right="1026"/>
                            <w:rPr>
                              <w:color w:val="7F7F7F" w:themeColor="text1" w:themeTint="80"/>
                              <w:sz w:val="28"/>
                              <w:szCs w:val="28"/>
                            </w:rPr>
                          </w:pPr>
                          <w:r>
                            <w:rPr>
                              <w:color w:val="7F7F7F" w:themeColor="text1" w:themeTint="80"/>
                              <w:sz w:val="28"/>
                              <w:szCs w:val="28"/>
                            </w:rPr>
                            <w:t>Version :</w:t>
                          </w:r>
                          <w:ins w:id="13" w:author="peng" w:date="2015-01-22T13:51:00Z">
                            <w:r>
                              <w:rPr>
                                <w:color w:val="7F7F7F" w:themeColor="text1" w:themeTint="80"/>
                                <w:sz w:val="28"/>
                                <w:szCs w:val="28"/>
                              </w:rPr>
                              <w:t xml:space="preserve"> 2.0</w:t>
                            </w:r>
                          </w:ins>
                          <w:r>
                            <w:rPr>
                              <w:color w:val="7F7F7F" w:themeColor="text1" w:themeTint="80"/>
                              <w:sz w:val="28"/>
                              <w:szCs w:val="28"/>
                            </w:rPr>
                            <w:t xml:space="preserve"> </w:t>
                          </w:r>
                          <w:del w:id="14" w:author="peng" w:date="2015-01-22T13:51:00Z">
                            <w:r w:rsidDel="00BF2D15">
                              <w:fldChar w:fldCharType="begin"/>
                            </w:r>
                            <w:r w:rsidDel="00BF2D15">
                              <w:delInstrText xml:space="preserve"> DOCPROPERTY Version \* MERGEFORMAT </w:delInstrText>
                            </w:r>
                            <w:r w:rsidDel="00BF2D15">
                              <w:fldChar w:fldCharType="separate"/>
                            </w:r>
                            <w:r w:rsidDel="00BF2D15">
                              <w:rPr>
                                <w:color w:val="7F7F7F" w:themeColor="text1" w:themeTint="80"/>
                                <w:sz w:val="28"/>
                                <w:szCs w:val="28"/>
                              </w:rPr>
                              <w:delText>1.1</w:delText>
                            </w:r>
                            <w:r w:rsidDel="00BF2D15">
                              <w:rPr>
                                <w:color w:val="7F7F7F" w:themeColor="text1" w:themeTint="80"/>
                                <w:sz w:val="28"/>
                                <w:szCs w:val="28"/>
                              </w:rPr>
                              <w:fldChar w:fldCharType="end"/>
                            </w:r>
                          </w:del>
                        </w:p>
                        <w:p w14:paraId="1C8FC697" w14:textId="45086DD9" w:rsidR="00420066" w:rsidRPr="001938FF" w:rsidDel="00BF2D15" w:rsidRDefault="00420066" w:rsidP="00D25912">
                          <w:pPr>
                            <w:pStyle w:val="a3"/>
                            <w:spacing w:line="276" w:lineRule="auto"/>
                            <w:ind w:right="1026"/>
                            <w:rPr>
                              <w:del w:id="15" w:author="peng" w:date="2015-01-22T13:52:00Z"/>
                              <w:color w:val="7F7F7F" w:themeColor="text1" w:themeTint="80"/>
                              <w:sz w:val="28"/>
                              <w:szCs w:val="28"/>
                            </w:rPr>
                          </w:pPr>
                          <w:del w:id="16" w:author="peng" w:date="2015-01-22T13:52:00Z">
                            <w:r w:rsidRPr="001938FF" w:rsidDel="00BF2D15">
                              <w:rPr>
                                <w:color w:val="7F7F7F" w:themeColor="text1" w:themeTint="80"/>
                                <w:sz w:val="28"/>
                                <w:szCs w:val="28"/>
                              </w:rPr>
                              <w:delText>Status</w:delText>
                            </w:r>
                            <w:r w:rsidDel="00BF2D15">
                              <w:rPr>
                                <w:color w:val="7F7F7F" w:themeColor="text1" w:themeTint="80"/>
                                <w:sz w:val="28"/>
                                <w:szCs w:val="28"/>
                              </w:rPr>
                              <w:delText xml:space="preserve"> </w:delText>
                            </w:r>
                            <w:r w:rsidRPr="001938FF" w:rsidDel="00BF2D15">
                              <w:rPr>
                                <w:color w:val="7F7F7F" w:themeColor="text1" w:themeTint="80"/>
                                <w:sz w:val="28"/>
                                <w:szCs w:val="28"/>
                              </w:rPr>
                              <w:delText>:</w:delText>
                            </w:r>
                          </w:del>
                          <w:customXmlDelRangeStart w:id="17" w:author="peng" w:date="2015-01-22T13:52:00Z"/>
                          <w:sdt>
                            <w:sdtPr>
                              <w:rPr>
                                <w:color w:val="7F7F7F" w:themeColor="text1" w:themeTint="80"/>
                                <w:sz w:val="28"/>
                                <w:szCs w:val="28"/>
                              </w:rPr>
                              <w:alias w:val="État "/>
                              <w:id w:val="97028513"/>
                              <w:dataBinding w:prefixMappings="xmlns:ns0='http://purl.org/dc/elements/1.1/' xmlns:ns1='http://schemas.openxmlformats.org/package/2006/metadata/core-properties' " w:xpath="/ns1:coreProperties[1]/ns1:contentStatus[1]" w:storeItemID="{6C3C8BC8-F283-45AE-878A-BAB7291924A1}"/>
                              <w:text/>
                            </w:sdtPr>
                            <w:sdtContent>
                              <w:customXmlDelRangeEnd w:id="17"/>
                              <w:del w:id="18" w:author="peng" w:date="2015-01-22T13:52:00Z">
                                <w:r w:rsidRPr="00B306BE" w:rsidDel="00BF2D15">
                                  <w:rPr>
                                    <w:color w:val="7F7F7F" w:themeColor="text1" w:themeTint="80"/>
                                    <w:sz w:val="28"/>
                                    <w:szCs w:val="28"/>
                                  </w:rPr>
                                  <w:delText>Draft</w:delText>
                                </w:r>
                              </w:del>
                              <w:customXmlDelRangeStart w:id="19" w:author="peng" w:date="2015-01-22T13:52:00Z"/>
                            </w:sdtContent>
                          </w:sdt>
                          <w:customXmlDelRangeEnd w:id="19"/>
                        </w:p>
                        <w:p w14:paraId="52C249C0" w14:textId="028282F4" w:rsidR="00420066" w:rsidRDefault="00420066" w:rsidP="00D25912">
                          <w:pPr>
                            <w:pStyle w:val="a3"/>
                            <w:spacing w:line="276" w:lineRule="auto"/>
                            <w:ind w:right="1026"/>
                            <w:rPr>
                              <w:color w:val="7F7F7F" w:themeColor="text1" w:themeTint="80"/>
                              <w:sz w:val="28"/>
                              <w:szCs w:val="28"/>
                            </w:rPr>
                          </w:pPr>
                          <w:r w:rsidRPr="007E543B">
                            <w:rPr>
                              <w:color w:val="7F7F7F" w:themeColor="text1" w:themeTint="80"/>
                              <w:sz w:val="28"/>
                              <w:szCs w:val="28"/>
                            </w:rPr>
                            <w:t>Publication</w:t>
                          </w:r>
                          <w:r>
                            <w:rPr>
                              <w:color w:val="7F7F7F" w:themeColor="text1" w:themeTint="80"/>
                              <w:sz w:val="28"/>
                              <w:szCs w:val="28"/>
                            </w:rPr>
                            <w:t xml:space="preserve"> </w:t>
                          </w:r>
                          <w:r w:rsidRPr="007E543B">
                            <w:rPr>
                              <w:color w:val="7F7F7F" w:themeColor="text1" w:themeTint="80"/>
                              <w:sz w:val="28"/>
                              <w:szCs w:val="28"/>
                            </w:rPr>
                            <w:t>:</w:t>
                          </w:r>
                          <w:r>
                            <w:rPr>
                              <w:color w:val="7F7F7F" w:themeColor="text1" w:themeTint="80"/>
                              <w:sz w:val="28"/>
                              <w:szCs w:val="28"/>
                            </w:rPr>
                            <w:t xml:space="preserve"> </w:t>
                          </w:r>
                          <w:sdt>
                            <w:sdtPr>
                              <w:rPr>
                                <w:color w:val="7F7F7F" w:themeColor="text1" w:themeTint="80"/>
                                <w:sz w:val="28"/>
                                <w:szCs w:val="28"/>
                              </w:rPr>
                              <w:alias w:val="Date de publication"/>
                              <w:id w:val="97028514"/>
                              <w:dataBinding w:prefixMappings="xmlns:ns0='http://schemas.microsoft.com/office/2006/coverPageProps' " w:xpath="/ns0:CoverPageProperties[1]/ns0:PublishDate[1]" w:storeItemID="{55AF091B-3C7A-41E3-B477-F2FDAA23CFDA}"/>
                              <w:date w:fullDate="2014-01-22T00:00:00Z">
                                <w:dateFormat w:val="dd/MM/yyyy"/>
                                <w:lid w:val="en-US"/>
                                <w:storeMappedDataAs w:val="dateTime"/>
                                <w:calendar w:val="gregorian"/>
                              </w:date>
                            </w:sdtPr>
                            <w:sdtContent>
                              <w:del w:id="20" w:author="peng" w:date="2015-01-22T13:52:00Z">
                                <w:r w:rsidDel="00BF2D15">
                                  <w:rPr>
                                    <w:color w:val="7F7F7F" w:themeColor="text1" w:themeTint="80"/>
                                    <w:sz w:val="28"/>
                                    <w:szCs w:val="28"/>
                                  </w:rPr>
                                  <w:delText>07/11/2014</w:delText>
                                </w:r>
                              </w:del>
                              <w:ins w:id="21" w:author="peng" w:date="2015-01-22T13:52:00Z">
                                <w:r>
                                  <w:rPr>
                                    <w:color w:val="7F7F7F" w:themeColor="text1" w:themeTint="80"/>
                                    <w:sz w:val="28"/>
                                    <w:szCs w:val="28"/>
                                  </w:rPr>
                                  <w:t>22/01/2014</w:t>
                                </w:r>
                              </w:ins>
                            </w:sdtContent>
                          </w:sdt>
                        </w:p>
                        <w:p w14:paraId="02941BC0" w14:textId="77777777" w:rsidR="00420066" w:rsidRPr="007E543B" w:rsidRDefault="00420066" w:rsidP="00D25912">
                          <w:pPr>
                            <w:pStyle w:val="a3"/>
                            <w:spacing w:line="276" w:lineRule="auto"/>
                            <w:ind w:right="1026"/>
                            <w:rPr>
                              <w:color w:val="7F7F7F" w:themeColor="text1" w:themeTint="80"/>
                              <w:sz w:val="28"/>
                              <w:szCs w:val="28"/>
                            </w:rPr>
                          </w:pPr>
                          <w:r>
                            <w:rPr>
                              <w:color w:val="7F7F7F" w:themeColor="text1" w:themeTint="80"/>
                              <w:sz w:val="28"/>
                              <w:szCs w:val="28"/>
                            </w:rPr>
                            <w:t>Copyright:</w:t>
                          </w:r>
                          <w:r>
                            <w:fldChar w:fldCharType="begin"/>
                          </w:r>
                          <w:r>
                            <w:instrText xml:space="preserve"> DOCPROPERTY Copyright \* MERGEFORMAT </w:instrText>
                          </w:r>
                          <w:r>
                            <w:fldChar w:fldCharType="end"/>
                          </w:r>
                        </w:p>
                        <w:p w14:paraId="06F955CB" w14:textId="77777777" w:rsidR="00420066" w:rsidRDefault="00420066" w:rsidP="00D25912">
                          <w:pPr>
                            <w:pStyle w:val="a3"/>
                            <w:spacing w:line="360" w:lineRule="auto"/>
                            <w:ind w:right="1026"/>
                            <w:rPr>
                              <w:color w:val="7F7F7F" w:themeColor="text1" w:themeTint="80"/>
                              <w:sz w:val="28"/>
                              <w:szCs w:val="28"/>
                            </w:rPr>
                          </w:pPr>
                        </w:p>
                        <w:p w14:paraId="265CF357" w14:textId="77777777" w:rsidR="00420066" w:rsidRDefault="00420066" w:rsidP="00D25912">
                          <w:pPr>
                            <w:pStyle w:val="a3"/>
                            <w:spacing w:line="360" w:lineRule="auto"/>
                            <w:ind w:right="1026"/>
                            <w:rPr>
                              <w:color w:val="7F7F7F" w:themeColor="text1" w:themeTint="80"/>
                              <w:sz w:val="28"/>
                              <w:szCs w:val="28"/>
                            </w:rPr>
                          </w:pPr>
                        </w:p>
                        <w:p w14:paraId="56F0099E" w14:textId="77777777" w:rsidR="00420066" w:rsidRPr="007E543B" w:rsidRDefault="00420066" w:rsidP="00D25912">
                          <w:pPr>
                            <w:pStyle w:val="a3"/>
                            <w:spacing w:line="360" w:lineRule="auto"/>
                            <w:ind w:right="1026"/>
                            <w:rPr>
                              <w:color w:val="7F7F7F" w:themeColor="text1" w:themeTint="80"/>
                              <w:sz w:val="28"/>
                              <w:szCs w:val="28"/>
                            </w:rPr>
                          </w:pPr>
                        </w:p>
                        <w:p w14:paraId="51ADC5C1" w14:textId="77777777" w:rsidR="00420066" w:rsidRPr="007E543B" w:rsidRDefault="00420066" w:rsidP="00D25912">
                          <w:pPr>
                            <w:pStyle w:val="a3"/>
                            <w:spacing w:line="360" w:lineRule="auto"/>
                            <w:ind w:right="1026"/>
                            <w:rPr>
                              <w:color w:val="7F7F7F" w:themeColor="text1" w:themeTint="80"/>
                              <w:sz w:val="28"/>
                              <w:szCs w:val="28"/>
                            </w:rPr>
                          </w:pPr>
                        </w:p>
                        <w:sdt>
                          <w:sdtPr>
                            <w:rPr>
                              <w:b/>
                              <w:color w:val="595959" w:themeColor="text1" w:themeTint="A6"/>
                              <w:sz w:val="28"/>
                              <w:szCs w:val="28"/>
                            </w:rPr>
                            <w:alias w:val="Société"/>
                            <w:id w:val="97028515"/>
                            <w:dataBinding w:prefixMappings="xmlns:ns0='http://schemas.openxmlformats.org/officeDocument/2006/extended-properties'" w:xpath="/ns0:Properties[1]/ns0:Company[1]" w:storeItemID="{6668398D-A668-4E3E-A5EB-62B293D839F1}"/>
                            <w:text/>
                          </w:sdtPr>
                          <w:sdtContent>
                            <w:p w14:paraId="12886D0F" w14:textId="77777777" w:rsidR="00420066" w:rsidRPr="001938FF" w:rsidRDefault="00420066" w:rsidP="00D25912">
                              <w:pPr>
                                <w:pStyle w:val="a3"/>
                                <w:spacing w:line="360" w:lineRule="auto"/>
                                <w:ind w:right="1026"/>
                                <w:rPr>
                                  <w:color w:val="7F7F7F" w:themeColor="text1" w:themeTint="80"/>
                                </w:rPr>
                              </w:pPr>
                              <w:r w:rsidRPr="00B478D7">
                                <w:rPr>
                                  <w:b/>
                                  <w:color w:val="595959" w:themeColor="text1" w:themeTint="A6"/>
                                  <w:sz w:val="28"/>
                                  <w:szCs w:val="28"/>
                                </w:rPr>
                                <w:t>Modeliosoft</w:t>
                              </w:r>
                            </w:p>
                          </w:sdtContent>
                        </w:sdt>
                        <w:sdt>
                          <w:sdtPr>
                            <w:rPr>
                              <w:color w:val="7F7F7F" w:themeColor="text1" w:themeTint="80"/>
                              <w:sz w:val="28"/>
                              <w:szCs w:val="28"/>
                            </w:rPr>
                            <w:alias w:val="Adresse société"/>
                            <w:id w:val="97028516"/>
                            <w:dataBinding w:prefixMappings="xmlns:ns0='http://schemas.microsoft.com/office/2006/coverPageProps' " w:xpath="/ns0:CoverPageProperties[1]/ns0:CompanyAddress[1]" w:storeItemID="{55AF091B-3C7A-41E3-B477-F2FDAA23CFDA}"/>
                            <w:text/>
                          </w:sdtPr>
                          <w:sdtContent>
                            <w:p w14:paraId="16CC9A2A" w14:textId="77777777" w:rsidR="00420066" w:rsidRPr="001938FF" w:rsidRDefault="00420066" w:rsidP="00D25912">
                              <w:pPr>
                                <w:pStyle w:val="a3"/>
                                <w:spacing w:line="360" w:lineRule="auto"/>
                                <w:ind w:right="1026"/>
                                <w:rPr>
                                  <w:color w:val="7F7F7F" w:themeColor="text1" w:themeTint="80"/>
                                  <w:sz w:val="28"/>
                                  <w:szCs w:val="28"/>
                                </w:rPr>
                              </w:pPr>
                              <w:r>
                                <w:rPr>
                                  <w:color w:val="7F7F7F" w:themeColor="text1" w:themeTint="80"/>
                                  <w:sz w:val="28"/>
                                  <w:szCs w:val="28"/>
                                  <w:lang w:eastAsia="zh-TW"/>
                                </w:rPr>
                                <w:t>MINES Paristech</w:t>
                              </w:r>
                            </w:p>
                          </w:sdtContent>
                        </w:sdt>
                        <w:p w14:paraId="4242FC33" w14:textId="77777777" w:rsidR="00420066" w:rsidRPr="001938FF" w:rsidRDefault="00420066" w:rsidP="00D25912">
                          <w:pPr>
                            <w:pStyle w:val="a3"/>
                            <w:spacing w:line="360" w:lineRule="auto"/>
                            <w:ind w:right="1026"/>
                            <w:rPr>
                              <w:color w:val="7F7F7F" w:themeColor="text1" w:themeTint="80"/>
                            </w:rPr>
                          </w:pPr>
                        </w:p>
                      </w:txbxContent>
                    </v:textbox>
                    <w10:wrap anchorx="page" anchory="margin"/>
                  </v:rect>
                </w:pict>
              </mc:Fallback>
            </mc:AlternateContent>
          </w:r>
          <w:r w:rsidR="00871257">
            <w:br w:type="page"/>
          </w:r>
        </w:p>
      </w:sdtContent>
    </w:sdt>
    <w:bookmarkStart w:id="10" w:name="_GoBack" w:displacedByCustomXml="next"/>
    <w:bookmarkEnd w:id="10" w:displacedByCustomXml="next"/>
    <w:sdt>
      <w:sdtPr>
        <w:rPr>
          <w:rFonts w:asciiTheme="minorHAnsi" w:eastAsiaTheme="minorHAnsi" w:hAnsiTheme="minorHAnsi" w:cstheme="minorBidi"/>
          <w:b w:val="0"/>
          <w:bCs w:val="0"/>
          <w:color w:val="auto"/>
          <w:sz w:val="22"/>
          <w:szCs w:val="22"/>
        </w:rPr>
        <w:id w:val="18219112"/>
        <w:docPartObj>
          <w:docPartGallery w:val="Table of Contents"/>
          <w:docPartUnique/>
        </w:docPartObj>
      </w:sdtPr>
      <w:sdtEndPr>
        <w:rPr>
          <w:rFonts w:eastAsiaTheme="minorEastAsia"/>
        </w:rPr>
      </w:sdtEndPr>
      <w:sdtContent>
        <w:p w14:paraId="3819FAF9" w14:textId="77777777" w:rsidR="0065251F" w:rsidRDefault="00AF2197">
          <w:pPr>
            <w:pStyle w:val="af1"/>
          </w:pPr>
          <w:r>
            <w:t>Table of Contents</w:t>
          </w:r>
        </w:p>
        <w:p w14:paraId="1BEF2863" w14:textId="77777777" w:rsidR="00513447" w:rsidRDefault="00C44C9A">
          <w:pPr>
            <w:pStyle w:val="11"/>
            <w:rPr>
              <w:ins w:id="11" w:author="peng" w:date="2015-01-26T03:08:00Z"/>
              <w:b w:val="0"/>
              <w:color w:val="auto"/>
              <w:kern w:val="2"/>
              <w:sz w:val="24"/>
              <w:lang w:eastAsia="zh-TW" w:bidi="ar-SA"/>
            </w:rPr>
          </w:pPr>
          <w:r>
            <w:fldChar w:fldCharType="begin"/>
          </w:r>
          <w:r w:rsidR="00AF2197">
            <w:instrText>TOC \o "1-3" \h \z \u</w:instrText>
          </w:r>
          <w:r>
            <w:fldChar w:fldCharType="separate"/>
          </w:r>
          <w:ins w:id="12" w:author="peng" w:date="2015-01-26T03:08:00Z">
            <w:r w:rsidR="00513447" w:rsidRPr="00C779B0">
              <w:rPr>
                <w:rStyle w:val="af2"/>
              </w:rPr>
              <w:fldChar w:fldCharType="begin"/>
            </w:r>
            <w:r w:rsidR="00513447" w:rsidRPr="00C779B0">
              <w:rPr>
                <w:rStyle w:val="af2"/>
              </w:rPr>
              <w:instrText xml:space="preserve"> </w:instrText>
            </w:r>
            <w:r w:rsidR="00513447">
              <w:instrText>HYPERLINK \l "_Toc410005045"</w:instrText>
            </w:r>
            <w:r w:rsidR="00513447" w:rsidRPr="00C779B0">
              <w:rPr>
                <w:rStyle w:val="af2"/>
              </w:rPr>
              <w:instrText xml:space="preserve"> </w:instrText>
            </w:r>
            <w:r w:rsidR="00513447" w:rsidRPr="00C779B0">
              <w:rPr>
                <w:rStyle w:val="af2"/>
              </w:rPr>
              <w:fldChar w:fldCharType="separate"/>
            </w:r>
            <w:r w:rsidR="00513447" w:rsidRPr="00C779B0">
              <w:rPr>
                <w:rStyle w:val="af2"/>
              </w:rPr>
              <w:t>1</w:t>
            </w:r>
            <w:r w:rsidR="00513447">
              <w:rPr>
                <w:b w:val="0"/>
                <w:color w:val="auto"/>
                <w:kern w:val="2"/>
                <w:sz w:val="24"/>
                <w:lang w:eastAsia="zh-TW" w:bidi="ar-SA"/>
              </w:rPr>
              <w:tab/>
            </w:r>
            <w:r w:rsidR="00513447" w:rsidRPr="00C779B0">
              <w:rPr>
                <w:rStyle w:val="af2"/>
              </w:rPr>
              <w:t>Introduction</w:t>
            </w:r>
            <w:r w:rsidR="00513447">
              <w:rPr>
                <w:webHidden/>
              </w:rPr>
              <w:tab/>
            </w:r>
            <w:r w:rsidR="00513447">
              <w:rPr>
                <w:webHidden/>
              </w:rPr>
              <w:fldChar w:fldCharType="begin"/>
            </w:r>
            <w:r w:rsidR="00513447">
              <w:rPr>
                <w:webHidden/>
              </w:rPr>
              <w:instrText xml:space="preserve"> PAGEREF _Toc410005045 \h </w:instrText>
            </w:r>
          </w:ins>
          <w:r w:rsidR="00513447">
            <w:rPr>
              <w:webHidden/>
            </w:rPr>
          </w:r>
          <w:r w:rsidR="00513447">
            <w:rPr>
              <w:webHidden/>
            </w:rPr>
            <w:fldChar w:fldCharType="separate"/>
          </w:r>
          <w:ins w:id="13" w:author="peng" w:date="2015-01-26T03:23:00Z">
            <w:r w:rsidR="00EA58DD">
              <w:rPr>
                <w:webHidden/>
              </w:rPr>
              <w:t>4</w:t>
            </w:r>
          </w:ins>
          <w:ins w:id="14" w:author="peng" w:date="2015-01-26T03:08:00Z">
            <w:r w:rsidR="00513447">
              <w:rPr>
                <w:webHidden/>
              </w:rPr>
              <w:fldChar w:fldCharType="end"/>
            </w:r>
            <w:r w:rsidR="00513447" w:rsidRPr="00C779B0">
              <w:rPr>
                <w:rStyle w:val="af2"/>
              </w:rPr>
              <w:fldChar w:fldCharType="end"/>
            </w:r>
          </w:ins>
        </w:p>
        <w:p w14:paraId="40ED28BF" w14:textId="77777777" w:rsidR="00513447" w:rsidRDefault="00513447">
          <w:pPr>
            <w:pStyle w:val="11"/>
            <w:rPr>
              <w:ins w:id="15" w:author="peng" w:date="2015-01-26T03:08:00Z"/>
              <w:b w:val="0"/>
              <w:color w:val="auto"/>
              <w:kern w:val="2"/>
              <w:sz w:val="24"/>
              <w:lang w:eastAsia="zh-TW" w:bidi="ar-SA"/>
            </w:rPr>
          </w:pPr>
          <w:ins w:id="16" w:author="peng" w:date="2015-01-26T03:08:00Z">
            <w:r w:rsidRPr="00C779B0">
              <w:rPr>
                <w:rStyle w:val="af2"/>
              </w:rPr>
              <w:fldChar w:fldCharType="begin"/>
            </w:r>
            <w:r w:rsidRPr="00C779B0">
              <w:rPr>
                <w:rStyle w:val="af2"/>
              </w:rPr>
              <w:instrText xml:space="preserve"> </w:instrText>
            </w:r>
            <w:r>
              <w:instrText>HYPERLINK \l "_Toc410005046"</w:instrText>
            </w:r>
            <w:r w:rsidRPr="00C779B0">
              <w:rPr>
                <w:rStyle w:val="af2"/>
              </w:rPr>
              <w:instrText xml:space="preserve"> </w:instrText>
            </w:r>
            <w:r w:rsidRPr="00C779B0">
              <w:rPr>
                <w:rStyle w:val="af2"/>
              </w:rPr>
              <w:fldChar w:fldCharType="separate"/>
            </w:r>
            <w:r w:rsidRPr="00C779B0">
              <w:rPr>
                <w:rStyle w:val="af2"/>
              </w:rPr>
              <w:t>2</w:t>
            </w:r>
            <w:r>
              <w:rPr>
                <w:b w:val="0"/>
                <w:color w:val="auto"/>
                <w:kern w:val="2"/>
                <w:sz w:val="24"/>
                <w:lang w:eastAsia="zh-TW" w:bidi="ar-SA"/>
              </w:rPr>
              <w:tab/>
            </w:r>
            <w:r w:rsidRPr="00C779B0">
              <w:rPr>
                <w:rStyle w:val="af2"/>
              </w:rPr>
              <w:t>Dictionnaire</w:t>
            </w:r>
            <w:r>
              <w:rPr>
                <w:webHidden/>
              </w:rPr>
              <w:tab/>
            </w:r>
            <w:r>
              <w:rPr>
                <w:webHidden/>
              </w:rPr>
              <w:fldChar w:fldCharType="begin"/>
            </w:r>
            <w:r>
              <w:rPr>
                <w:webHidden/>
              </w:rPr>
              <w:instrText xml:space="preserve"> PAGEREF _Toc410005046 \h </w:instrText>
            </w:r>
          </w:ins>
          <w:r>
            <w:rPr>
              <w:webHidden/>
            </w:rPr>
          </w:r>
          <w:r>
            <w:rPr>
              <w:webHidden/>
            </w:rPr>
            <w:fldChar w:fldCharType="separate"/>
          </w:r>
          <w:ins w:id="17" w:author="peng" w:date="2015-01-26T03:23:00Z">
            <w:r w:rsidR="00EA58DD">
              <w:rPr>
                <w:webHidden/>
              </w:rPr>
              <w:t>5</w:t>
            </w:r>
          </w:ins>
          <w:ins w:id="18" w:author="peng" w:date="2015-01-26T03:08:00Z">
            <w:r>
              <w:rPr>
                <w:webHidden/>
              </w:rPr>
              <w:fldChar w:fldCharType="end"/>
            </w:r>
            <w:r w:rsidRPr="00C779B0">
              <w:rPr>
                <w:rStyle w:val="af2"/>
              </w:rPr>
              <w:fldChar w:fldCharType="end"/>
            </w:r>
          </w:ins>
        </w:p>
        <w:p w14:paraId="6540F3E3" w14:textId="77777777" w:rsidR="00513447" w:rsidRDefault="00513447">
          <w:pPr>
            <w:pStyle w:val="21"/>
            <w:rPr>
              <w:ins w:id="19" w:author="peng" w:date="2015-01-26T03:08:00Z"/>
              <w:kern w:val="2"/>
              <w:sz w:val="24"/>
              <w:lang w:eastAsia="zh-TW"/>
            </w:rPr>
          </w:pPr>
          <w:ins w:id="20" w:author="peng" w:date="2015-01-26T03:08:00Z">
            <w:r w:rsidRPr="00C779B0">
              <w:rPr>
                <w:rStyle w:val="af2"/>
              </w:rPr>
              <w:fldChar w:fldCharType="begin"/>
            </w:r>
            <w:r w:rsidRPr="00C779B0">
              <w:rPr>
                <w:rStyle w:val="af2"/>
              </w:rPr>
              <w:instrText xml:space="preserve"> </w:instrText>
            </w:r>
            <w:r>
              <w:instrText>HYPERLINK \l "_Toc410005047"</w:instrText>
            </w:r>
            <w:r w:rsidRPr="00C779B0">
              <w:rPr>
                <w:rStyle w:val="af2"/>
              </w:rPr>
              <w:instrText xml:space="preserve"> </w:instrText>
            </w:r>
            <w:r w:rsidRPr="00C779B0">
              <w:rPr>
                <w:rStyle w:val="af2"/>
              </w:rPr>
              <w:fldChar w:fldCharType="separate"/>
            </w:r>
            <w:r w:rsidRPr="00C779B0">
              <w:rPr>
                <w:rStyle w:val="af2"/>
                <w:lang w:bidi="en-US"/>
              </w:rPr>
              <w:t>2.1</w:t>
            </w:r>
            <w:r>
              <w:rPr>
                <w:kern w:val="2"/>
                <w:sz w:val="24"/>
                <w:lang w:eastAsia="zh-TW"/>
              </w:rPr>
              <w:tab/>
            </w:r>
            <w:r w:rsidRPr="00C779B0">
              <w:rPr>
                <w:rStyle w:val="af2"/>
                <w:lang w:bidi="en-US"/>
              </w:rPr>
              <w:t>Dictionnaire de forêts decisionelles Aléatoires</w:t>
            </w:r>
            <w:r>
              <w:rPr>
                <w:webHidden/>
              </w:rPr>
              <w:tab/>
            </w:r>
            <w:r>
              <w:rPr>
                <w:webHidden/>
              </w:rPr>
              <w:fldChar w:fldCharType="begin"/>
            </w:r>
            <w:r>
              <w:rPr>
                <w:webHidden/>
              </w:rPr>
              <w:instrText xml:space="preserve"> PAGEREF _Toc410005047 \h </w:instrText>
            </w:r>
          </w:ins>
          <w:r>
            <w:rPr>
              <w:webHidden/>
            </w:rPr>
          </w:r>
          <w:r>
            <w:rPr>
              <w:webHidden/>
            </w:rPr>
            <w:fldChar w:fldCharType="separate"/>
          </w:r>
          <w:ins w:id="21" w:author="peng" w:date="2015-01-26T03:23:00Z">
            <w:r w:rsidR="00EA58DD">
              <w:rPr>
                <w:webHidden/>
              </w:rPr>
              <w:t>5</w:t>
            </w:r>
          </w:ins>
          <w:ins w:id="22" w:author="peng" w:date="2015-01-26T03:08:00Z">
            <w:r>
              <w:rPr>
                <w:webHidden/>
              </w:rPr>
              <w:fldChar w:fldCharType="end"/>
            </w:r>
            <w:r w:rsidRPr="00C779B0">
              <w:rPr>
                <w:rStyle w:val="af2"/>
              </w:rPr>
              <w:fldChar w:fldCharType="end"/>
            </w:r>
          </w:ins>
        </w:p>
        <w:p w14:paraId="07D936C4" w14:textId="77777777" w:rsidR="00513447" w:rsidRDefault="00513447">
          <w:pPr>
            <w:pStyle w:val="21"/>
            <w:rPr>
              <w:ins w:id="23" w:author="peng" w:date="2015-01-26T03:08:00Z"/>
              <w:kern w:val="2"/>
              <w:sz w:val="24"/>
              <w:lang w:eastAsia="zh-TW"/>
            </w:rPr>
          </w:pPr>
          <w:ins w:id="24" w:author="peng" w:date="2015-01-26T03:08:00Z">
            <w:r w:rsidRPr="00C779B0">
              <w:rPr>
                <w:rStyle w:val="af2"/>
              </w:rPr>
              <w:fldChar w:fldCharType="begin"/>
            </w:r>
            <w:r w:rsidRPr="00C779B0">
              <w:rPr>
                <w:rStyle w:val="af2"/>
              </w:rPr>
              <w:instrText xml:space="preserve"> </w:instrText>
            </w:r>
            <w:r>
              <w:instrText>HYPERLINK \l "_Toc410005048"</w:instrText>
            </w:r>
            <w:r w:rsidRPr="00C779B0">
              <w:rPr>
                <w:rStyle w:val="af2"/>
              </w:rPr>
              <w:instrText xml:space="preserve"> </w:instrText>
            </w:r>
            <w:r w:rsidRPr="00C779B0">
              <w:rPr>
                <w:rStyle w:val="af2"/>
              </w:rPr>
              <w:fldChar w:fldCharType="separate"/>
            </w:r>
            <w:r w:rsidRPr="00C779B0">
              <w:rPr>
                <w:rStyle w:val="af2"/>
                <w:rFonts w:cs="Arial"/>
                <w:lang w:val="fr-FR" w:bidi="en-US"/>
              </w:rPr>
              <w:t>2.2</w:t>
            </w:r>
            <w:r>
              <w:rPr>
                <w:kern w:val="2"/>
                <w:sz w:val="24"/>
                <w:lang w:eastAsia="zh-TW"/>
              </w:rPr>
              <w:tab/>
            </w:r>
            <w:r w:rsidRPr="00C779B0">
              <w:rPr>
                <w:rStyle w:val="af2"/>
                <w:lang w:val="fr-FR" w:bidi="en-US"/>
              </w:rPr>
              <w:t xml:space="preserve">Dictionnaire de </w:t>
            </w:r>
            <w:r w:rsidRPr="00C779B0">
              <w:rPr>
                <w:rStyle w:val="af2"/>
                <w:rFonts w:cs="Arial"/>
                <w:lang w:val="fr-FR" w:bidi="en-US"/>
              </w:rPr>
              <w:t>L’histogramme de gradient orienté (HOG)</w:t>
            </w:r>
            <w:r>
              <w:rPr>
                <w:webHidden/>
              </w:rPr>
              <w:tab/>
            </w:r>
            <w:r>
              <w:rPr>
                <w:webHidden/>
              </w:rPr>
              <w:fldChar w:fldCharType="begin"/>
            </w:r>
            <w:r>
              <w:rPr>
                <w:webHidden/>
              </w:rPr>
              <w:instrText xml:space="preserve"> PAGEREF _Toc410005048 \h </w:instrText>
            </w:r>
          </w:ins>
          <w:r>
            <w:rPr>
              <w:webHidden/>
            </w:rPr>
          </w:r>
          <w:r>
            <w:rPr>
              <w:webHidden/>
            </w:rPr>
            <w:fldChar w:fldCharType="separate"/>
          </w:r>
          <w:ins w:id="25" w:author="peng" w:date="2015-01-26T03:23:00Z">
            <w:r w:rsidR="00EA58DD">
              <w:rPr>
                <w:webHidden/>
              </w:rPr>
              <w:t>7</w:t>
            </w:r>
          </w:ins>
          <w:ins w:id="26" w:author="peng" w:date="2015-01-26T03:08:00Z">
            <w:r>
              <w:rPr>
                <w:webHidden/>
              </w:rPr>
              <w:fldChar w:fldCharType="end"/>
            </w:r>
            <w:r w:rsidRPr="00C779B0">
              <w:rPr>
                <w:rStyle w:val="af2"/>
              </w:rPr>
              <w:fldChar w:fldCharType="end"/>
            </w:r>
          </w:ins>
        </w:p>
        <w:p w14:paraId="3316B4E0" w14:textId="77777777" w:rsidR="00513447" w:rsidRDefault="00513447">
          <w:pPr>
            <w:pStyle w:val="11"/>
            <w:rPr>
              <w:ins w:id="27" w:author="peng" w:date="2015-01-26T03:08:00Z"/>
              <w:b w:val="0"/>
              <w:color w:val="auto"/>
              <w:kern w:val="2"/>
              <w:sz w:val="24"/>
              <w:lang w:eastAsia="zh-TW" w:bidi="ar-SA"/>
            </w:rPr>
          </w:pPr>
          <w:ins w:id="28" w:author="peng" w:date="2015-01-26T03:08:00Z">
            <w:r w:rsidRPr="00C779B0">
              <w:rPr>
                <w:rStyle w:val="af2"/>
              </w:rPr>
              <w:fldChar w:fldCharType="begin"/>
            </w:r>
            <w:r w:rsidRPr="00C779B0">
              <w:rPr>
                <w:rStyle w:val="af2"/>
              </w:rPr>
              <w:instrText xml:space="preserve"> </w:instrText>
            </w:r>
            <w:r>
              <w:instrText>HYPERLINK \l "_Toc410005049"</w:instrText>
            </w:r>
            <w:r w:rsidRPr="00C779B0">
              <w:rPr>
                <w:rStyle w:val="af2"/>
              </w:rPr>
              <w:instrText xml:space="preserve"> </w:instrText>
            </w:r>
            <w:r w:rsidRPr="00C779B0">
              <w:rPr>
                <w:rStyle w:val="af2"/>
              </w:rPr>
              <w:fldChar w:fldCharType="separate"/>
            </w:r>
            <w:r w:rsidRPr="00C779B0">
              <w:rPr>
                <w:rStyle w:val="af2"/>
              </w:rPr>
              <w:t>3</w:t>
            </w:r>
            <w:r>
              <w:rPr>
                <w:b w:val="0"/>
                <w:color w:val="auto"/>
                <w:kern w:val="2"/>
                <w:sz w:val="24"/>
                <w:lang w:eastAsia="zh-TW" w:bidi="ar-SA"/>
              </w:rPr>
              <w:tab/>
            </w:r>
            <w:r w:rsidRPr="00C779B0">
              <w:rPr>
                <w:rStyle w:val="af2"/>
              </w:rPr>
              <w:t>Use Cases</w:t>
            </w:r>
            <w:r>
              <w:rPr>
                <w:webHidden/>
              </w:rPr>
              <w:tab/>
            </w:r>
            <w:r>
              <w:rPr>
                <w:webHidden/>
              </w:rPr>
              <w:fldChar w:fldCharType="begin"/>
            </w:r>
            <w:r>
              <w:rPr>
                <w:webHidden/>
              </w:rPr>
              <w:instrText xml:space="preserve"> PAGEREF _Toc410005049 \h </w:instrText>
            </w:r>
          </w:ins>
          <w:r>
            <w:rPr>
              <w:webHidden/>
            </w:rPr>
          </w:r>
          <w:r>
            <w:rPr>
              <w:webHidden/>
            </w:rPr>
            <w:fldChar w:fldCharType="separate"/>
          </w:r>
          <w:ins w:id="29" w:author="peng" w:date="2015-01-26T03:23:00Z">
            <w:r w:rsidR="00EA58DD">
              <w:rPr>
                <w:webHidden/>
              </w:rPr>
              <w:t>8</w:t>
            </w:r>
          </w:ins>
          <w:ins w:id="30" w:author="peng" w:date="2015-01-26T03:08:00Z">
            <w:r>
              <w:rPr>
                <w:webHidden/>
              </w:rPr>
              <w:fldChar w:fldCharType="end"/>
            </w:r>
            <w:r w:rsidRPr="00C779B0">
              <w:rPr>
                <w:rStyle w:val="af2"/>
              </w:rPr>
              <w:fldChar w:fldCharType="end"/>
            </w:r>
          </w:ins>
        </w:p>
        <w:p w14:paraId="0925CDA5" w14:textId="77777777" w:rsidR="00513447" w:rsidRDefault="00513447">
          <w:pPr>
            <w:pStyle w:val="21"/>
            <w:rPr>
              <w:ins w:id="31" w:author="peng" w:date="2015-01-26T03:08:00Z"/>
              <w:kern w:val="2"/>
              <w:sz w:val="24"/>
              <w:lang w:eastAsia="zh-TW"/>
            </w:rPr>
          </w:pPr>
          <w:ins w:id="32" w:author="peng" w:date="2015-01-26T03:08:00Z">
            <w:r w:rsidRPr="00C779B0">
              <w:rPr>
                <w:rStyle w:val="af2"/>
              </w:rPr>
              <w:fldChar w:fldCharType="begin"/>
            </w:r>
            <w:r w:rsidRPr="00C779B0">
              <w:rPr>
                <w:rStyle w:val="af2"/>
              </w:rPr>
              <w:instrText xml:space="preserve"> </w:instrText>
            </w:r>
            <w:r>
              <w:instrText>HYPERLINK \l "_Toc410005050"</w:instrText>
            </w:r>
            <w:r w:rsidRPr="00C779B0">
              <w:rPr>
                <w:rStyle w:val="af2"/>
              </w:rPr>
              <w:instrText xml:space="preserve"> </w:instrText>
            </w:r>
            <w:r w:rsidRPr="00C779B0">
              <w:rPr>
                <w:rStyle w:val="af2"/>
              </w:rPr>
              <w:fldChar w:fldCharType="separate"/>
            </w:r>
            <w:r w:rsidRPr="00C779B0">
              <w:rPr>
                <w:rStyle w:val="af2"/>
                <w:lang w:bidi="en-US"/>
              </w:rPr>
              <w:t>3.1</w:t>
            </w:r>
            <w:r>
              <w:rPr>
                <w:kern w:val="2"/>
                <w:sz w:val="24"/>
                <w:lang w:eastAsia="zh-TW"/>
              </w:rPr>
              <w:tab/>
            </w:r>
            <w:r w:rsidRPr="00C779B0">
              <w:rPr>
                <w:rStyle w:val="af2"/>
                <w:lang w:bidi="en-US"/>
              </w:rPr>
              <w:t>Actors</w:t>
            </w:r>
            <w:r>
              <w:rPr>
                <w:webHidden/>
              </w:rPr>
              <w:tab/>
            </w:r>
            <w:r>
              <w:rPr>
                <w:webHidden/>
              </w:rPr>
              <w:fldChar w:fldCharType="begin"/>
            </w:r>
            <w:r>
              <w:rPr>
                <w:webHidden/>
              </w:rPr>
              <w:instrText xml:space="preserve"> PAGEREF _Toc410005050 \h </w:instrText>
            </w:r>
          </w:ins>
          <w:r>
            <w:rPr>
              <w:webHidden/>
            </w:rPr>
          </w:r>
          <w:r>
            <w:rPr>
              <w:webHidden/>
            </w:rPr>
            <w:fldChar w:fldCharType="separate"/>
          </w:r>
          <w:ins w:id="33" w:author="peng" w:date="2015-01-26T03:23:00Z">
            <w:r w:rsidR="00EA58DD">
              <w:rPr>
                <w:webHidden/>
              </w:rPr>
              <w:t>8</w:t>
            </w:r>
          </w:ins>
          <w:ins w:id="34" w:author="peng" w:date="2015-01-26T03:08:00Z">
            <w:r>
              <w:rPr>
                <w:webHidden/>
              </w:rPr>
              <w:fldChar w:fldCharType="end"/>
            </w:r>
            <w:r w:rsidRPr="00C779B0">
              <w:rPr>
                <w:rStyle w:val="af2"/>
              </w:rPr>
              <w:fldChar w:fldCharType="end"/>
            </w:r>
          </w:ins>
        </w:p>
        <w:p w14:paraId="0A4EE55F" w14:textId="77777777" w:rsidR="00513447" w:rsidRDefault="00513447">
          <w:pPr>
            <w:pStyle w:val="21"/>
            <w:rPr>
              <w:ins w:id="35" w:author="peng" w:date="2015-01-26T03:08:00Z"/>
              <w:kern w:val="2"/>
              <w:sz w:val="24"/>
              <w:lang w:eastAsia="zh-TW"/>
            </w:rPr>
          </w:pPr>
          <w:ins w:id="36" w:author="peng" w:date="2015-01-26T03:08:00Z">
            <w:r w:rsidRPr="00C779B0">
              <w:rPr>
                <w:rStyle w:val="af2"/>
              </w:rPr>
              <w:fldChar w:fldCharType="begin"/>
            </w:r>
            <w:r w:rsidRPr="00C779B0">
              <w:rPr>
                <w:rStyle w:val="af2"/>
              </w:rPr>
              <w:instrText xml:space="preserve"> </w:instrText>
            </w:r>
            <w:r>
              <w:instrText>HYPERLINK \l "_Toc410005051"</w:instrText>
            </w:r>
            <w:r w:rsidRPr="00C779B0">
              <w:rPr>
                <w:rStyle w:val="af2"/>
              </w:rPr>
              <w:instrText xml:space="preserve"> </w:instrText>
            </w:r>
            <w:r w:rsidRPr="00C779B0">
              <w:rPr>
                <w:rStyle w:val="af2"/>
              </w:rPr>
              <w:fldChar w:fldCharType="separate"/>
            </w:r>
            <w:r w:rsidRPr="00C779B0">
              <w:rPr>
                <w:rStyle w:val="af2"/>
                <w:lang w:bidi="en-US"/>
              </w:rPr>
              <w:t>3.2</w:t>
            </w:r>
            <w:r>
              <w:rPr>
                <w:kern w:val="2"/>
                <w:sz w:val="24"/>
                <w:lang w:eastAsia="zh-TW"/>
              </w:rPr>
              <w:tab/>
            </w:r>
            <w:r w:rsidRPr="00C779B0">
              <w:rPr>
                <w:rStyle w:val="af2"/>
                <w:lang w:bidi="en-US"/>
              </w:rPr>
              <w:t>Use Cases</w:t>
            </w:r>
            <w:r>
              <w:rPr>
                <w:webHidden/>
              </w:rPr>
              <w:tab/>
            </w:r>
            <w:r>
              <w:rPr>
                <w:webHidden/>
              </w:rPr>
              <w:fldChar w:fldCharType="begin"/>
            </w:r>
            <w:r>
              <w:rPr>
                <w:webHidden/>
              </w:rPr>
              <w:instrText xml:space="preserve"> PAGEREF _Toc410005051 \h </w:instrText>
            </w:r>
          </w:ins>
          <w:r>
            <w:rPr>
              <w:webHidden/>
            </w:rPr>
          </w:r>
          <w:r>
            <w:rPr>
              <w:webHidden/>
            </w:rPr>
            <w:fldChar w:fldCharType="separate"/>
          </w:r>
          <w:ins w:id="37" w:author="peng" w:date="2015-01-26T03:23:00Z">
            <w:r w:rsidR="00EA58DD">
              <w:rPr>
                <w:webHidden/>
              </w:rPr>
              <w:t>8</w:t>
            </w:r>
          </w:ins>
          <w:ins w:id="38" w:author="peng" w:date="2015-01-26T03:08:00Z">
            <w:r>
              <w:rPr>
                <w:webHidden/>
              </w:rPr>
              <w:fldChar w:fldCharType="end"/>
            </w:r>
            <w:r w:rsidRPr="00C779B0">
              <w:rPr>
                <w:rStyle w:val="af2"/>
              </w:rPr>
              <w:fldChar w:fldCharType="end"/>
            </w:r>
          </w:ins>
        </w:p>
        <w:p w14:paraId="0FC22A5B" w14:textId="77777777" w:rsidR="00513447" w:rsidRDefault="00513447">
          <w:pPr>
            <w:pStyle w:val="31"/>
            <w:rPr>
              <w:ins w:id="39" w:author="peng" w:date="2015-01-26T03:08:00Z"/>
              <w:kern w:val="2"/>
              <w:sz w:val="24"/>
              <w:lang w:eastAsia="zh-TW" w:bidi="ar-SA"/>
            </w:rPr>
          </w:pPr>
          <w:ins w:id="40" w:author="peng" w:date="2015-01-26T03:08:00Z">
            <w:r w:rsidRPr="00C779B0">
              <w:rPr>
                <w:rStyle w:val="af2"/>
              </w:rPr>
              <w:fldChar w:fldCharType="begin"/>
            </w:r>
            <w:r w:rsidRPr="00C779B0">
              <w:rPr>
                <w:rStyle w:val="af2"/>
              </w:rPr>
              <w:instrText xml:space="preserve"> </w:instrText>
            </w:r>
            <w:r>
              <w:instrText>HYPERLINK \l "_Toc410005052"</w:instrText>
            </w:r>
            <w:r w:rsidRPr="00C779B0">
              <w:rPr>
                <w:rStyle w:val="af2"/>
              </w:rPr>
              <w:instrText xml:space="preserve"> </w:instrText>
            </w:r>
            <w:r w:rsidRPr="00C779B0">
              <w:rPr>
                <w:rStyle w:val="af2"/>
              </w:rPr>
              <w:fldChar w:fldCharType="separate"/>
            </w:r>
            <w:r w:rsidRPr="00C779B0">
              <w:rPr>
                <w:rStyle w:val="af2"/>
              </w:rPr>
              <w:t>3.2.1</w:t>
            </w:r>
            <w:r>
              <w:rPr>
                <w:kern w:val="2"/>
                <w:sz w:val="24"/>
                <w:lang w:eastAsia="zh-TW" w:bidi="ar-SA"/>
              </w:rPr>
              <w:tab/>
            </w:r>
            <w:r w:rsidRPr="00C779B0">
              <w:rPr>
                <w:rStyle w:val="af2"/>
              </w:rPr>
              <w:t>Use Case "</w:t>
            </w:r>
            <w:r w:rsidRPr="00C779B0">
              <w:rPr>
                <w:rStyle w:val="af2"/>
                <w:lang w:eastAsia="zh-TW"/>
              </w:rPr>
              <w:t>Avant projet Use Case diagram</w:t>
            </w:r>
            <w:r w:rsidRPr="00C779B0">
              <w:rPr>
                <w:rStyle w:val="af2"/>
              </w:rPr>
              <w:t>"</w:t>
            </w:r>
            <w:r>
              <w:rPr>
                <w:webHidden/>
              </w:rPr>
              <w:tab/>
            </w:r>
            <w:r>
              <w:rPr>
                <w:webHidden/>
              </w:rPr>
              <w:fldChar w:fldCharType="begin"/>
            </w:r>
            <w:r>
              <w:rPr>
                <w:webHidden/>
              </w:rPr>
              <w:instrText xml:space="preserve"> PAGEREF _Toc410005052 \h </w:instrText>
            </w:r>
          </w:ins>
          <w:r>
            <w:rPr>
              <w:webHidden/>
            </w:rPr>
          </w:r>
          <w:r>
            <w:rPr>
              <w:webHidden/>
            </w:rPr>
            <w:fldChar w:fldCharType="separate"/>
          </w:r>
          <w:ins w:id="41" w:author="peng" w:date="2015-01-26T03:23:00Z">
            <w:r w:rsidR="00EA58DD">
              <w:rPr>
                <w:webHidden/>
              </w:rPr>
              <w:t>9</w:t>
            </w:r>
          </w:ins>
          <w:ins w:id="42" w:author="peng" w:date="2015-01-26T03:08:00Z">
            <w:r>
              <w:rPr>
                <w:webHidden/>
              </w:rPr>
              <w:fldChar w:fldCharType="end"/>
            </w:r>
            <w:r w:rsidRPr="00C779B0">
              <w:rPr>
                <w:rStyle w:val="af2"/>
              </w:rPr>
              <w:fldChar w:fldCharType="end"/>
            </w:r>
          </w:ins>
        </w:p>
        <w:p w14:paraId="26DFAB6B" w14:textId="77777777" w:rsidR="00513447" w:rsidRDefault="00513447">
          <w:pPr>
            <w:pStyle w:val="11"/>
            <w:rPr>
              <w:ins w:id="43" w:author="peng" w:date="2015-01-26T03:08:00Z"/>
              <w:b w:val="0"/>
              <w:color w:val="auto"/>
              <w:kern w:val="2"/>
              <w:sz w:val="24"/>
              <w:lang w:eastAsia="zh-TW" w:bidi="ar-SA"/>
            </w:rPr>
          </w:pPr>
          <w:ins w:id="44" w:author="peng" w:date="2015-01-26T03:08:00Z">
            <w:r w:rsidRPr="00C779B0">
              <w:rPr>
                <w:rStyle w:val="af2"/>
              </w:rPr>
              <w:fldChar w:fldCharType="begin"/>
            </w:r>
            <w:r w:rsidRPr="00C779B0">
              <w:rPr>
                <w:rStyle w:val="af2"/>
              </w:rPr>
              <w:instrText xml:space="preserve"> </w:instrText>
            </w:r>
            <w:r>
              <w:instrText>HYPERLINK \l "_Toc410005053"</w:instrText>
            </w:r>
            <w:r w:rsidRPr="00C779B0">
              <w:rPr>
                <w:rStyle w:val="af2"/>
              </w:rPr>
              <w:instrText xml:space="preserve"> </w:instrText>
            </w:r>
            <w:r w:rsidRPr="00C779B0">
              <w:rPr>
                <w:rStyle w:val="af2"/>
              </w:rPr>
              <w:fldChar w:fldCharType="separate"/>
            </w:r>
            <w:r w:rsidRPr="00C779B0">
              <w:rPr>
                <w:rStyle w:val="af2"/>
              </w:rPr>
              <w:t>4</w:t>
            </w:r>
            <w:r>
              <w:rPr>
                <w:b w:val="0"/>
                <w:color w:val="auto"/>
                <w:kern w:val="2"/>
                <w:sz w:val="24"/>
                <w:lang w:eastAsia="zh-TW" w:bidi="ar-SA"/>
              </w:rPr>
              <w:tab/>
            </w:r>
            <w:r w:rsidRPr="00C779B0">
              <w:rPr>
                <w:rStyle w:val="af2"/>
              </w:rPr>
              <w:t>Package Index</w:t>
            </w:r>
            <w:r>
              <w:rPr>
                <w:webHidden/>
              </w:rPr>
              <w:tab/>
            </w:r>
            <w:r>
              <w:rPr>
                <w:webHidden/>
              </w:rPr>
              <w:fldChar w:fldCharType="begin"/>
            </w:r>
            <w:r>
              <w:rPr>
                <w:webHidden/>
              </w:rPr>
              <w:instrText xml:space="preserve"> PAGEREF _Toc410005053 \h </w:instrText>
            </w:r>
          </w:ins>
          <w:r>
            <w:rPr>
              <w:webHidden/>
            </w:rPr>
          </w:r>
          <w:r>
            <w:rPr>
              <w:webHidden/>
            </w:rPr>
            <w:fldChar w:fldCharType="separate"/>
          </w:r>
          <w:ins w:id="45" w:author="peng" w:date="2015-01-26T03:23:00Z">
            <w:r w:rsidR="00EA58DD">
              <w:rPr>
                <w:webHidden/>
              </w:rPr>
              <w:t>10</w:t>
            </w:r>
          </w:ins>
          <w:ins w:id="46" w:author="peng" w:date="2015-01-26T03:08:00Z">
            <w:r>
              <w:rPr>
                <w:webHidden/>
              </w:rPr>
              <w:fldChar w:fldCharType="end"/>
            </w:r>
            <w:r w:rsidRPr="00C779B0">
              <w:rPr>
                <w:rStyle w:val="af2"/>
              </w:rPr>
              <w:fldChar w:fldCharType="end"/>
            </w:r>
          </w:ins>
        </w:p>
        <w:p w14:paraId="6DBFF0D9" w14:textId="77777777" w:rsidR="00513447" w:rsidRDefault="00513447">
          <w:pPr>
            <w:pStyle w:val="11"/>
            <w:rPr>
              <w:ins w:id="47" w:author="peng" w:date="2015-01-26T03:08:00Z"/>
              <w:b w:val="0"/>
              <w:color w:val="auto"/>
              <w:kern w:val="2"/>
              <w:sz w:val="24"/>
              <w:lang w:eastAsia="zh-TW" w:bidi="ar-SA"/>
            </w:rPr>
          </w:pPr>
          <w:ins w:id="48" w:author="peng" w:date="2015-01-26T03:08:00Z">
            <w:r w:rsidRPr="00C779B0">
              <w:rPr>
                <w:rStyle w:val="af2"/>
              </w:rPr>
              <w:fldChar w:fldCharType="begin"/>
            </w:r>
            <w:r w:rsidRPr="00C779B0">
              <w:rPr>
                <w:rStyle w:val="af2"/>
              </w:rPr>
              <w:instrText xml:space="preserve"> </w:instrText>
            </w:r>
            <w:r>
              <w:instrText>HYPERLINK \l "_Toc410005054"</w:instrText>
            </w:r>
            <w:r w:rsidRPr="00C779B0">
              <w:rPr>
                <w:rStyle w:val="af2"/>
              </w:rPr>
              <w:instrText xml:space="preserve"> </w:instrText>
            </w:r>
            <w:r w:rsidRPr="00C779B0">
              <w:rPr>
                <w:rStyle w:val="af2"/>
              </w:rPr>
              <w:fldChar w:fldCharType="separate"/>
            </w:r>
            <w:r w:rsidRPr="00C779B0">
              <w:rPr>
                <w:rStyle w:val="af2"/>
              </w:rPr>
              <w:t>5</w:t>
            </w:r>
            <w:r>
              <w:rPr>
                <w:b w:val="0"/>
                <w:color w:val="auto"/>
                <w:kern w:val="2"/>
                <w:sz w:val="24"/>
                <w:lang w:eastAsia="zh-TW" w:bidi="ar-SA"/>
              </w:rPr>
              <w:tab/>
            </w:r>
            <w:r w:rsidRPr="00C779B0">
              <w:rPr>
                <w:rStyle w:val="af2"/>
              </w:rPr>
              <w:t>Package "RandomForestHOG"</w:t>
            </w:r>
            <w:r>
              <w:rPr>
                <w:webHidden/>
              </w:rPr>
              <w:tab/>
            </w:r>
            <w:r>
              <w:rPr>
                <w:webHidden/>
              </w:rPr>
              <w:fldChar w:fldCharType="begin"/>
            </w:r>
            <w:r>
              <w:rPr>
                <w:webHidden/>
              </w:rPr>
              <w:instrText xml:space="preserve"> PAGEREF _Toc410005054 \h </w:instrText>
            </w:r>
          </w:ins>
          <w:r>
            <w:rPr>
              <w:webHidden/>
            </w:rPr>
          </w:r>
          <w:r>
            <w:rPr>
              <w:webHidden/>
            </w:rPr>
            <w:fldChar w:fldCharType="separate"/>
          </w:r>
          <w:ins w:id="49" w:author="peng" w:date="2015-01-26T03:23:00Z">
            <w:r w:rsidR="00EA58DD">
              <w:rPr>
                <w:webHidden/>
              </w:rPr>
              <w:t>11</w:t>
            </w:r>
          </w:ins>
          <w:ins w:id="50" w:author="peng" w:date="2015-01-26T03:08:00Z">
            <w:r>
              <w:rPr>
                <w:webHidden/>
              </w:rPr>
              <w:fldChar w:fldCharType="end"/>
            </w:r>
            <w:r w:rsidRPr="00C779B0">
              <w:rPr>
                <w:rStyle w:val="af2"/>
              </w:rPr>
              <w:fldChar w:fldCharType="end"/>
            </w:r>
          </w:ins>
        </w:p>
        <w:p w14:paraId="7787B1E2" w14:textId="77777777" w:rsidR="00513447" w:rsidRDefault="00513447">
          <w:pPr>
            <w:pStyle w:val="11"/>
            <w:rPr>
              <w:ins w:id="51" w:author="peng" w:date="2015-01-26T03:08:00Z"/>
              <w:b w:val="0"/>
              <w:color w:val="auto"/>
              <w:kern w:val="2"/>
              <w:sz w:val="24"/>
              <w:lang w:eastAsia="zh-TW" w:bidi="ar-SA"/>
            </w:rPr>
          </w:pPr>
          <w:ins w:id="52" w:author="peng" w:date="2015-01-26T03:08:00Z">
            <w:r w:rsidRPr="00C779B0">
              <w:rPr>
                <w:rStyle w:val="af2"/>
              </w:rPr>
              <w:fldChar w:fldCharType="begin"/>
            </w:r>
            <w:r w:rsidRPr="00C779B0">
              <w:rPr>
                <w:rStyle w:val="af2"/>
              </w:rPr>
              <w:instrText xml:space="preserve"> </w:instrText>
            </w:r>
            <w:r>
              <w:instrText>HYPERLINK \l "_Toc410005055"</w:instrText>
            </w:r>
            <w:r w:rsidRPr="00C779B0">
              <w:rPr>
                <w:rStyle w:val="af2"/>
              </w:rPr>
              <w:instrText xml:space="preserve"> </w:instrText>
            </w:r>
            <w:r w:rsidRPr="00C779B0">
              <w:rPr>
                <w:rStyle w:val="af2"/>
              </w:rPr>
              <w:fldChar w:fldCharType="separate"/>
            </w:r>
            <w:r w:rsidRPr="00C779B0">
              <w:rPr>
                <w:rStyle w:val="af2"/>
              </w:rPr>
              <w:t>6</w:t>
            </w:r>
            <w:r>
              <w:rPr>
                <w:b w:val="0"/>
                <w:color w:val="auto"/>
                <w:kern w:val="2"/>
                <w:sz w:val="24"/>
                <w:lang w:eastAsia="zh-TW" w:bidi="ar-SA"/>
              </w:rPr>
              <w:tab/>
            </w:r>
            <w:r w:rsidRPr="00C779B0">
              <w:rPr>
                <w:rStyle w:val="af2"/>
              </w:rPr>
              <w:t>Package "HOG"</w:t>
            </w:r>
            <w:r>
              <w:rPr>
                <w:webHidden/>
              </w:rPr>
              <w:tab/>
            </w:r>
            <w:r>
              <w:rPr>
                <w:webHidden/>
              </w:rPr>
              <w:fldChar w:fldCharType="begin"/>
            </w:r>
            <w:r>
              <w:rPr>
                <w:webHidden/>
              </w:rPr>
              <w:instrText xml:space="preserve"> PAGEREF _Toc410005055 \h </w:instrText>
            </w:r>
          </w:ins>
          <w:r>
            <w:rPr>
              <w:webHidden/>
            </w:rPr>
          </w:r>
          <w:r>
            <w:rPr>
              <w:webHidden/>
            </w:rPr>
            <w:fldChar w:fldCharType="separate"/>
          </w:r>
          <w:ins w:id="53" w:author="peng" w:date="2015-01-26T03:23:00Z">
            <w:r w:rsidR="00EA58DD">
              <w:rPr>
                <w:webHidden/>
              </w:rPr>
              <w:t>12</w:t>
            </w:r>
          </w:ins>
          <w:ins w:id="54" w:author="peng" w:date="2015-01-26T03:08:00Z">
            <w:r>
              <w:rPr>
                <w:webHidden/>
              </w:rPr>
              <w:fldChar w:fldCharType="end"/>
            </w:r>
            <w:r w:rsidRPr="00C779B0">
              <w:rPr>
                <w:rStyle w:val="af2"/>
              </w:rPr>
              <w:fldChar w:fldCharType="end"/>
            </w:r>
          </w:ins>
        </w:p>
        <w:p w14:paraId="2BC03173" w14:textId="77777777" w:rsidR="00513447" w:rsidRDefault="00513447">
          <w:pPr>
            <w:pStyle w:val="21"/>
            <w:rPr>
              <w:ins w:id="55" w:author="peng" w:date="2015-01-26T03:08:00Z"/>
              <w:kern w:val="2"/>
              <w:sz w:val="24"/>
              <w:lang w:eastAsia="zh-TW"/>
            </w:rPr>
          </w:pPr>
          <w:ins w:id="56" w:author="peng" w:date="2015-01-26T03:08:00Z">
            <w:r w:rsidRPr="00C779B0">
              <w:rPr>
                <w:rStyle w:val="af2"/>
              </w:rPr>
              <w:fldChar w:fldCharType="begin"/>
            </w:r>
            <w:r w:rsidRPr="00C779B0">
              <w:rPr>
                <w:rStyle w:val="af2"/>
              </w:rPr>
              <w:instrText xml:space="preserve"> </w:instrText>
            </w:r>
            <w:r>
              <w:instrText>HYPERLINK \l "_Toc410005056"</w:instrText>
            </w:r>
            <w:r w:rsidRPr="00C779B0">
              <w:rPr>
                <w:rStyle w:val="af2"/>
              </w:rPr>
              <w:instrText xml:space="preserve"> </w:instrText>
            </w:r>
            <w:r w:rsidRPr="00C779B0">
              <w:rPr>
                <w:rStyle w:val="af2"/>
              </w:rPr>
              <w:fldChar w:fldCharType="separate"/>
            </w:r>
            <w:r w:rsidRPr="00C779B0">
              <w:rPr>
                <w:rStyle w:val="af2"/>
                <w:lang w:bidi="en-US"/>
              </w:rPr>
              <w:t>6.1</w:t>
            </w:r>
            <w:r>
              <w:rPr>
                <w:kern w:val="2"/>
                <w:sz w:val="24"/>
                <w:lang w:eastAsia="zh-TW"/>
              </w:rPr>
              <w:tab/>
            </w:r>
            <w:r w:rsidRPr="00C779B0">
              <w:rPr>
                <w:rStyle w:val="af2"/>
                <w:lang w:bidi="en-US"/>
              </w:rPr>
              <w:t>Class "HOGParam"</w:t>
            </w:r>
            <w:r>
              <w:rPr>
                <w:webHidden/>
              </w:rPr>
              <w:tab/>
            </w:r>
            <w:r>
              <w:rPr>
                <w:webHidden/>
              </w:rPr>
              <w:fldChar w:fldCharType="begin"/>
            </w:r>
            <w:r>
              <w:rPr>
                <w:webHidden/>
              </w:rPr>
              <w:instrText xml:space="preserve"> PAGEREF _Toc410005056 \h </w:instrText>
            </w:r>
          </w:ins>
          <w:r>
            <w:rPr>
              <w:webHidden/>
            </w:rPr>
          </w:r>
          <w:r>
            <w:rPr>
              <w:webHidden/>
            </w:rPr>
            <w:fldChar w:fldCharType="separate"/>
          </w:r>
          <w:ins w:id="57" w:author="peng" w:date="2015-01-26T03:23:00Z">
            <w:r w:rsidR="00EA58DD">
              <w:rPr>
                <w:webHidden/>
              </w:rPr>
              <w:t>13</w:t>
            </w:r>
          </w:ins>
          <w:ins w:id="58" w:author="peng" w:date="2015-01-26T03:08:00Z">
            <w:r>
              <w:rPr>
                <w:webHidden/>
              </w:rPr>
              <w:fldChar w:fldCharType="end"/>
            </w:r>
            <w:r w:rsidRPr="00C779B0">
              <w:rPr>
                <w:rStyle w:val="af2"/>
              </w:rPr>
              <w:fldChar w:fldCharType="end"/>
            </w:r>
          </w:ins>
        </w:p>
        <w:p w14:paraId="0735D67B" w14:textId="77777777" w:rsidR="00513447" w:rsidRDefault="00513447">
          <w:pPr>
            <w:pStyle w:val="21"/>
            <w:rPr>
              <w:ins w:id="59" w:author="peng" w:date="2015-01-26T03:08:00Z"/>
              <w:kern w:val="2"/>
              <w:sz w:val="24"/>
              <w:lang w:eastAsia="zh-TW"/>
            </w:rPr>
          </w:pPr>
          <w:ins w:id="60" w:author="peng" w:date="2015-01-26T03:08:00Z">
            <w:r w:rsidRPr="00C779B0">
              <w:rPr>
                <w:rStyle w:val="af2"/>
              </w:rPr>
              <w:fldChar w:fldCharType="begin"/>
            </w:r>
            <w:r w:rsidRPr="00C779B0">
              <w:rPr>
                <w:rStyle w:val="af2"/>
              </w:rPr>
              <w:instrText xml:space="preserve"> </w:instrText>
            </w:r>
            <w:r>
              <w:instrText>HYPERLINK \l "_Toc410005057"</w:instrText>
            </w:r>
            <w:r w:rsidRPr="00C779B0">
              <w:rPr>
                <w:rStyle w:val="af2"/>
              </w:rPr>
              <w:instrText xml:space="preserve"> </w:instrText>
            </w:r>
            <w:r w:rsidRPr="00C779B0">
              <w:rPr>
                <w:rStyle w:val="af2"/>
              </w:rPr>
              <w:fldChar w:fldCharType="separate"/>
            </w:r>
            <w:r w:rsidRPr="00C779B0">
              <w:rPr>
                <w:rStyle w:val="af2"/>
                <w:lang w:bidi="en-US"/>
              </w:rPr>
              <w:t>6.2</w:t>
            </w:r>
            <w:r>
              <w:rPr>
                <w:kern w:val="2"/>
                <w:sz w:val="24"/>
                <w:lang w:eastAsia="zh-TW"/>
              </w:rPr>
              <w:tab/>
            </w:r>
            <w:r w:rsidRPr="00C779B0">
              <w:rPr>
                <w:rStyle w:val="af2"/>
                <w:lang w:bidi="en-US"/>
              </w:rPr>
              <w:t>Class "HOG"</w:t>
            </w:r>
            <w:r>
              <w:rPr>
                <w:webHidden/>
              </w:rPr>
              <w:tab/>
            </w:r>
            <w:r>
              <w:rPr>
                <w:webHidden/>
              </w:rPr>
              <w:fldChar w:fldCharType="begin"/>
            </w:r>
            <w:r>
              <w:rPr>
                <w:webHidden/>
              </w:rPr>
              <w:instrText xml:space="preserve"> PAGEREF _Toc410005057 \h </w:instrText>
            </w:r>
          </w:ins>
          <w:r>
            <w:rPr>
              <w:webHidden/>
            </w:rPr>
          </w:r>
          <w:r>
            <w:rPr>
              <w:webHidden/>
            </w:rPr>
            <w:fldChar w:fldCharType="separate"/>
          </w:r>
          <w:ins w:id="61" w:author="peng" w:date="2015-01-26T03:23:00Z">
            <w:r w:rsidR="00EA58DD">
              <w:rPr>
                <w:webHidden/>
              </w:rPr>
              <w:t>15</w:t>
            </w:r>
          </w:ins>
          <w:ins w:id="62" w:author="peng" w:date="2015-01-26T03:08:00Z">
            <w:r>
              <w:rPr>
                <w:webHidden/>
              </w:rPr>
              <w:fldChar w:fldCharType="end"/>
            </w:r>
            <w:r w:rsidRPr="00C779B0">
              <w:rPr>
                <w:rStyle w:val="af2"/>
              </w:rPr>
              <w:fldChar w:fldCharType="end"/>
            </w:r>
          </w:ins>
        </w:p>
        <w:p w14:paraId="3771EE06" w14:textId="77777777" w:rsidR="00513447" w:rsidRDefault="00513447">
          <w:pPr>
            <w:pStyle w:val="21"/>
            <w:rPr>
              <w:ins w:id="63" w:author="peng" w:date="2015-01-26T03:08:00Z"/>
              <w:kern w:val="2"/>
              <w:sz w:val="24"/>
              <w:lang w:eastAsia="zh-TW"/>
            </w:rPr>
          </w:pPr>
          <w:ins w:id="64" w:author="peng" w:date="2015-01-26T03:08:00Z">
            <w:r w:rsidRPr="00C779B0">
              <w:rPr>
                <w:rStyle w:val="af2"/>
              </w:rPr>
              <w:fldChar w:fldCharType="begin"/>
            </w:r>
            <w:r w:rsidRPr="00C779B0">
              <w:rPr>
                <w:rStyle w:val="af2"/>
              </w:rPr>
              <w:instrText xml:space="preserve"> </w:instrText>
            </w:r>
            <w:r>
              <w:instrText>HYPERLINK \l "_Toc410005058"</w:instrText>
            </w:r>
            <w:r w:rsidRPr="00C779B0">
              <w:rPr>
                <w:rStyle w:val="af2"/>
              </w:rPr>
              <w:instrText xml:space="preserve"> </w:instrText>
            </w:r>
            <w:r w:rsidRPr="00C779B0">
              <w:rPr>
                <w:rStyle w:val="af2"/>
              </w:rPr>
              <w:fldChar w:fldCharType="separate"/>
            </w:r>
            <w:r w:rsidRPr="00C779B0">
              <w:rPr>
                <w:rStyle w:val="af2"/>
                <w:lang w:bidi="en-US"/>
              </w:rPr>
              <w:t>6.3</w:t>
            </w:r>
            <w:r>
              <w:rPr>
                <w:kern w:val="2"/>
                <w:sz w:val="24"/>
                <w:lang w:eastAsia="zh-TW"/>
              </w:rPr>
              <w:tab/>
            </w:r>
            <w:r w:rsidRPr="00C779B0">
              <w:rPr>
                <w:rStyle w:val="af2"/>
                <w:lang w:bidi="en-US"/>
              </w:rPr>
              <w:t>Class "HOGAppli"</w:t>
            </w:r>
            <w:r>
              <w:rPr>
                <w:webHidden/>
              </w:rPr>
              <w:tab/>
            </w:r>
            <w:r>
              <w:rPr>
                <w:webHidden/>
              </w:rPr>
              <w:fldChar w:fldCharType="begin"/>
            </w:r>
            <w:r>
              <w:rPr>
                <w:webHidden/>
              </w:rPr>
              <w:instrText xml:space="preserve"> PAGEREF _Toc410005058 \h </w:instrText>
            </w:r>
          </w:ins>
          <w:r>
            <w:rPr>
              <w:webHidden/>
            </w:rPr>
          </w:r>
          <w:r>
            <w:rPr>
              <w:webHidden/>
            </w:rPr>
            <w:fldChar w:fldCharType="separate"/>
          </w:r>
          <w:ins w:id="65" w:author="peng" w:date="2015-01-26T03:23:00Z">
            <w:r w:rsidR="00EA58DD">
              <w:rPr>
                <w:webHidden/>
              </w:rPr>
              <w:t>18</w:t>
            </w:r>
          </w:ins>
          <w:ins w:id="66" w:author="peng" w:date="2015-01-26T03:08:00Z">
            <w:r>
              <w:rPr>
                <w:webHidden/>
              </w:rPr>
              <w:fldChar w:fldCharType="end"/>
            </w:r>
            <w:r w:rsidRPr="00C779B0">
              <w:rPr>
                <w:rStyle w:val="af2"/>
              </w:rPr>
              <w:fldChar w:fldCharType="end"/>
            </w:r>
          </w:ins>
        </w:p>
        <w:p w14:paraId="28C51EA5" w14:textId="77777777" w:rsidR="00513447" w:rsidRDefault="00513447">
          <w:pPr>
            <w:pStyle w:val="11"/>
            <w:rPr>
              <w:ins w:id="67" w:author="peng" w:date="2015-01-26T03:08:00Z"/>
              <w:b w:val="0"/>
              <w:color w:val="auto"/>
              <w:kern w:val="2"/>
              <w:sz w:val="24"/>
              <w:lang w:eastAsia="zh-TW" w:bidi="ar-SA"/>
            </w:rPr>
          </w:pPr>
          <w:ins w:id="68" w:author="peng" w:date="2015-01-26T03:08:00Z">
            <w:r w:rsidRPr="00C779B0">
              <w:rPr>
                <w:rStyle w:val="af2"/>
              </w:rPr>
              <w:fldChar w:fldCharType="begin"/>
            </w:r>
            <w:r w:rsidRPr="00C779B0">
              <w:rPr>
                <w:rStyle w:val="af2"/>
              </w:rPr>
              <w:instrText xml:space="preserve"> </w:instrText>
            </w:r>
            <w:r>
              <w:instrText>HYPERLINK \l "_Toc410005059"</w:instrText>
            </w:r>
            <w:r w:rsidRPr="00C779B0">
              <w:rPr>
                <w:rStyle w:val="af2"/>
              </w:rPr>
              <w:instrText xml:space="preserve"> </w:instrText>
            </w:r>
            <w:r w:rsidRPr="00C779B0">
              <w:rPr>
                <w:rStyle w:val="af2"/>
              </w:rPr>
              <w:fldChar w:fldCharType="separate"/>
            </w:r>
            <w:r w:rsidRPr="00C779B0">
              <w:rPr>
                <w:rStyle w:val="af2"/>
              </w:rPr>
              <w:t>7</w:t>
            </w:r>
            <w:r>
              <w:rPr>
                <w:b w:val="0"/>
                <w:color w:val="auto"/>
                <w:kern w:val="2"/>
                <w:sz w:val="24"/>
                <w:lang w:eastAsia="zh-TW" w:bidi="ar-SA"/>
              </w:rPr>
              <w:tab/>
            </w:r>
            <w:r w:rsidRPr="00C779B0">
              <w:rPr>
                <w:rStyle w:val="af2"/>
              </w:rPr>
              <w:t>Package "DecisionTree"</w:t>
            </w:r>
            <w:r>
              <w:rPr>
                <w:webHidden/>
              </w:rPr>
              <w:tab/>
            </w:r>
            <w:r>
              <w:rPr>
                <w:webHidden/>
              </w:rPr>
              <w:fldChar w:fldCharType="begin"/>
            </w:r>
            <w:r>
              <w:rPr>
                <w:webHidden/>
              </w:rPr>
              <w:instrText xml:space="preserve"> PAGEREF _Toc410005059 \h </w:instrText>
            </w:r>
          </w:ins>
          <w:r>
            <w:rPr>
              <w:webHidden/>
            </w:rPr>
          </w:r>
          <w:r>
            <w:rPr>
              <w:webHidden/>
            </w:rPr>
            <w:fldChar w:fldCharType="separate"/>
          </w:r>
          <w:ins w:id="69" w:author="peng" w:date="2015-01-26T03:23:00Z">
            <w:r w:rsidR="00EA58DD">
              <w:rPr>
                <w:webHidden/>
              </w:rPr>
              <w:t>20</w:t>
            </w:r>
          </w:ins>
          <w:ins w:id="70" w:author="peng" w:date="2015-01-26T03:08:00Z">
            <w:r>
              <w:rPr>
                <w:webHidden/>
              </w:rPr>
              <w:fldChar w:fldCharType="end"/>
            </w:r>
            <w:r w:rsidRPr="00C779B0">
              <w:rPr>
                <w:rStyle w:val="af2"/>
              </w:rPr>
              <w:fldChar w:fldCharType="end"/>
            </w:r>
          </w:ins>
        </w:p>
        <w:p w14:paraId="2D3557D7" w14:textId="77777777" w:rsidR="00513447" w:rsidRDefault="00513447">
          <w:pPr>
            <w:pStyle w:val="21"/>
            <w:rPr>
              <w:ins w:id="71" w:author="peng" w:date="2015-01-26T03:08:00Z"/>
              <w:kern w:val="2"/>
              <w:sz w:val="24"/>
              <w:lang w:eastAsia="zh-TW"/>
            </w:rPr>
          </w:pPr>
          <w:ins w:id="72" w:author="peng" w:date="2015-01-26T03:08:00Z">
            <w:r w:rsidRPr="00C779B0">
              <w:rPr>
                <w:rStyle w:val="af2"/>
              </w:rPr>
              <w:fldChar w:fldCharType="begin"/>
            </w:r>
            <w:r w:rsidRPr="00C779B0">
              <w:rPr>
                <w:rStyle w:val="af2"/>
              </w:rPr>
              <w:instrText xml:space="preserve"> </w:instrText>
            </w:r>
            <w:r>
              <w:instrText>HYPERLINK \l "_Toc410005060"</w:instrText>
            </w:r>
            <w:r w:rsidRPr="00C779B0">
              <w:rPr>
                <w:rStyle w:val="af2"/>
              </w:rPr>
              <w:instrText xml:space="preserve"> </w:instrText>
            </w:r>
            <w:r w:rsidRPr="00C779B0">
              <w:rPr>
                <w:rStyle w:val="af2"/>
              </w:rPr>
              <w:fldChar w:fldCharType="separate"/>
            </w:r>
            <w:r w:rsidRPr="00C779B0">
              <w:rPr>
                <w:rStyle w:val="af2"/>
                <w:lang w:bidi="en-US"/>
              </w:rPr>
              <w:t>7.1</w:t>
            </w:r>
            <w:r>
              <w:rPr>
                <w:kern w:val="2"/>
                <w:sz w:val="24"/>
                <w:lang w:eastAsia="zh-TW"/>
              </w:rPr>
              <w:tab/>
            </w:r>
            <w:r w:rsidRPr="00C779B0">
              <w:rPr>
                <w:rStyle w:val="af2"/>
                <w:lang w:bidi="en-US"/>
              </w:rPr>
              <w:t>Class "DecisionTree"</w:t>
            </w:r>
            <w:r>
              <w:rPr>
                <w:webHidden/>
              </w:rPr>
              <w:tab/>
            </w:r>
            <w:r>
              <w:rPr>
                <w:webHidden/>
              </w:rPr>
              <w:fldChar w:fldCharType="begin"/>
            </w:r>
            <w:r>
              <w:rPr>
                <w:webHidden/>
              </w:rPr>
              <w:instrText xml:space="preserve"> PAGEREF _Toc410005060 \h </w:instrText>
            </w:r>
          </w:ins>
          <w:r>
            <w:rPr>
              <w:webHidden/>
            </w:rPr>
          </w:r>
          <w:r>
            <w:rPr>
              <w:webHidden/>
            </w:rPr>
            <w:fldChar w:fldCharType="separate"/>
          </w:r>
          <w:ins w:id="73" w:author="peng" w:date="2015-01-26T03:23:00Z">
            <w:r w:rsidR="00EA58DD">
              <w:rPr>
                <w:webHidden/>
              </w:rPr>
              <w:t>21</w:t>
            </w:r>
          </w:ins>
          <w:ins w:id="74" w:author="peng" w:date="2015-01-26T03:08:00Z">
            <w:r>
              <w:rPr>
                <w:webHidden/>
              </w:rPr>
              <w:fldChar w:fldCharType="end"/>
            </w:r>
            <w:r w:rsidRPr="00C779B0">
              <w:rPr>
                <w:rStyle w:val="af2"/>
              </w:rPr>
              <w:fldChar w:fldCharType="end"/>
            </w:r>
          </w:ins>
        </w:p>
        <w:p w14:paraId="727799E9" w14:textId="77777777" w:rsidR="00513447" w:rsidRDefault="00513447">
          <w:pPr>
            <w:pStyle w:val="21"/>
            <w:rPr>
              <w:ins w:id="75" w:author="peng" w:date="2015-01-26T03:08:00Z"/>
              <w:kern w:val="2"/>
              <w:sz w:val="24"/>
              <w:lang w:eastAsia="zh-TW"/>
            </w:rPr>
          </w:pPr>
          <w:ins w:id="76" w:author="peng" w:date="2015-01-26T03:08:00Z">
            <w:r w:rsidRPr="00C779B0">
              <w:rPr>
                <w:rStyle w:val="af2"/>
              </w:rPr>
              <w:fldChar w:fldCharType="begin"/>
            </w:r>
            <w:r w:rsidRPr="00C779B0">
              <w:rPr>
                <w:rStyle w:val="af2"/>
              </w:rPr>
              <w:instrText xml:space="preserve"> </w:instrText>
            </w:r>
            <w:r>
              <w:instrText>HYPERLINK \l "_Toc410005061"</w:instrText>
            </w:r>
            <w:r w:rsidRPr="00C779B0">
              <w:rPr>
                <w:rStyle w:val="af2"/>
              </w:rPr>
              <w:instrText xml:space="preserve"> </w:instrText>
            </w:r>
            <w:r w:rsidRPr="00C779B0">
              <w:rPr>
                <w:rStyle w:val="af2"/>
              </w:rPr>
              <w:fldChar w:fldCharType="separate"/>
            </w:r>
            <w:r w:rsidRPr="00C779B0">
              <w:rPr>
                <w:rStyle w:val="af2"/>
                <w:lang w:bidi="en-US"/>
              </w:rPr>
              <w:t>7.2</w:t>
            </w:r>
            <w:r>
              <w:rPr>
                <w:kern w:val="2"/>
                <w:sz w:val="24"/>
                <w:lang w:eastAsia="zh-TW"/>
              </w:rPr>
              <w:tab/>
            </w:r>
            <w:r w:rsidRPr="00C779B0">
              <w:rPr>
                <w:rStyle w:val="af2"/>
                <w:lang w:bidi="en-US"/>
              </w:rPr>
              <w:t>Class "TreeNode"</w:t>
            </w:r>
            <w:r>
              <w:rPr>
                <w:webHidden/>
              </w:rPr>
              <w:tab/>
            </w:r>
            <w:r>
              <w:rPr>
                <w:webHidden/>
              </w:rPr>
              <w:fldChar w:fldCharType="begin"/>
            </w:r>
            <w:r>
              <w:rPr>
                <w:webHidden/>
              </w:rPr>
              <w:instrText xml:space="preserve"> PAGEREF _Toc410005061 \h </w:instrText>
            </w:r>
          </w:ins>
          <w:r>
            <w:rPr>
              <w:webHidden/>
            </w:rPr>
          </w:r>
          <w:r>
            <w:rPr>
              <w:webHidden/>
            </w:rPr>
            <w:fldChar w:fldCharType="separate"/>
          </w:r>
          <w:ins w:id="77" w:author="peng" w:date="2015-01-26T03:23:00Z">
            <w:r w:rsidR="00EA58DD">
              <w:rPr>
                <w:webHidden/>
              </w:rPr>
              <w:t>24</w:t>
            </w:r>
          </w:ins>
          <w:ins w:id="78" w:author="peng" w:date="2015-01-26T03:08:00Z">
            <w:r>
              <w:rPr>
                <w:webHidden/>
              </w:rPr>
              <w:fldChar w:fldCharType="end"/>
            </w:r>
            <w:r w:rsidRPr="00C779B0">
              <w:rPr>
                <w:rStyle w:val="af2"/>
              </w:rPr>
              <w:fldChar w:fldCharType="end"/>
            </w:r>
          </w:ins>
        </w:p>
        <w:p w14:paraId="7158726F" w14:textId="77777777" w:rsidR="00513447" w:rsidRDefault="00513447">
          <w:pPr>
            <w:pStyle w:val="11"/>
            <w:rPr>
              <w:ins w:id="79" w:author="peng" w:date="2015-01-26T03:08:00Z"/>
              <w:b w:val="0"/>
              <w:color w:val="auto"/>
              <w:kern w:val="2"/>
              <w:sz w:val="24"/>
              <w:lang w:eastAsia="zh-TW" w:bidi="ar-SA"/>
            </w:rPr>
          </w:pPr>
          <w:ins w:id="80" w:author="peng" w:date="2015-01-26T03:08:00Z">
            <w:r w:rsidRPr="00C779B0">
              <w:rPr>
                <w:rStyle w:val="af2"/>
              </w:rPr>
              <w:fldChar w:fldCharType="begin"/>
            </w:r>
            <w:r w:rsidRPr="00C779B0">
              <w:rPr>
                <w:rStyle w:val="af2"/>
              </w:rPr>
              <w:instrText xml:space="preserve"> </w:instrText>
            </w:r>
            <w:r>
              <w:instrText>HYPERLINK \l "_Toc410005062"</w:instrText>
            </w:r>
            <w:r w:rsidRPr="00C779B0">
              <w:rPr>
                <w:rStyle w:val="af2"/>
              </w:rPr>
              <w:instrText xml:space="preserve"> </w:instrText>
            </w:r>
            <w:r w:rsidRPr="00C779B0">
              <w:rPr>
                <w:rStyle w:val="af2"/>
              </w:rPr>
              <w:fldChar w:fldCharType="separate"/>
            </w:r>
            <w:r w:rsidRPr="00C779B0">
              <w:rPr>
                <w:rStyle w:val="af2"/>
              </w:rPr>
              <w:t>8</w:t>
            </w:r>
            <w:r>
              <w:rPr>
                <w:b w:val="0"/>
                <w:color w:val="auto"/>
                <w:kern w:val="2"/>
                <w:sz w:val="24"/>
                <w:lang w:eastAsia="zh-TW" w:bidi="ar-SA"/>
              </w:rPr>
              <w:tab/>
            </w:r>
            <w:r w:rsidRPr="00C779B0">
              <w:rPr>
                <w:rStyle w:val="af2"/>
              </w:rPr>
              <w:t>Package "RandomForest"</w:t>
            </w:r>
            <w:r>
              <w:rPr>
                <w:webHidden/>
              </w:rPr>
              <w:tab/>
            </w:r>
            <w:r>
              <w:rPr>
                <w:webHidden/>
              </w:rPr>
              <w:fldChar w:fldCharType="begin"/>
            </w:r>
            <w:r>
              <w:rPr>
                <w:webHidden/>
              </w:rPr>
              <w:instrText xml:space="preserve"> PAGEREF _Toc410005062 \h </w:instrText>
            </w:r>
          </w:ins>
          <w:r>
            <w:rPr>
              <w:webHidden/>
            </w:rPr>
          </w:r>
          <w:r>
            <w:rPr>
              <w:webHidden/>
            </w:rPr>
            <w:fldChar w:fldCharType="separate"/>
          </w:r>
          <w:ins w:id="81" w:author="peng" w:date="2015-01-26T03:23:00Z">
            <w:r w:rsidR="00EA58DD">
              <w:rPr>
                <w:webHidden/>
              </w:rPr>
              <w:t>26</w:t>
            </w:r>
          </w:ins>
          <w:ins w:id="82" w:author="peng" w:date="2015-01-26T03:08:00Z">
            <w:r>
              <w:rPr>
                <w:webHidden/>
              </w:rPr>
              <w:fldChar w:fldCharType="end"/>
            </w:r>
            <w:r w:rsidRPr="00C779B0">
              <w:rPr>
                <w:rStyle w:val="af2"/>
              </w:rPr>
              <w:fldChar w:fldCharType="end"/>
            </w:r>
          </w:ins>
        </w:p>
        <w:p w14:paraId="692AF0A7" w14:textId="77777777" w:rsidR="00513447" w:rsidRDefault="00513447">
          <w:pPr>
            <w:pStyle w:val="21"/>
            <w:rPr>
              <w:ins w:id="83" w:author="peng" w:date="2015-01-26T03:08:00Z"/>
              <w:kern w:val="2"/>
              <w:sz w:val="24"/>
              <w:lang w:eastAsia="zh-TW"/>
            </w:rPr>
          </w:pPr>
          <w:ins w:id="84" w:author="peng" w:date="2015-01-26T03:08:00Z">
            <w:r w:rsidRPr="00C779B0">
              <w:rPr>
                <w:rStyle w:val="af2"/>
              </w:rPr>
              <w:fldChar w:fldCharType="begin"/>
            </w:r>
            <w:r w:rsidRPr="00C779B0">
              <w:rPr>
                <w:rStyle w:val="af2"/>
              </w:rPr>
              <w:instrText xml:space="preserve"> </w:instrText>
            </w:r>
            <w:r>
              <w:instrText>HYPERLINK \l "_Toc410005063"</w:instrText>
            </w:r>
            <w:r w:rsidRPr="00C779B0">
              <w:rPr>
                <w:rStyle w:val="af2"/>
              </w:rPr>
              <w:instrText xml:space="preserve"> </w:instrText>
            </w:r>
            <w:r w:rsidRPr="00C779B0">
              <w:rPr>
                <w:rStyle w:val="af2"/>
              </w:rPr>
              <w:fldChar w:fldCharType="separate"/>
            </w:r>
            <w:r w:rsidRPr="00C779B0">
              <w:rPr>
                <w:rStyle w:val="af2"/>
                <w:lang w:bidi="en-US"/>
              </w:rPr>
              <w:t>8.1</w:t>
            </w:r>
            <w:r>
              <w:rPr>
                <w:kern w:val="2"/>
                <w:sz w:val="24"/>
                <w:lang w:eastAsia="zh-TW"/>
              </w:rPr>
              <w:tab/>
            </w:r>
            <w:r w:rsidRPr="00C779B0">
              <w:rPr>
                <w:rStyle w:val="af2"/>
                <w:lang w:bidi="en-US"/>
              </w:rPr>
              <w:t>Class "RandomForest"</w:t>
            </w:r>
            <w:r>
              <w:rPr>
                <w:webHidden/>
              </w:rPr>
              <w:tab/>
            </w:r>
            <w:r>
              <w:rPr>
                <w:webHidden/>
              </w:rPr>
              <w:fldChar w:fldCharType="begin"/>
            </w:r>
            <w:r>
              <w:rPr>
                <w:webHidden/>
              </w:rPr>
              <w:instrText xml:space="preserve"> PAGEREF _Toc410005063 \h </w:instrText>
            </w:r>
          </w:ins>
          <w:r>
            <w:rPr>
              <w:webHidden/>
            </w:rPr>
          </w:r>
          <w:r>
            <w:rPr>
              <w:webHidden/>
            </w:rPr>
            <w:fldChar w:fldCharType="separate"/>
          </w:r>
          <w:ins w:id="85" w:author="peng" w:date="2015-01-26T03:23:00Z">
            <w:r w:rsidR="00EA58DD">
              <w:rPr>
                <w:webHidden/>
              </w:rPr>
              <w:t>27</w:t>
            </w:r>
          </w:ins>
          <w:ins w:id="86" w:author="peng" w:date="2015-01-26T03:08:00Z">
            <w:r>
              <w:rPr>
                <w:webHidden/>
              </w:rPr>
              <w:fldChar w:fldCharType="end"/>
            </w:r>
            <w:r w:rsidRPr="00C779B0">
              <w:rPr>
                <w:rStyle w:val="af2"/>
              </w:rPr>
              <w:fldChar w:fldCharType="end"/>
            </w:r>
          </w:ins>
        </w:p>
        <w:p w14:paraId="2F5F18E6" w14:textId="77777777" w:rsidR="00513447" w:rsidRDefault="00513447">
          <w:pPr>
            <w:pStyle w:val="21"/>
            <w:rPr>
              <w:ins w:id="87" w:author="peng" w:date="2015-01-26T03:08:00Z"/>
              <w:kern w:val="2"/>
              <w:sz w:val="24"/>
              <w:lang w:eastAsia="zh-TW"/>
            </w:rPr>
          </w:pPr>
          <w:ins w:id="88" w:author="peng" w:date="2015-01-26T03:08:00Z">
            <w:r w:rsidRPr="00C779B0">
              <w:rPr>
                <w:rStyle w:val="af2"/>
              </w:rPr>
              <w:fldChar w:fldCharType="begin"/>
            </w:r>
            <w:r w:rsidRPr="00C779B0">
              <w:rPr>
                <w:rStyle w:val="af2"/>
              </w:rPr>
              <w:instrText xml:space="preserve"> </w:instrText>
            </w:r>
            <w:r>
              <w:instrText>HYPERLINK \l "_Toc410005064"</w:instrText>
            </w:r>
            <w:r w:rsidRPr="00C779B0">
              <w:rPr>
                <w:rStyle w:val="af2"/>
              </w:rPr>
              <w:instrText xml:space="preserve"> </w:instrText>
            </w:r>
            <w:r w:rsidRPr="00C779B0">
              <w:rPr>
                <w:rStyle w:val="af2"/>
              </w:rPr>
              <w:fldChar w:fldCharType="separate"/>
            </w:r>
            <w:r w:rsidRPr="00C779B0">
              <w:rPr>
                <w:rStyle w:val="af2"/>
                <w:lang w:bidi="en-US"/>
              </w:rPr>
              <w:t>8.2</w:t>
            </w:r>
            <w:r>
              <w:rPr>
                <w:kern w:val="2"/>
                <w:sz w:val="24"/>
                <w:lang w:eastAsia="zh-TW"/>
              </w:rPr>
              <w:tab/>
            </w:r>
            <w:r w:rsidRPr="00C779B0">
              <w:rPr>
                <w:rStyle w:val="af2"/>
                <w:lang w:bidi="en-US"/>
              </w:rPr>
              <w:t>Class "RandomForestLearner"</w:t>
            </w:r>
            <w:r>
              <w:rPr>
                <w:webHidden/>
              </w:rPr>
              <w:tab/>
            </w:r>
            <w:r>
              <w:rPr>
                <w:webHidden/>
              </w:rPr>
              <w:fldChar w:fldCharType="begin"/>
            </w:r>
            <w:r>
              <w:rPr>
                <w:webHidden/>
              </w:rPr>
              <w:instrText xml:space="preserve"> PAGEREF _Toc410005064 \h </w:instrText>
            </w:r>
          </w:ins>
          <w:r>
            <w:rPr>
              <w:webHidden/>
            </w:rPr>
          </w:r>
          <w:r>
            <w:rPr>
              <w:webHidden/>
            </w:rPr>
            <w:fldChar w:fldCharType="separate"/>
          </w:r>
          <w:ins w:id="89" w:author="peng" w:date="2015-01-26T03:23:00Z">
            <w:r w:rsidR="00EA58DD">
              <w:rPr>
                <w:webHidden/>
              </w:rPr>
              <w:t>29</w:t>
            </w:r>
          </w:ins>
          <w:ins w:id="90" w:author="peng" w:date="2015-01-26T03:08:00Z">
            <w:r>
              <w:rPr>
                <w:webHidden/>
              </w:rPr>
              <w:fldChar w:fldCharType="end"/>
            </w:r>
            <w:r w:rsidRPr="00C779B0">
              <w:rPr>
                <w:rStyle w:val="af2"/>
              </w:rPr>
              <w:fldChar w:fldCharType="end"/>
            </w:r>
          </w:ins>
        </w:p>
        <w:p w14:paraId="6E4B0E69" w14:textId="77777777" w:rsidR="00513447" w:rsidRDefault="00513447">
          <w:pPr>
            <w:pStyle w:val="21"/>
            <w:rPr>
              <w:ins w:id="91" w:author="peng" w:date="2015-01-26T03:08:00Z"/>
              <w:kern w:val="2"/>
              <w:sz w:val="24"/>
              <w:lang w:eastAsia="zh-TW"/>
            </w:rPr>
          </w:pPr>
          <w:ins w:id="92" w:author="peng" w:date="2015-01-26T03:08:00Z">
            <w:r w:rsidRPr="00C779B0">
              <w:rPr>
                <w:rStyle w:val="af2"/>
              </w:rPr>
              <w:fldChar w:fldCharType="begin"/>
            </w:r>
            <w:r w:rsidRPr="00C779B0">
              <w:rPr>
                <w:rStyle w:val="af2"/>
              </w:rPr>
              <w:instrText xml:space="preserve"> </w:instrText>
            </w:r>
            <w:r>
              <w:instrText>HYPERLINK \l "_Toc410005065"</w:instrText>
            </w:r>
            <w:r w:rsidRPr="00C779B0">
              <w:rPr>
                <w:rStyle w:val="af2"/>
              </w:rPr>
              <w:instrText xml:space="preserve"> </w:instrText>
            </w:r>
            <w:r w:rsidRPr="00C779B0">
              <w:rPr>
                <w:rStyle w:val="af2"/>
              </w:rPr>
              <w:fldChar w:fldCharType="separate"/>
            </w:r>
            <w:r w:rsidRPr="00C779B0">
              <w:rPr>
                <w:rStyle w:val="af2"/>
                <w:lang w:bidi="en-US"/>
              </w:rPr>
              <w:t>8.3</w:t>
            </w:r>
            <w:r>
              <w:rPr>
                <w:kern w:val="2"/>
                <w:sz w:val="24"/>
                <w:lang w:eastAsia="zh-TW"/>
              </w:rPr>
              <w:tab/>
            </w:r>
            <w:r w:rsidRPr="00C779B0">
              <w:rPr>
                <w:rStyle w:val="af2"/>
                <w:lang w:bidi="en-US"/>
              </w:rPr>
              <w:t>Class "MainRun"</w:t>
            </w:r>
            <w:r>
              <w:rPr>
                <w:webHidden/>
              </w:rPr>
              <w:tab/>
            </w:r>
            <w:r>
              <w:rPr>
                <w:webHidden/>
              </w:rPr>
              <w:fldChar w:fldCharType="begin"/>
            </w:r>
            <w:r>
              <w:rPr>
                <w:webHidden/>
              </w:rPr>
              <w:instrText xml:space="preserve"> PAGEREF _Toc410005065 \h </w:instrText>
            </w:r>
          </w:ins>
          <w:r>
            <w:rPr>
              <w:webHidden/>
            </w:rPr>
          </w:r>
          <w:r>
            <w:rPr>
              <w:webHidden/>
            </w:rPr>
            <w:fldChar w:fldCharType="separate"/>
          </w:r>
          <w:ins w:id="93" w:author="peng" w:date="2015-01-26T03:23:00Z">
            <w:r w:rsidR="00EA58DD">
              <w:rPr>
                <w:webHidden/>
              </w:rPr>
              <w:t>32</w:t>
            </w:r>
          </w:ins>
          <w:ins w:id="94" w:author="peng" w:date="2015-01-26T03:08:00Z">
            <w:r>
              <w:rPr>
                <w:webHidden/>
              </w:rPr>
              <w:fldChar w:fldCharType="end"/>
            </w:r>
            <w:r w:rsidRPr="00C779B0">
              <w:rPr>
                <w:rStyle w:val="af2"/>
              </w:rPr>
              <w:fldChar w:fldCharType="end"/>
            </w:r>
          </w:ins>
        </w:p>
        <w:p w14:paraId="5074D0B3" w14:textId="77777777" w:rsidR="00513447" w:rsidRDefault="00513447">
          <w:pPr>
            <w:pStyle w:val="11"/>
            <w:rPr>
              <w:ins w:id="95" w:author="peng" w:date="2015-01-26T03:08:00Z"/>
              <w:b w:val="0"/>
              <w:color w:val="auto"/>
              <w:kern w:val="2"/>
              <w:sz w:val="24"/>
              <w:lang w:eastAsia="zh-TW" w:bidi="ar-SA"/>
            </w:rPr>
          </w:pPr>
          <w:ins w:id="96" w:author="peng" w:date="2015-01-26T03:08:00Z">
            <w:r w:rsidRPr="00C779B0">
              <w:rPr>
                <w:rStyle w:val="af2"/>
              </w:rPr>
              <w:fldChar w:fldCharType="begin"/>
            </w:r>
            <w:r w:rsidRPr="00C779B0">
              <w:rPr>
                <w:rStyle w:val="af2"/>
              </w:rPr>
              <w:instrText xml:space="preserve"> </w:instrText>
            </w:r>
            <w:r>
              <w:instrText>HYPERLINK \l "_Toc410005066"</w:instrText>
            </w:r>
            <w:r w:rsidRPr="00C779B0">
              <w:rPr>
                <w:rStyle w:val="af2"/>
              </w:rPr>
              <w:instrText xml:space="preserve"> </w:instrText>
            </w:r>
            <w:r w:rsidRPr="00C779B0">
              <w:rPr>
                <w:rStyle w:val="af2"/>
              </w:rPr>
              <w:fldChar w:fldCharType="separate"/>
            </w:r>
            <w:r w:rsidRPr="00C779B0">
              <w:rPr>
                <w:rStyle w:val="af2"/>
              </w:rPr>
              <w:t>9</w:t>
            </w:r>
            <w:r>
              <w:rPr>
                <w:b w:val="0"/>
                <w:color w:val="auto"/>
                <w:kern w:val="2"/>
                <w:sz w:val="24"/>
                <w:lang w:eastAsia="zh-TW" w:bidi="ar-SA"/>
              </w:rPr>
              <w:tab/>
            </w:r>
            <w:r w:rsidRPr="00C779B0">
              <w:rPr>
                <w:rStyle w:val="af2"/>
              </w:rPr>
              <w:t>Package "NotifyingThread"</w:t>
            </w:r>
            <w:r>
              <w:rPr>
                <w:webHidden/>
              </w:rPr>
              <w:tab/>
            </w:r>
            <w:r>
              <w:rPr>
                <w:webHidden/>
              </w:rPr>
              <w:fldChar w:fldCharType="begin"/>
            </w:r>
            <w:r>
              <w:rPr>
                <w:webHidden/>
              </w:rPr>
              <w:instrText xml:space="preserve"> PAGEREF _Toc410005066 \h </w:instrText>
            </w:r>
          </w:ins>
          <w:r>
            <w:rPr>
              <w:webHidden/>
            </w:rPr>
          </w:r>
          <w:r>
            <w:rPr>
              <w:webHidden/>
            </w:rPr>
            <w:fldChar w:fldCharType="separate"/>
          </w:r>
          <w:ins w:id="97" w:author="peng" w:date="2015-01-26T03:23:00Z">
            <w:r w:rsidR="00EA58DD">
              <w:rPr>
                <w:webHidden/>
              </w:rPr>
              <w:t>33</w:t>
            </w:r>
          </w:ins>
          <w:ins w:id="98" w:author="peng" w:date="2015-01-26T03:08:00Z">
            <w:r>
              <w:rPr>
                <w:webHidden/>
              </w:rPr>
              <w:fldChar w:fldCharType="end"/>
            </w:r>
            <w:r w:rsidRPr="00C779B0">
              <w:rPr>
                <w:rStyle w:val="af2"/>
              </w:rPr>
              <w:fldChar w:fldCharType="end"/>
            </w:r>
          </w:ins>
        </w:p>
        <w:p w14:paraId="2C7734ED" w14:textId="77777777" w:rsidR="00513447" w:rsidRDefault="00513447">
          <w:pPr>
            <w:pStyle w:val="21"/>
            <w:rPr>
              <w:ins w:id="99" w:author="peng" w:date="2015-01-26T03:08:00Z"/>
              <w:kern w:val="2"/>
              <w:sz w:val="24"/>
              <w:lang w:eastAsia="zh-TW"/>
            </w:rPr>
          </w:pPr>
          <w:ins w:id="100" w:author="peng" w:date="2015-01-26T03:08:00Z">
            <w:r w:rsidRPr="00C779B0">
              <w:rPr>
                <w:rStyle w:val="af2"/>
              </w:rPr>
              <w:fldChar w:fldCharType="begin"/>
            </w:r>
            <w:r w:rsidRPr="00C779B0">
              <w:rPr>
                <w:rStyle w:val="af2"/>
              </w:rPr>
              <w:instrText xml:space="preserve"> </w:instrText>
            </w:r>
            <w:r>
              <w:instrText>HYPERLINK \l "_Toc410005067"</w:instrText>
            </w:r>
            <w:r w:rsidRPr="00C779B0">
              <w:rPr>
                <w:rStyle w:val="af2"/>
              </w:rPr>
              <w:instrText xml:space="preserve"> </w:instrText>
            </w:r>
            <w:r w:rsidRPr="00C779B0">
              <w:rPr>
                <w:rStyle w:val="af2"/>
              </w:rPr>
              <w:fldChar w:fldCharType="separate"/>
            </w:r>
            <w:r w:rsidRPr="00C779B0">
              <w:rPr>
                <w:rStyle w:val="af2"/>
                <w:lang w:bidi="en-US"/>
              </w:rPr>
              <w:t>9.1</w:t>
            </w:r>
            <w:r>
              <w:rPr>
                <w:kern w:val="2"/>
                <w:sz w:val="24"/>
                <w:lang w:eastAsia="zh-TW"/>
              </w:rPr>
              <w:tab/>
            </w:r>
            <w:r w:rsidRPr="00C779B0">
              <w:rPr>
                <w:rStyle w:val="af2"/>
                <w:lang w:bidi="en-US"/>
              </w:rPr>
              <w:t>Interface "ThreadCompleteListener"</w:t>
            </w:r>
            <w:r>
              <w:rPr>
                <w:webHidden/>
              </w:rPr>
              <w:tab/>
            </w:r>
            <w:r>
              <w:rPr>
                <w:webHidden/>
              </w:rPr>
              <w:fldChar w:fldCharType="begin"/>
            </w:r>
            <w:r>
              <w:rPr>
                <w:webHidden/>
              </w:rPr>
              <w:instrText xml:space="preserve"> PAGEREF _Toc410005067 \h </w:instrText>
            </w:r>
          </w:ins>
          <w:r>
            <w:rPr>
              <w:webHidden/>
            </w:rPr>
          </w:r>
          <w:r>
            <w:rPr>
              <w:webHidden/>
            </w:rPr>
            <w:fldChar w:fldCharType="separate"/>
          </w:r>
          <w:ins w:id="101" w:author="peng" w:date="2015-01-26T03:23:00Z">
            <w:r w:rsidR="00EA58DD">
              <w:rPr>
                <w:webHidden/>
              </w:rPr>
              <w:t>34</w:t>
            </w:r>
          </w:ins>
          <w:ins w:id="102" w:author="peng" w:date="2015-01-26T03:08:00Z">
            <w:r>
              <w:rPr>
                <w:webHidden/>
              </w:rPr>
              <w:fldChar w:fldCharType="end"/>
            </w:r>
            <w:r w:rsidRPr="00C779B0">
              <w:rPr>
                <w:rStyle w:val="af2"/>
              </w:rPr>
              <w:fldChar w:fldCharType="end"/>
            </w:r>
          </w:ins>
        </w:p>
        <w:p w14:paraId="74363007" w14:textId="77777777" w:rsidR="00513447" w:rsidRDefault="00513447">
          <w:pPr>
            <w:pStyle w:val="21"/>
            <w:rPr>
              <w:ins w:id="103" w:author="peng" w:date="2015-01-26T03:08:00Z"/>
              <w:kern w:val="2"/>
              <w:sz w:val="24"/>
              <w:lang w:eastAsia="zh-TW"/>
            </w:rPr>
          </w:pPr>
          <w:ins w:id="104" w:author="peng" w:date="2015-01-26T03:08:00Z">
            <w:r w:rsidRPr="00C779B0">
              <w:rPr>
                <w:rStyle w:val="af2"/>
              </w:rPr>
              <w:fldChar w:fldCharType="begin"/>
            </w:r>
            <w:r w:rsidRPr="00C779B0">
              <w:rPr>
                <w:rStyle w:val="af2"/>
              </w:rPr>
              <w:instrText xml:space="preserve"> </w:instrText>
            </w:r>
            <w:r>
              <w:instrText>HYPERLINK \l "_Toc410005068"</w:instrText>
            </w:r>
            <w:r w:rsidRPr="00C779B0">
              <w:rPr>
                <w:rStyle w:val="af2"/>
              </w:rPr>
              <w:instrText xml:space="preserve"> </w:instrText>
            </w:r>
            <w:r w:rsidRPr="00C779B0">
              <w:rPr>
                <w:rStyle w:val="af2"/>
              </w:rPr>
              <w:fldChar w:fldCharType="separate"/>
            </w:r>
            <w:r w:rsidRPr="00C779B0">
              <w:rPr>
                <w:rStyle w:val="af2"/>
                <w:lang w:bidi="en-US"/>
              </w:rPr>
              <w:t>9.2</w:t>
            </w:r>
            <w:r>
              <w:rPr>
                <w:kern w:val="2"/>
                <w:sz w:val="24"/>
                <w:lang w:eastAsia="zh-TW"/>
              </w:rPr>
              <w:tab/>
            </w:r>
            <w:r w:rsidRPr="00C779B0">
              <w:rPr>
                <w:rStyle w:val="af2"/>
                <w:lang w:bidi="en-US"/>
              </w:rPr>
              <w:t>Class "NotifyingThread"</w:t>
            </w:r>
            <w:r>
              <w:rPr>
                <w:webHidden/>
              </w:rPr>
              <w:tab/>
            </w:r>
            <w:r>
              <w:rPr>
                <w:webHidden/>
              </w:rPr>
              <w:fldChar w:fldCharType="begin"/>
            </w:r>
            <w:r>
              <w:rPr>
                <w:webHidden/>
              </w:rPr>
              <w:instrText xml:space="preserve"> PAGEREF _Toc410005068 \h </w:instrText>
            </w:r>
          </w:ins>
          <w:r>
            <w:rPr>
              <w:webHidden/>
            </w:rPr>
          </w:r>
          <w:r>
            <w:rPr>
              <w:webHidden/>
            </w:rPr>
            <w:fldChar w:fldCharType="separate"/>
          </w:r>
          <w:ins w:id="105" w:author="peng" w:date="2015-01-26T03:23:00Z">
            <w:r w:rsidR="00EA58DD">
              <w:rPr>
                <w:webHidden/>
              </w:rPr>
              <w:t>35</w:t>
            </w:r>
          </w:ins>
          <w:ins w:id="106" w:author="peng" w:date="2015-01-26T03:08:00Z">
            <w:r>
              <w:rPr>
                <w:webHidden/>
              </w:rPr>
              <w:fldChar w:fldCharType="end"/>
            </w:r>
            <w:r w:rsidRPr="00C779B0">
              <w:rPr>
                <w:rStyle w:val="af2"/>
              </w:rPr>
              <w:fldChar w:fldCharType="end"/>
            </w:r>
          </w:ins>
        </w:p>
        <w:p w14:paraId="5DDD64C4" w14:textId="77777777" w:rsidR="00513447" w:rsidRDefault="00513447">
          <w:pPr>
            <w:pStyle w:val="11"/>
            <w:rPr>
              <w:ins w:id="107" w:author="peng" w:date="2015-01-26T03:08:00Z"/>
              <w:b w:val="0"/>
              <w:color w:val="auto"/>
              <w:kern w:val="2"/>
              <w:sz w:val="24"/>
              <w:lang w:eastAsia="zh-TW" w:bidi="ar-SA"/>
            </w:rPr>
          </w:pPr>
          <w:ins w:id="108" w:author="peng" w:date="2015-01-26T03:08:00Z">
            <w:r w:rsidRPr="00C779B0">
              <w:rPr>
                <w:rStyle w:val="af2"/>
              </w:rPr>
              <w:fldChar w:fldCharType="begin"/>
            </w:r>
            <w:r w:rsidRPr="00C779B0">
              <w:rPr>
                <w:rStyle w:val="af2"/>
              </w:rPr>
              <w:instrText xml:space="preserve"> </w:instrText>
            </w:r>
            <w:r>
              <w:instrText>HYPERLINK \l "_Toc410005069"</w:instrText>
            </w:r>
            <w:r w:rsidRPr="00C779B0">
              <w:rPr>
                <w:rStyle w:val="af2"/>
              </w:rPr>
              <w:instrText xml:space="preserve"> </w:instrText>
            </w:r>
            <w:r w:rsidRPr="00C779B0">
              <w:rPr>
                <w:rStyle w:val="af2"/>
              </w:rPr>
              <w:fldChar w:fldCharType="separate"/>
            </w:r>
            <w:r w:rsidRPr="00C779B0">
              <w:rPr>
                <w:rStyle w:val="af2"/>
              </w:rPr>
              <w:t>10</w:t>
            </w:r>
            <w:r>
              <w:rPr>
                <w:b w:val="0"/>
                <w:color w:val="auto"/>
                <w:kern w:val="2"/>
                <w:sz w:val="24"/>
                <w:lang w:eastAsia="zh-TW" w:bidi="ar-SA"/>
              </w:rPr>
              <w:tab/>
            </w:r>
            <w:r w:rsidRPr="00C779B0">
              <w:rPr>
                <w:rStyle w:val="af2"/>
              </w:rPr>
              <w:t>Package "Utils"</w:t>
            </w:r>
            <w:r>
              <w:rPr>
                <w:webHidden/>
              </w:rPr>
              <w:tab/>
            </w:r>
            <w:r>
              <w:rPr>
                <w:webHidden/>
              </w:rPr>
              <w:fldChar w:fldCharType="begin"/>
            </w:r>
            <w:r>
              <w:rPr>
                <w:webHidden/>
              </w:rPr>
              <w:instrText xml:space="preserve"> PAGEREF _Toc410005069 \h </w:instrText>
            </w:r>
          </w:ins>
          <w:r>
            <w:rPr>
              <w:webHidden/>
            </w:rPr>
          </w:r>
          <w:r>
            <w:rPr>
              <w:webHidden/>
            </w:rPr>
            <w:fldChar w:fldCharType="separate"/>
          </w:r>
          <w:ins w:id="109" w:author="peng" w:date="2015-01-26T03:23:00Z">
            <w:r w:rsidR="00EA58DD">
              <w:rPr>
                <w:webHidden/>
              </w:rPr>
              <w:t>52</w:t>
            </w:r>
          </w:ins>
          <w:ins w:id="110" w:author="peng" w:date="2015-01-26T03:08:00Z">
            <w:r>
              <w:rPr>
                <w:webHidden/>
              </w:rPr>
              <w:fldChar w:fldCharType="end"/>
            </w:r>
            <w:r w:rsidRPr="00C779B0">
              <w:rPr>
                <w:rStyle w:val="af2"/>
              </w:rPr>
              <w:fldChar w:fldCharType="end"/>
            </w:r>
          </w:ins>
        </w:p>
        <w:p w14:paraId="116FA685" w14:textId="77777777" w:rsidR="00513447" w:rsidRDefault="00513447">
          <w:pPr>
            <w:pStyle w:val="21"/>
            <w:rPr>
              <w:ins w:id="111" w:author="peng" w:date="2015-01-26T03:08:00Z"/>
              <w:kern w:val="2"/>
              <w:sz w:val="24"/>
              <w:lang w:eastAsia="zh-TW"/>
            </w:rPr>
          </w:pPr>
          <w:ins w:id="112" w:author="peng" w:date="2015-01-26T03:08:00Z">
            <w:r w:rsidRPr="00C779B0">
              <w:rPr>
                <w:rStyle w:val="af2"/>
              </w:rPr>
              <w:fldChar w:fldCharType="begin"/>
            </w:r>
            <w:r w:rsidRPr="00C779B0">
              <w:rPr>
                <w:rStyle w:val="af2"/>
              </w:rPr>
              <w:instrText xml:space="preserve"> </w:instrText>
            </w:r>
            <w:r>
              <w:instrText>HYPERLINK \l "_Toc410005070"</w:instrText>
            </w:r>
            <w:r w:rsidRPr="00C779B0">
              <w:rPr>
                <w:rStyle w:val="af2"/>
              </w:rPr>
              <w:instrText xml:space="preserve"> </w:instrText>
            </w:r>
            <w:r w:rsidRPr="00C779B0">
              <w:rPr>
                <w:rStyle w:val="af2"/>
              </w:rPr>
              <w:fldChar w:fldCharType="separate"/>
            </w:r>
            <w:r w:rsidRPr="00C779B0">
              <w:rPr>
                <w:rStyle w:val="af2"/>
                <w:lang w:bidi="en-US"/>
              </w:rPr>
              <w:t>10.1</w:t>
            </w:r>
            <w:r>
              <w:rPr>
                <w:kern w:val="2"/>
                <w:sz w:val="24"/>
                <w:lang w:eastAsia="zh-TW"/>
              </w:rPr>
              <w:tab/>
            </w:r>
            <w:r w:rsidRPr="00C779B0">
              <w:rPr>
                <w:rStyle w:val="af2"/>
                <w:lang w:bidi="en-US"/>
              </w:rPr>
              <w:t>Class "ExtDataParser"</w:t>
            </w:r>
            <w:r>
              <w:rPr>
                <w:webHidden/>
              </w:rPr>
              <w:tab/>
            </w:r>
            <w:r>
              <w:rPr>
                <w:webHidden/>
              </w:rPr>
              <w:fldChar w:fldCharType="begin"/>
            </w:r>
            <w:r>
              <w:rPr>
                <w:webHidden/>
              </w:rPr>
              <w:instrText xml:space="preserve"> PAGEREF _Toc410005070 \h </w:instrText>
            </w:r>
          </w:ins>
          <w:r>
            <w:rPr>
              <w:webHidden/>
            </w:rPr>
          </w:r>
          <w:r>
            <w:rPr>
              <w:webHidden/>
            </w:rPr>
            <w:fldChar w:fldCharType="separate"/>
          </w:r>
          <w:ins w:id="113" w:author="peng" w:date="2015-01-26T03:23:00Z">
            <w:r w:rsidR="00EA58DD">
              <w:rPr>
                <w:webHidden/>
              </w:rPr>
              <w:t>53</w:t>
            </w:r>
          </w:ins>
          <w:ins w:id="114" w:author="peng" w:date="2015-01-26T03:08:00Z">
            <w:r>
              <w:rPr>
                <w:webHidden/>
              </w:rPr>
              <w:fldChar w:fldCharType="end"/>
            </w:r>
            <w:r w:rsidRPr="00C779B0">
              <w:rPr>
                <w:rStyle w:val="af2"/>
              </w:rPr>
              <w:fldChar w:fldCharType="end"/>
            </w:r>
          </w:ins>
        </w:p>
        <w:p w14:paraId="035404B3" w14:textId="77777777" w:rsidR="00513447" w:rsidRDefault="00513447">
          <w:pPr>
            <w:pStyle w:val="21"/>
            <w:rPr>
              <w:ins w:id="115" w:author="peng" w:date="2015-01-26T03:08:00Z"/>
              <w:kern w:val="2"/>
              <w:sz w:val="24"/>
              <w:lang w:eastAsia="zh-TW"/>
            </w:rPr>
          </w:pPr>
          <w:ins w:id="116" w:author="peng" w:date="2015-01-26T03:08:00Z">
            <w:r w:rsidRPr="00C779B0">
              <w:rPr>
                <w:rStyle w:val="af2"/>
              </w:rPr>
              <w:fldChar w:fldCharType="begin"/>
            </w:r>
            <w:r w:rsidRPr="00C779B0">
              <w:rPr>
                <w:rStyle w:val="af2"/>
              </w:rPr>
              <w:instrText xml:space="preserve"> </w:instrText>
            </w:r>
            <w:r>
              <w:instrText>HYPERLINK \l "_Toc410005071"</w:instrText>
            </w:r>
            <w:r w:rsidRPr="00C779B0">
              <w:rPr>
                <w:rStyle w:val="af2"/>
              </w:rPr>
              <w:instrText xml:space="preserve"> </w:instrText>
            </w:r>
            <w:r w:rsidRPr="00C779B0">
              <w:rPr>
                <w:rStyle w:val="af2"/>
              </w:rPr>
              <w:fldChar w:fldCharType="separate"/>
            </w:r>
            <w:r w:rsidRPr="00C779B0">
              <w:rPr>
                <w:rStyle w:val="af2"/>
                <w:lang w:bidi="en-US"/>
              </w:rPr>
              <w:t>10.2</w:t>
            </w:r>
            <w:r>
              <w:rPr>
                <w:kern w:val="2"/>
                <w:sz w:val="24"/>
                <w:lang w:eastAsia="zh-TW"/>
              </w:rPr>
              <w:tab/>
            </w:r>
            <w:r w:rsidRPr="00C779B0">
              <w:rPr>
                <w:rStyle w:val="af2"/>
                <w:lang w:bidi="en-US"/>
              </w:rPr>
              <w:t>Class "Helper"</w:t>
            </w:r>
            <w:r>
              <w:rPr>
                <w:webHidden/>
              </w:rPr>
              <w:tab/>
            </w:r>
            <w:r>
              <w:rPr>
                <w:webHidden/>
              </w:rPr>
              <w:fldChar w:fldCharType="begin"/>
            </w:r>
            <w:r>
              <w:rPr>
                <w:webHidden/>
              </w:rPr>
              <w:instrText xml:space="preserve"> PAGEREF _Toc410005071 \h </w:instrText>
            </w:r>
          </w:ins>
          <w:r>
            <w:rPr>
              <w:webHidden/>
            </w:rPr>
          </w:r>
          <w:r>
            <w:rPr>
              <w:webHidden/>
            </w:rPr>
            <w:fldChar w:fldCharType="separate"/>
          </w:r>
          <w:ins w:id="117" w:author="peng" w:date="2015-01-26T03:23:00Z">
            <w:r w:rsidR="00EA58DD">
              <w:rPr>
                <w:webHidden/>
              </w:rPr>
              <w:t>54</w:t>
            </w:r>
          </w:ins>
          <w:ins w:id="118" w:author="peng" w:date="2015-01-26T03:08:00Z">
            <w:r>
              <w:rPr>
                <w:webHidden/>
              </w:rPr>
              <w:fldChar w:fldCharType="end"/>
            </w:r>
            <w:r w:rsidRPr="00C779B0">
              <w:rPr>
                <w:rStyle w:val="af2"/>
              </w:rPr>
              <w:fldChar w:fldCharType="end"/>
            </w:r>
          </w:ins>
        </w:p>
        <w:p w14:paraId="49450C56" w14:textId="77777777" w:rsidR="00513447" w:rsidRDefault="00513447">
          <w:pPr>
            <w:pStyle w:val="21"/>
            <w:rPr>
              <w:ins w:id="119" w:author="peng" w:date="2015-01-26T03:08:00Z"/>
              <w:kern w:val="2"/>
              <w:sz w:val="24"/>
              <w:lang w:eastAsia="zh-TW"/>
            </w:rPr>
          </w:pPr>
          <w:ins w:id="120" w:author="peng" w:date="2015-01-26T03:08:00Z">
            <w:r w:rsidRPr="00C779B0">
              <w:rPr>
                <w:rStyle w:val="af2"/>
              </w:rPr>
              <w:fldChar w:fldCharType="begin"/>
            </w:r>
            <w:r w:rsidRPr="00C779B0">
              <w:rPr>
                <w:rStyle w:val="af2"/>
              </w:rPr>
              <w:instrText xml:space="preserve"> </w:instrText>
            </w:r>
            <w:r>
              <w:instrText>HYPERLINK \l "_Toc410005072"</w:instrText>
            </w:r>
            <w:r w:rsidRPr="00C779B0">
              <w:rPr>
                <w:rStyle w:val="af2"/>
              </w:rPr>
              <w:instrText xml:space="preserve"> </w:instrText>
            </w:r>
            <w:r w:rsidRPr="00C779B0">
              <w:rPr>
                <w:rStyle w:val="af2"/>
              </w:rPr>
              <w:fldChar w:fldCharType="separate"/>
            </w:r>
            <w:r w:rsidRPr="00C779B0">
              <w:rPr>
                <w:rStyle w:val="af2"/>
                <w:lang w:bidi="en-US"/>
              </w:rPr>
              <w:t>10.3</w:t>
            </w:r>
            <w:r>
              <w:rPr>
                <w:kern w:val="2"/>
                <w:sz w:val="24"/>
                <w:lang w:eastAsia="zh-TW"/>
              </w:rPr>
              <w:tab/>
            </w:r>
            <w:r w:rsidRPr="00C779B0">
              <w:rPr>
                <w:rStyle w:val="af2"/>
                <w:lang w:bidi="en-US"/>
              </w:rPr>
              <w:t>Class "DataVector"</w:t>
            </w:r>
            <w:r>
              <w:rPr>
                <w:webHidden/>
              </w:rPr>
              <w:tab/>
            </w:r>
            <w:r>
              <w:rPr>
                <w:webHidden/>
              </w:rPr>
              <w:fldChar w:fldCharType="begin"/>
            </w:r>
            <w:r>
              <w:rPr>
                <w:webHidden/>
              </w:rPr>
              <w:instrText xml:space="preserve"> PAGEREF _Toc410005072 \h </w:instrText>
            </w:r>
          </w:ins>
          <w:r>
            <w:rPr>
              <w:webHidden/>
            </w:rPr>
          </w:r>
          <w:r>
            <w:rPr>
              <w:webHidden/>
            </w:rPr>
            <w:fldChar w:fldCharType="separate"/>
          </w:r>
          <w:ins w:id="121" w:author="peng" w:date="2015-01-26T03:23:00Z">
            <w:r w:rsidR="00EA58DD">
              <w:rPr>
                <w:webHidden/>
              </w:rPr>
              <w:t>55</w:t>
            </w:r>
          </w:ins>
          <w:ins w:id="122" w:author="peng" w:date="2015-01-26T03:08:00Z">
            <w:r>
              <w:rPr>
                <w:webHidden/>
              </w:rPr>
              <w:fldChar w:fldCharType="end"/>
            </w:r>
            <w:r w:rsidRPr="00C779B0">
              <w:rPr>
                <w:rStyle w:val="af2"/>
              </w:rPr>
              <w:fldChar w:fldCharType="end"/>
            </w:r>
          </w:ins>
        </w:p>
        <w:p w14:paraId="57BDF1E1" w14:textId="77777777" w:rsidR="00822026" w:rsidDel="00BF2D15" w:rsidRDefault="00822026">
          <w:pPr>
            <w:pStyle w:val="11"/>
            <w:rPr>
              <w:del w:id="123" w:author="peng" w:date="2015-01-22T13:57:00Z"/>
              <w:b w:val="0"/>
              <w:color w:val="auto"/>
              <w:kern w:val="2"/>
              <w:sz w:val="24"/>
              <w:lang w:eastAsia="zh-TW" w:bidi="ar-SA"/>
            </w:rPr>
          </w:pPr>
          <w:del w:id="124" w:author="peng" w:date="2015-01-22T13:57:00Z">
            <w:r w:rsidRPr="00BF2D15" w:rsidDel="00BF2D15">
              <w:rPr>
                <w:rPrChange w:id="125" w:author="peng" w:date="2015-01-22T13:57:00Z">
                  <w:rPr>
                    <w:rStyle w:val="af2"/>
                  </w:rPr>
                </w:rPrChange>
              </w:rPr>
              <w:delText>1</w:delText>
            </w:r>
            <w:r w:rsidDel="00BF2D15">
              <w:rPr>
                <w:b w:val="0"/>
                <w:color w:val="auto"/>
                <w:kern w:val="2"/>
                <w:sz w:val="24"/>
                <w:lang w:eastAsia="zh-TW" w:bidi="ar-SA"/>
              </w:rPr>
              <w:tab/>
            </w:r>
            <w:r w:rsidRPr="00BF2D15" w:rsidDel="00BF2D15">
              <w:rPr>
                <w:rPrChange w:id="126" w:author="peng" w:date="2015-01-22T13:57:00Z">
                  <w:rPr>
                    <w:rStyle w:val="af2"/>
                  </w:rPr>
                </w:rPrChange>
              </w:rPr>
              <w:delText>Introduction</w:delText>
            </w:r>
            <w:r w:rsidDel="00BF2D15">
              <w:rPr>
                <w:webHidden/>
              </w:rPr>
              <w:tab/>
            </w:r>
            <w:r w:rsidR="003455EF" w:rsidDel="00BF2D15">
              <w:rPr>
                <w:webHidden/>
              </w:rPr>
              <w:delText>3</w:delText>
            </w:r>
          </w:del>
        </w:p>
        <w:p w14:paraId="2CF53342" w14:textId="77777777" w:rsidR="00822026" w:rsidDel="00BF2D15" w:rsidRDefault="00822026">
          <w:pPr>
            <w:pStyle w:val="11"/>
            <w:rPr>
              <w:del w:id="127" w:author="peng" w:date="2015-01-22T13:57:00Z"/>
              <w:b w:val="0"/>
              <w:color w:val="auto"/>
              <w:kern w:val="2"/>
              <w:sz w:val="24"/>
              <w:lang w:eastAsia="zh-TW" w:bidi="ar-SA"/>
            </w:rPr>
          </w:pPr>
          <w:del w:id="128" w:author="peng" w:date="2015-01-22T13:57:00Z">
            <w:r w:rsidRPr="00BF2D15" w:rsidDel="00BF2D15">
              <w:rPr>
                <w:rPrChange w:id="129" w:author="peng" w:date="2015-01-22T13:57:00Z">
                  <w:rPr>
                    <w:rStyle w:val="af2"/>
                  </w:rPr>
                </w:rPrChange>
              </w:rPr>
              <w:delText>2</w:delText>
            </w:r>
            <w:r w:rsidDel="00BF2D15">
              <w:rPr>
                <w:b w:val="0"/>
                <w:color w:val="auto"/>
                <w:kern w:val="2"/>
                <w:sz w:val="24"/>
                <w:lang w:eastAsia="zh-TW" w:bidi="ar-SA"/>
              </w:rPr>
              <w:tab/>
            </w:r>
            <w:r w:rsidRPr="00BF2D15" w:rsidDel="00BF2D15">
              <w:rPr>
                <w:rPrChange w:id="130" w:author="peng" w:date="2015-01-22T13:57:00Z">
                  <w:rPr>
                    <w:rStyle w:val="af2"/>
                  </w:rPr>
                </w:rPrChange>
              </w:rPr>
              <w:delText>Dictionnaire</w:delText>
            </w:r>
            <w:r w:rsidDel="00BF2D15">
              <w:rPr>
                <w:webHidden/>
              </w:rPr>
              <w:tab/>
            </w:r>
            <w:r w:rsidR="003455EF" w:rsidDel="00BF2D15">
              <w:rPr>
                <w:webHidden/>
              </w:rPr>
              <w:delText>4</w:delText>
            </w:r>
          </w:del>
        </w:p>
        <w:p w14:paraId="55BC41BE" w14:textId="77777777" w:rsidR="00822026" w:rsidDel="00BF2D15" w:rsidRDefault="00822026">
          <w:pPr>
            <w:pStyle w:val="21"/>
            <w:rPr>
              <w:del w:id="131" w:author="peng" w:date="2015-01-22T13:57:00Z"/>
              <w:kern w:val="2"/>
              <w:sz w:val="24"/>
              <w:lang w:eastAsia="zh-TW"/>
            </w:rPr>
          </w:pPr>
          <w:del w:id="132" w:author="peng" w:date="2015-01-22T13:57:00Z">
            <w:r w:rsidRPr="00BF2D15" w:rsidDel="00BF2D15">
              <w:rPr>
                <w:rPrChange w:id="133" w:author="peng" w:date="2015-01-22T13:57:00Z">
                  <w:rPr>
                    <w:rStyle w:val="af2"/>
                    <w:lang w:bidi="en-US"/>
                  </w:rPr>
                </w:rPrChange>
              </w:rPr>
              <w:delText>2.1</w:delText>
            </w:r>
            <w:r w:rsidDel="00BF2D15">
              <w:rPr>
                <w:kern w:val="2"/>
                <w:sz w:val="24"/>
                <w:lang w:eastAsia="zh-TW"/>
              </w:rPr>
              <w:tab/>
            </w:r>
            <w:r w:rsidRPr="00BF2D15" w:rsidDel="00BF2D15">
              <w:rPr>
                <w:rPrChange w:id="134" w:author="peng" w:date="2015-01-22T13:57:00Z">
                  <w:rPr>
                    <w:rStyle w:val="af2"/>
                    <w:lang w:bidi="en-US"/>
                  </w:rPr>
                </w:rPrChange>
              </w:rPr>
              <w:delText>Dictionnaire de forêts decisionelles Aléatoires</w:delText>
            </w:r>
            <w:r w:rsidDel="00BF2D15">
              <w:rPr>
                <w:webHidden/>
              </w:rPr>
              <w:tab/>
            </w:r>
            <w:r w:rsidR="003455EF" w:rsidDel="00BF2D15">
              <w:rPr>
                <w:webHidden/>
              </w:rPr>
              <w:delText>4</w:delText>
            </w:r>
          </w:del>
        </w:p>
        <w:p w14:paraId="3232FCE7" w14:textId="77777777" w:rsidR="00822026" w:rsidDel="00BF2D15" w:rsidRDefault="00822026">
          <w:pPr>
            <w:pStyle w:val="21"/>
            <w:rPr>
              <w:del w:id="135" w:author="peng" w:date="2015-01-22T13:57:00Z"/>
              <w:kern w:val="2"/>
              <w:sz w:val="24"/>
              <w:lang w:eastAsia="zh-TW"/>
            </w:rPr>
          </w:pPr>
          <w:del w:id="136" w:author="peng" w:date="2015-01-22T13:57:00Z">
            <w:r w:rsidRPr="00BF2D15" w:rsidDel="00BF2D15">
              <w:rPr>
                <w:rPrChange w:id="137" w:author="peng" w:date="2015-01-22T13:57:00Z">
                  <w:rPr>
                    <w:rStyle w:val="af2"/>
                    <w:rFonts w:cs="Arial"/>
                    <w:lang w:val="fr-FR" w:bidi="en-US"/>
                  </w:rPr>
                </w:rPrChange>
              </w:rPr>
              <w:delText>2.2</w:delText>
            </w:r>
            <w:r w:rsidDel="00BF2D15">
              <w:rPr>
                <w:kern w:val="2"/>
                <w:sz w:val="24"/>
                <w:lang w:eastAsia="zh-TW"/>
              </w:rPr>
              <w:tab/>
            </w:r>
            <w:r w:rsidRPr="00BF2D15" w:rsidDel="00BF2D15">
              <w:rPr>
                <w:rPrChange w:id="138" w:author="peng" w:date="2015-01-22T13:57:00Z">
                  <w:rPr>
                    <w:rStyle w:val="af2"/>
                    <w:lang w:val="fr-FR" w:bidi="en-US"/>
                  </w:rPr>
                </w:rPrChange>
              </w:rPr>
              <w:delText>Dictionnaire de L’histogramme de gradient orienté (HOG)</w:delText>
            </w:r>
            <w:r w:rsidDel="00BF2D15">
              <w:rPr>
                <w:webHidden/>
              </w:rPr>
              <w:tab/>
            </w:r>
            <w:r w:rsidR="003455EF" w:rsidDel="00BF2D15">
              <w:rPr>
                <w:webHidden/>
              </w:rPr>
              <w:delText>6</w:delText>
            </w:r>
          </w:del>
        </w:p>
        <w:p w14:paraId="691CEC74" w14:textId="77777777" w:rsidR="00822026" w:rsidDel="00BF2D15" w:rsidRDefault="00822026">
          <w:pPr>
            <w:pStyle w:val="11"/>
            <w:rPr>
              <w:del w:id="139" w:author="peng" w:date="2015-01-22T13:57:00Z"/>
              <w:b w:val="0"/>
              <w:color w:val="auto"/>
              <w:kern w:val="2"/>
              <w:sz w:val="24"/>
              <w:lang w:eastAsia="zh-TW" w:bidi="ar-SA"/>
            </w:rPr>
          </w:pPr>
          <w:del w:id="140" w:author="peng" w:date="2015-01-22T13:57:00Z">
            <w:r w:rsidRPr="00BF2D15" w:rsidDel="00BF2D15">
              <w:rPr>
                <w:rPrChange w:id="141" w:author="peng" w:date="2015-01-22T13:57:00Z">
                  <w:rPr>
                    <w:rStyle w:val="af2"/>
                  </w:rPr>
                </w:rPrChange>
              </w:rPr>
              <w:delText>3</w:delText>
            </w:r>
            <w:r w:rsidDel="00BF2D15">
              <w:rPr>
                <w:b w:val="0"/>
                <w:color w:val="auto"/>
                <w:kern w:val="2"/>
                <w:sz w:val="24"/>
                <w:lang w:eastAsia="zh-TW" w:bidi="ar-SA"/>
              </w:rPr>
              <w:tab/>
            </w:r>
            <w:r w:rsidRPr="00BF2D15" w:rsidDel="00BF2D15">
              <w:rPr>
                <w:rPrChange w:id="142" w:author="peng" w:date="2015-01-22T13:57:00Z">
                  <w:rPr>
                    <w:rStyle w:val="af2"/>
                  </w:rPr>
                </w:rPrChange>
              </w:rPr>
              <w:delText>Use Cases</w:delText>
            </w:r>
            <w:r w:rsidDel="00BF2D15">
              <w:rPr>
                <w:webHidden/>
              </w:rPr>
              <w:tab/>
            </w:r>
            <w:r w:rsidR="003455EF" w:rsidDel="00BF2D15">
              <w:rPr>
                <w:webHidden/>
              </w:rPr>
              <w:delText>7</w:delText>
            </w:r>
          </w:del>
        </w:p>
        <w:p w14:paraId="15A8035F" w14:textId="77777777" w:rsidR="00822026" w:rsidDel="00BF2D15" w:rsidRDefault="00822026">
          <w:pPr>
            <w:pStyle w:val="21"/>
            <w:rPr>
              <w:del w:id="143" w:author="peng" w:date="2015-01-22T13:57:00Z"/>
              <w:kern w:val="2"/>
              <w:sz w:val="24"/>
              <w:lang w:eastAsia="zh-TW"/>
            </w:rPr>
          </w:pPr>
          <w:del w:id="144" w:author="peng" w:date="2015-01-22T13:57:00Z">
            <w:r w:rsidRPr="00BF2D15" w:rsidDel="00BF2D15">
              <w:rPr>
                <w:rPrChange w:id="145" w:author="peng" w:date="2015-01-22T13:57:00Z">
                  <w:rPr>
                    <w:rStyle w:val="af2"/>
                    <w:lang w:bidi="en-US"/>
                  </w:rPr>
                </w:rPrChange>
              </w:rPr>
              <w:delText>3.1</w:delText>
            </w:r>
            <w:r w:rsidDel="00BF2D15">
              <w:rPr>
                <w:kern w:val="2"/>
                <w:sz w:val="24"/>
                <w:lang w:eastAsia="zh-TW"/>
              </w:rPr>
              <w:tab/>
            </w:r>
            <w:r w:rsidRPr="00BF2D15" w:rsidDel="00BF2D15">
              <w:rPr>
                <w:rPrChange w:id="146" w:author="peng" w:date="2015-01-22T13:57:00Z">
                  <w:rPr>
                    <w:rStyle w:val="af2"/>
                    <w:lang w:bidi="en-US"/>
                  </w:rPr>
                </w:rPrChange>
              </w:rPr>
              <w:delText>Actors</w:delText>
            </w:r>
            <w:r w:rsidDel="00BF2D15">
              <w:rPr>
                <w:webHidden/>
              </w:rPr>
              <w:tab/>
            </w:r>
            <w:r w:rsidR="003455EF" w:rsidDel="00BF2D15">
              <w:rPr>
                <w:webHidden/>
              </w:rPr>
              <w:delText>7</w:delText>
            </w:r>
          </w:del>
        </w:p>
        <w:p w14:paraId="69961632" w14:textId="77777777" w:rsidR="00822026" w:rsidDel="00BF2D15" w:rsidRDefault="00822026">
          <w:pPr>
            <w:pStyle w:val="21"/>
            <w:rPr>
              <w:del w:id="147" w:author="peng" w:date="2015-01-22T13:57:00Z"/>
              <w:kern w:val="2"/>
              <w:sz w:val="24"/>
              <w:lang w:eastAsia="zh-TW"/>
            </w:rPr>
          </w:pPr>
          <w:del w:id="148" w:author="peng" w:date="2015-01-22T13:57:00Z">
            <w:r w:rsidRPr="00BF2D15" w:rsidDel="00BF2D15">
              <w:rPr>
                <w:rPrChange w:id="149" w:author="peng" w:date="2015-01-22T13:57:00Z">
                  <w:rPr>
                    <w:rStyle w:val="af2"/>
                    <w:lang w:bidi="en-US"/>
                  </w:rPr>
                </w:rPrChange>
              </w:rPr>
              <w:delText>3.2</w:delText>
            </w:r>
            <w:r w:rsidDel="00BF2D15">
              <w:rPr>
                <w:kern w:val="2"/>
                <w:sz w:val="24"/>
                <w:lang w:eastAsia="zh-TW"/>
              </w:rPr>
              <w:tab/>
            </w:r>
            <w:r w:rsidRPr="00BF2D15" w:rsidDel="00BF2D15">
              <w:rPr>
                <w:rPrChange w:id="150" w:author="peng" w:date="2015-01-22T13:57:00Z">
                  <w:rPr>
                    <w:rStyle w:val="af2"/>
                    <w:lang w:bidi="en-US"/>
                  </w:rPr>
                </w:rPrChange>
              </w:rPr>
              <w:delText>Use Cases</w:delText>
            </w:r>
            <w:r w:rsidDel="00BF2D15">
              <w:rPr>
                <w:webHidden/>
              </w:rPr>
              <w:tab/>
            </w:r>
            <w:r w:rsidR="003455EF" w:rsidDel="00BF2D15">
              <w:rPr>
                <w:webHidden/>
              </w:rPr>
              <w:delText>7</w:delText>
            </w:r>
          </w:del>
        </w:p>
        <w:p w14:paraId="3DDE6F54" w14:textId="77777777" w:rsidR="00822026" w:rsidDel="00BF2D15" w:rsidRDefault="00822026">
          <w:pPr>
            <w:pStyle w:val="31"/>
            <w:rPr>
              <w:del w:id="151" w:author="peng" w:date="2015-01-22T13:57:00Z"/>
              <w:kern w:val="2"/>
              <w:sz w:val="24"/>
              <w:lang w:eastAsia="zh-TW" w:bidi="ar-SA"/>
            </w:rPr>
          </w:pPr>
          <w:del w:id="152" w:author="peng" w:date="2015-01-22T13:57:00Z">
            <w:r w:rsidRPr="00BF2D15" w:rsidDel="00BF2D15">
              <w:rPr>
                <w:rPrChange w:id="153" w:author="peng" w:date="2015-01-22T13:57:00Z">
                  <w:rPr>
                    <w:rStyle w:val="af2"/>
                  </w:rPr>
                </w:rPrChange>
              </w:rPr>
              <w:delText>3.2.1</w:delText>
            </w:r>
            <w:r w:rsidDel="00BF2D15">
              <w:rPr>
                <w:kern w:val="2"/>
                <w:sz w:val="24"/>
                <w:lang w:eastAsia="zh-TW" w:bidi="ar-SA"/>
              </w:rPr>
              <w:tab/>
            </w:r>
            <w:r w:rsidRPr="00BF2D15" w:rsidDel="00BF2D15">
              <w:rPr>
                <w:rPrChange w:id="154" w:author="peng" w:date="2015-01-22T13:57:00Z">
                  <w:rPr>
                    <w:rStyle w:val="af2"/>
                  </w:rPr>
                </w:rPrChange>
              </w:rPr>
              <w:delText>Use Case "Avant projet Use Case diagram"</w:delText>
            </w:r>
            <w:r w:rsidDel="00BF2D15">
              <w:rPr>
                <w:webHidden/>
              </w:rPr>
              <w:tab/>
            </w:r>
            <w:r w:rsidR="003455EF" w:rsidDel="00BF2D15">
              <w:rPr>
                <w:webHidden/>
              </w:rPr>
              <w:delText>8</w:delText>
            </w:r>
          </w:del>
        </w:p>
        <w:p w14:paraId="1961CA53" w14:textId="77777777" w:rsidR="00822026" w:rsidDel="00BF2D15" w:rsidRDefault="00822026">
          <w:pPr>
            <w:pStyle w:val="11"/>
            <w:rPr>
              <w:del w:id="155" w:author="peng" w:date="2015-01-22T13:57:00Z"/>
              <w:b w:val="0"/>
              <w:color w:val="auto"/>
              <w:kern w:val="2"/>
              <w:sz w:val="24"/>
              <w:lang w:eastAsia="zh-TW" w:bidi="ar-SA"/>
            </w:rPr>
          </w:pPr>
          <w:del w:id="156" w:author="peng" w:date="2015-01-22T13:57:00Z">
            <w:r w:rsidRPr="00BF2D15" w:rsidDel="00BF2D15">
              <w:rPr>
                <w:rPrChange w:id="157" w:author="peng" w:date="2015-01-22T13:57:00Z">
                  <w:rPr>
                    <w:rStyle w:val="af2"/>
                  </w:rPr>
                </w:rPrChange>
              </w:rPr>
              <w:delText>4</w:delText>
            </w:r>
            <w:r w:rsidDel="00BF2D15">
              <w:rPr>
                <w:b w:val="0"/>
                <w:color w:val="auto"/>
                <w:kern w:val="2"/>
                <w:sz w:val="24"/>
                <w:lang w:eastAsia="zh-TW" w:bidi="ar-SA"/>
              </w:rPr>
              <w:tab/>
            </w:r>
            <w:r w:rsidRPr="00BF2D15" w:rsidDel="00BF2D15">
              <w:rPr>
                <w:rPrChange w:id="158" w:author="peng" w:date="2015-01-22T13:57:00Z">
                  <w:rPr>
                    <w:rStyle w:val="af2"/>
                  </w:rPr>
                </w:rPrChange>
              </w:rPr>
              <w:delText>Package Index</w:delText>
            </w:r>
            <w:r w:rsidDel="00BF2D15">
              <w:rPr>
                <w:webHidden/>
              </w:rPr>
              <w:tab/>
            </w:r>
            <w:r w:rsidR="003455EF" w:rsidDel="00BF2D15">
              <w:rPr>
                <w:webHidden/>
              </w:rPr>
              <w:delText>9</w:delText>
            </w:r>
          </w:del>
        </w:p>
        <w:p w14:paraId="579B9FB4" w14:textId="77777777" w:rsidR="00822026" w:rsidDel="00BF2D15" w:rsidRDefault="00822026">
          <w:pPr>
            <w:pStyle w:val="11"/>
            <w:rPr>
              <w:del w:id="159" w:author="peng" w:date="2015-01-22T13:57:00Z"/>
              <w:b w:val="0"/>
              <w:color w:val="auto"/>
              <w:kern w:val="2"/>
              <w:sz w:val="24"/>
              <w:lang w:eastAsia="zh-TW" w:bidi="ar-SA"/>
            </w:rPr>
          </w:pPr>
          <w:del w:id="160" w:author="peng" w:date="2015-01-22T13:57:00Z">
            <w:r w:rsidRPr="00BF2D15" w:rsidDel="00BF2D15">
              <w:rPr>
                <w:rPrChange w:id="161" w:author="peng" w:date="2015-01-22T13:57:00Z">
                  <w:rPr>
                    <w:rStyle w:val="af2"/>
                  </w:rPr>
                </w:rPrChange>
              </w:rPr>
              <w:delText>5</w:delText>
            </w:r>
            <w:r w:rsidDel="00BF2D15">
              <w:rPr>
                <w:b w:val="0"/>
                <w:color w:val="auto"/>
                <w:kern w:val="2"/>
                <w:sz w:val="24"/>
                <w:lang w:eastAsia="zh-TW" w:bidi="ar-SA"/>
              </w:rPr>
              <w:tab/>
            </w:r>
            <w:r w:rsidRPr="00BF2D15" w:rsidDel="00BF2D15">
              <w:rPr>
                <w:rPrChange w:id="162" w:author="peng" w:date="2015-01-22T13:57:00Z">
                  <w:rPr>
                    <w:rStyle w:val="af2"/>
                  </w:rPr>
                </w:rPrChange>
              </w:rPr>
              <w:delText>Package "RandomForestHOG"</w:delText>
            </w:r>
            <w:r w:rsidDel="00BF2D15">
              <w:rPr>
                <w:webHidden/>
              </w:rPr>
              <w:tab/>
            </w:r>
            <w:r w:rsidR="003455EF" w:rsidDel="00BF2D15">
              <w:rPr>
                <w:webHidden/>
              </w:rPr>
              <w:delText>10</w:delText>
            </w:r>
          </w:del>
        </w:p>
        <w:p w14:paraId="084A9629" w14:textId="77777777" w:rsidR="00822026" w:rsidDel="00BF2D15" w:rsidRDefault="00822026">
          <w:pPr>
            <w:pStyle w:val="11"/>
            <w:rPr>
              <w:del w:id="163" w:author="peng" w:date="2015-01-22T13:57:00Z"/>
              <w:b w:val="0"/>
              <w:color w:val="auto"/>
              <w:kern w:val="2"/>
              <w:sz w:val="24"/>
              <w:lang w:eastAsia="zh-TW" w:bidi="ar-SA"/>
            </w:rPr>
          </w:pPr>
          <w:del w:id="164" w:author="peng" w:date="2015-01-22T13:57:00Z">
            <w:r w:rsidRPr="00BF2D15" w:rsidDel="00BF2D15">
              <w:rPr>
                <w:rPrChange w:id="165" w:author="peng" w:date="2015-01-22T13:57:00Z">
                  <w:rPr>
                    <w:rStyle w:val="af2"/>
                  </w:rPr>
                </w:rPrChange>
              </w:rPr>
              <w:delText>6</w:delText>
            </w:r>
            <w:r w:rsidDel="00BF2D15">
              <w:rPr>
                <w:b w:val="0"/>
                <w:color w:val="auto"/>
                <w:kern w:val="2"/>
                <w:sz w:val="24"/>
                <w:lang w:eastAsia="zh-TW" w:bidi="ar-SA"/>
              </w:rPr>
              <w:tab/>
            </w:r>
            <w:r w:rsidRPr="00BF2D15" w:rsidDel="00BF2D15">
              <w:rPr>
                <w:rPrChange w:id="166" w:author="peng" w:date="2015-01-22T13:57:00Z">
                  <w:rPr>
                    <w:rStyle w:val="af2"/>
                  </w:rPr>
                </w:rPrChange>
              </w:rPr>
              <w:delText>Package "HOG"</w:delText>
            </w:r>
            <w:r w:rsidDel="00BF2D15">
              <w:rPr>
                <w:webHidden/>
              </w:rPr>
              <w:tab/>
            </w:r>
            <w:r w:rsidR="003455EF" w:rsidDel="00BF2D15">
              <w:rPr>
                <w:webHidden/>
              </w:rPr>
              <w:delText>11</w:delText>
            </w:r>
          </w:del>
        </w:p>
        <w:p w14:paraId="306F473C" w14:textId="77777777" w:rsidR="00822026" w:rsidDel="00BF2D15" w:rsidRDefault="00822026">
          <w:pPr>
            <w:pStyle w:val="21"/>
            <w:rPr>
              <w:del w:id="167" w:author="peng" w:date="2015-01-22T13:57:00Z"/>
              <w:kern w:val="2"/>
              <w:sz w:val="24"/>
              <w:lang w:eastAsia="zh-TW"/>
            </w:rPr>
          </w:pPr>
          <w:del w:id="168" w:author="peng" w:date="2015-01-22T13:57:00Z">
            <w:r w:rsidRPr="00BF2D15" w:rsidDel="00BF2D15">
              <w:rPr>
                <w:rPrChange w:id="169" w:author="peng" w:date="2015-01-22T13:57:00Z">
                  <w:rPr>
                    <w:rStyle w:val="af2"/>
                    <w:lang w:bidi="en-US"/>
                  </w:rPr>
                </w:rPrChange>
              </w:rPr>
              <w:delText>6.1</w:delText>
            </w:r>
            <w:r w:rsidDel="00BF2D15">
              <w:rPr>
                <w:kern w:val="2"/>
                <w:sz w:val="24"/>
                <w:lang w:eastAsia="zh-TW"/>
              </w:rPr>
              <w:tab/>
            </w:r>
            <w:r w:rsidRPr="00BF2D15" w:rsidDel="00BF2D15">
              <w:rPr>
                <w:rPrChange w:id="170" w:author="peng" w:date="2015-01-22T13:57:00Z">
                  <w:rPr>
                    <w:rStyle w:val="af2"/>
                    <w:lang w:bidi="en-US"/>
                  </w:rPr>
                </w:rPrChange>
              </w:rPr>
              <w:delText>Class "HOGParam"</w:delText>
            </w:r>
            <w:r w:rsidDel="00BF2D15">
              <w:rPr>
                <w:webHidden/>
              </w:rPr>
              <w:tab/>
            </w:r>
            <w:r w:rsidR="003455EF" w:rsidDel="00BF2D15">
              <w:rPr>
                <w:webHidden/>
              </w:rPr>
              <w:delText>12</w:delText>
            </w:r>
          </w:del>
        </w:p>
        <w:p w14:paraId="380CA64F" w14:textId="77777777" w:rsidR="00822026" w:rsidDel="00BF2D15" w:rsidRDefault="00822026">
          <w:pPr>
            <w:pStyle w:val="21"/>
            <w:rPr>
              <w:del w:id="171" w:author="peng" w:date="2015-01-22T13:57:00Z"/>
              <w:kern w:val="2"/>
              <w:sz w:val="24"/>
              <w:lang w:eastAsia="zh-TW"/>
            </w:rPr>
          </w:pPr>
          <w:del w:id="172" w:author="peng" w:date="2015-01-22T13:57:00Z">
            <w:r w:rsidRPr="00BF2D15" w:rsidDel="00BF2D15">
              <w:rPr>
                <w:rPrChange w:id="173" w:author="peng" w:date="2015-01-22T13:57:00Z">
                  <w:rPr>
                    <w:rStyle w:val="af2"/>
                    <w:lang w:bidi="en-US"/>
                  </w:rPr>
                </w:rPrChange>
              </w:rPr>
              <w:delText>6.2</w:delText>
            </w:r>
            <w:r w:rsidDel="00BF2D15">
              <w:rPr>
                <w:kern w:val="2"/>
                <w:sz w:val="24"/>
                <w:lang w:eastAsia="zh-TW"/>
              </w:rPr>
              <w:tab/>
            </w:r>
            <w:r w:rsidRPr="00BF2D15" w:rsidDel="00BF2D15">
              <w:rPr>
                <w:rPrChange w:id="174" w:author="peng" w:date="2015-01-22T13:57:00Z">
                  <w:rPr>
                    <w:rStyle w:val="af2"/>
                    <w:lang w:bidi="en-US"/>
                  </w:rPr>
                </w:rPrChange>
              </w:rPr>
              <w:delText>Class "HOG"</w:delText>
            </w:r>
            <w:r w:rsidDel="00BF2D15">
              <w:rPr>
                <w:webHidden/>
              </w:rPr>
              <w:tab/>
            </w:r>
            <w:r w:rsidR="003455EF" w:rsidDel="00BF2D15">
              <w:rPr>
                <w:webHidden/>
              </w:rPr>
              <w:delText>13</w:delText>
            </w:r>
          </w:del>
        </w:p>
        <w:p w14:paraId="5854F28C" w14:textId="77777777" w:rsidR="00822026" w:rsidDel="00BF2D15" w:rsidRDefault="00822026">
          <w:pPr>
            <w:pStyle w:val="11"/>
            <w:rPr>
              <w:del w:id="175" w:author="peng" w:date="2015-01-22T13:57:00Z"/>
              <w:b w:val="0"/>
              <w:color w:val="auto"/>
              <w:kern w:val="2"/>
              <w:sz w:val="24"/>
              <w:lang w:eastAsia="zh-TW" w:bidi="ar-SA"/>
            </w:rPr>
          </w:pPr>
          <w:del w:id="176" w:author="peng" w:date="2015-01-22T13:57:00Z">
            <w:r w:rsidRPr="00BF2D15" w:rsidDel="00BF2D15">
              <w:rPr>
                <w:rPrChange w:id="177" w:author="peng" w:date="2015-01-22T13:57:00Z">
                  <w:rPr>
                    <w:rStyle w:val="af2"/>
                  </w:rPr>
                </w:rPrChange>
              </w:rPr>
              <w:delText>7</w:delText>
            </w:r>
            <w:r w:rsidDel="00BF2D15">
              <w:rPr>
                <w:b w:val="0"/>
                <w:color w:val="auto"/>
                <w:kern w:val="2"/>
                <w:sz w:val="24"/>
                <w:lang w:eastAsia="zh-TW" w:bidi="ar-SA"/>
              </w:rPr>
              <w:tab/>
            </w:r>
            <w:r w:rsidRPr="00BF2D15" w:rsidDel="00BF2D15">
              <w:rPr>
                <w:rPrChange w:id="178" w:author="peng" w:date="2015-01-22T13:57:00Z">
                  <w:rPr>
                    <w:rStyle w:val="af2"/>
                  </w:rPr>
                </w:rPrChange>
              </w:rPr>
              <w:delText>Package "DecisionTree"</w:delText>
            </w:r>
            <w:r w:rsidDel="00BF2D15">
              <w:rPr>
                <w:webHidden/>
              </w:rPr>
              <w:tab/>
            </w:r>
            <w:r w:rsidR="003455EF" w:rsidDel="00BF2D15">
              <w:rPr>
                <w:webHidden/>
              </w:rPr>
              <w:delText>16</w:delText>
            </w:r>
          </w:del>
        </w:p>
        <w:p w14:paraId="4DE9DA7F" w14:textId="77777777" w:rsidR="00822026" w:rsidDel="00BF2D15" w:rsidRDefault="00822026">
          <w:pPr>
            <w:pStyle w:val="21"/>
            <w:rPr>
              <w:del w:id="179" w:author="peng" w:date="2015-01-22T13:57:00Z"/>
              <w:kern w:val="2"/>
              <w:sz w:val="24"/>
              <w:lang w:eastAsia="zh-TW"/>
            </w:rPr>
          </w:pPr>
          <w:del w:id="180" w:author="peng" w:date="2015-01-22T13:57:00Z">
            <w:r w:rsidRPr="00BF2D15" w:rsidDel="00BF2D15">
              <w:rPr>
                <w:rPrChange w:id="181" w:author="peng" w:date="2015-01-22T13:57:00Z">
                  <w:rPr>
                    <w:rStyle w:val="af2"/>
                    <w:lang w:bidi="en-US"/>
                  </w:rPr>
                </w:rPrChange>
              </w:rPr>
              <w:delText>7.1</w:delText>
            </w:r>
            <w:r w:rsidDel="00BF2D15">
              <w:rPr>
                <w:kern w:val="2"/>
                <w:sz w:val="24"/>
                <w:lang w:eastAsia="zh-TW"/>
              </w:rPr>
              <w:tab/>
            </w:r>
            <w:r w:rsidRPr="00BF2D15" w:rsidDel="00BF2D15">
              <w:rPr>
                <w:rPrChange w:id="182" w:author="peng" w:date="2015-01-22T13:57:00Z">
                  <w:rPr>
                    <w:rStyle w:val="af2"/>
                    <w:lang w:bidi="en-US"/>
                  </w:rPr>
                </w:rPrChange>
              </w:rPr>
              <w:delText>Class "DecisionTree"</w:delText>
            </w:r>
            <w:r w:rsidDel="00BF2D15">
              <w:rPr>
                <w:webHidden/>
              </w:rPr>
              <w:tab/>
            </w:r>
            <w:r w:rsidR="003455EF" w:rsidDel="00BF2D15">
              <w:rPr>
                <w:webHidden/>
              </w:rPr>
              <w:delText>17</w:delText>
            </w:r>
          </w:del>
        </w:p>
        <w:p w14:paraId="1F701AB9" w14:textId="77777777" w:rsidR="00822026" w:rsidDel="00BF2D15" w:rsidRDefault="00822026">
          <w:pPr>
            <w:pStyle w:val="21"/>
            <w:rPr>
              <w:del w:id="183" w:author="peng" w:date="2015-01-22T13:57:00Z"/>
              <w:kern w:val="2"/>
              <w:sz w:val="24"/>
              <w:lang w:eastAsia="zh-TW"/>
            </w:rPr>
          </w:pPr>
          <w:del w:id="184" w:author="peng" w:date="2015-01-22T13:57:00Z">
            <w:r w:rsidRPr="00BF2D15" w:rsidDel="00BF2D15">
              <w:rPr>
                <w:rPrChange w:id="185" w:author="peng" w:date="2015-01-22T13:57:00Z">
                  <w:rPr>
                    <w:rStyle w:val="af2"/>
                    <w:lang w:bidi="en-US"/>
                  </w:rPr>
                </w:rPrChange>
              </w:rPr>
              <w:delText>7.2</w:delText>
            </w:r>
            <w:r w:rsidDel="00BF2D15">
              <w:rPr>
                <w:kern w:val="2"/>
                <w:sz w:val="24"/>
                <w:lang w:eastAsia="zh-TW"/>
              </w:rPr>
              <w:tab/>
            </w:r>
            <w:r w:rsidRPr="00BF2D15" w:rsidDel="00BF2D15">
              <w:rPr>
                <w:rPrChange w:id="186" w:author="peng" w:date="2015-01-22T13:57:00Z">
                  <w:rPr>
                    <w:rStyle w:val="af2"/>
                    <w:lang w:bidi="en-US"/>
                  </w:rPr>
                </w:rPrChange>
              </w:rPr>
              <w:delText>Class "TreeNode"</w:delText>
            </w:r>
            <w:r w:rsidDel="00BF2D15">
              <w:rPr>
                <w:webHidden/>
              </w:rPr>
              <w:tab/>
            </w:r>
            <w:r w:rsidR="003455EF" w:rsidDel="00BF2D15">
              <w:rPr>
                <w:webHidden/>
              </w:rPr>
              <w:delText>18</w:delText>
            </w:r>
          </w:del>
        </w:p>
        <w:p w14:paraId="2ABDE3DB" w14:textId="77777777" w:rsidR="00822026" w:rsidDel="00BF2D15" w:rsidRDefault="00822026">
          <w:pPr>
            <w:pStyle w:val="11"/>
            <w:rPr>
              <w:del w:id="187" w:author="peng" w:date="2015-01-22T13:57:00Z"/>
              <w:b w:val="0"/>
              <w:color w:val="auto"/>
              <w:kern w:val="2"/>
              <w:sz w:val="24"/>
              <w:lang w:eastAsia="zh-TW" w:bidi="ar-SA"/>
            </w:rPr>
          </w:pPr>
          <w:del w:id="188" w:author="peng" w:date="2015-01-22T13:57:00Z">
            <w:r w:rsidRPr="00BF2D15" w:rsidDel="00BF2D15">
              <w:rPr>
                <w:rPrChange w:id="189" w:author="peng" w:date="2015-01-22T13:57:00Z">
                  <w:rPr>
                    <w:rStyle w:val="af2"/>
                  </w:rPr>
                </w:rPrChange>
              </w:rPr>
              <w:delText>8</w:delText>
            </w:r>
            <w:r w:rsidDel="00BF2D15">
              <w:rPr>
                <w:b w:val="0"/>
                <w:color w:val="auto"/>
                <w:kern w:val="2"/>
                <w:sz w:val="24"/>
                <w:lang w:eastAsia="zh-TW" w:bidi="ar-SA"/>
              </w:rPr>
              <w:tab/>
            </w:r>
            <w:r w:rsidRPr="00BF2D15" w:rsidDel="00BF2D15">
              <w:rPr>
                <w:rPrChange w:id="190" w:author="peng" w:date="2015-01-22T13:57:00Z">
                  <w:rPr>
                    <w:rStyle w:val="af2"/>
                  </w:rPr>
                </w:rPrChange>
              </w:rPr>
              <w:delText>Package "RandomForest"</w:delText>
            </w:r>
            <w:r w:rsidDel="00BF2D15">
              <w:rPr>
                <w:webHidden/>
              </w:rPr>
              <w:tab/>
            </w:r>
            <w:r w:rsidR="003455EF" w:rsidDel="00BF2D15">
              <w:rPr>
                <w:webHidden/>
              </w:rPr>
              <w:delText>19</w:delText>
            </w:r>
          </w:del>
        </w:p>
        <w:p w14:paraId="51DB0852" w14:textId="77777777" w:rsidR="00822026" w:rsidDel="00BF2D15" w:rsidRDefault="00822026">
          <w:pPr>
            <w:pStyle w:val="21"/>
            <w:rPr>
              <w:del w:id="191" w:author="peng" w:date="2015-01-22T13:57:00Z"/>
              <w:kern w:val="2"/>
              <w:sz w:val="24"/>
              <w:lang w:eastAsia="zh-TW"/>
            </w:rPr>
          </w:pPr>
          <w:del w:id="192" w:author="peng" w:date="2015-01-22T13:57:00Z">
            <w:r w:rsidRPr="00BF2D15" w:rsidDel="00BF2D15">
              <w:rPr>
                <w:rPrChange w:id="193" w:author="peng" w:date="2015-01-22T13:57:00Z">
                  <w:rPr>
                    <w:rStyle w:val="af2"/>
                    <w:lang w:bidi="en-US"/>
                  </w:rPr>
                </w:rPrChange>
              </w:rPr>
              <w:delText>8.1</w:delText>
            </w:r>
            <w:r w:rsidDel="00BF2D15">
              <w:rPr>
                <w:kern w:val="2"/>
                <w:sz w:val="24"/>
                <w:lang w:eastAsia="zh-TW"/>
              </w:rPr>
              <w:tab/>
            </w:r>
            <w:r w:rsidRPr="00BF2D15" w:rsidDel="00BF2D15">
              <w:rPr>
                <w:rPrChange w:id="194" w:author="peng" w:date="2015-01-22T13:57:00Z">
                  <w:rPr>
                    <w:rStyle w:val="af2"/>
                    <w:lang w:bidi="en-US"/>
                  </w:rPr>
                </w:rPrChange>
              </w:rPr>
              <w:delText>Class "RandomForest"</w:delText>
            </w:r>
            <w:r w:rsidDel="00BF2D15">
              <w:rPr>
                <w:webHidden/>
              </w:rPr>
              <w:tab/>
            </w:r>
            <w:r w:rsidR="003455EF" w:rsidDel="00BF2D15">
              <w:rPr>
                <w:webHidden/>
              </w:rPr>
              <w:delText>20</w:delText>
            </w:r>
          </w:del>
        </w:p>
        <w:p w14:paraId="5ADB21BB" w14:textId="77777777" w:rsidR="00822026" w:rsidDel="00BF2D15" w:rsidRDefault="00822026">
          <w:pPr>
            <w:pStyle w:val="21"/>
            <w:rPr>
              <w:del w:id="195" w:author="peng" w:date="2015-01-22T13:57:00Z"/>
              <w:kern w:val="2"/>
              <w:sz w:val="24"/>
              <w:lang w:eastAsia="zh-TW"/>
            </w:rPr>
          </w:pPr>
          <w:del w:id="196" w:author="peng" w:date="2015-01-22T13:57:00Z">
            <w:r w:rsidRPr="00BF2D15" w:rsidDel="00BF2D15">
              <w:rPr>
                <w:rPrChange w:id="197" w:author="peng" w:date="2015-01-22T13:57:00Z">
                  <w:rPr>
                    <w:rStyle w:val="af2"/>
                    <w:lang w:bidi="en-US"/>
                  </w:rPr>
                </w:rPrChange>
              </w:rPr>
              <w:delText>8.2</w:delText>
            </w:r>
            <w:r w:rsidDel="00BF2D15">
              <w:rPr>
                <w:kern w:val="2"/>
                <w:sz w:val="24"/>
                <w:lang w:eastAsia="zh-TW"/>
              </w:rPr>
              <w:tab/>
            </w:r>
            <w:r w:rsidRPr="00BF2D15" w:rsidDel="00BF2D15">
              <w:rPr>
                <w:rPrChange w:id="198" w:author="peng" w:date="2015-01-22T13:57:00Z">
                  <w:rPr>
                    <w:rStyle w:val="af2"/>
                    <w:lang w:bidi="en-US"/>
                  </w:rPr>
                </w:rPrChange>
              </w:rPr>
              <w:delText>Class "RandomForestLearner"</w:delText>
            </w:r>
            <w:r w:rsidDel="00BF2D15">
              <w:rPr>
                <w:webHidden/>
              </w:rPr>
              <w:tab/>
            </w:r>
            <w:r w:rsidR="003455EF" w:rsidDel="00BF2D15">
              <w:rPr>
                <w:webHidden/>
              </w:rPr>
              <w:delText>23</w:delText>
            </w:r>
          </w:del>
        </w:p>
        <w:p w14:paraId="23A9EB03" w14:textId="77777777" w:rsidR="00822026" w:rsidDel="00BF2D15" w:rsidRDefault="00822026">
          <w:pPr>
            <w:pStyle w:val="11"/>
            <w:rPr>
              <w:del w:id="199" w:author="peng" w:date="2015-01-22T13:57:00Z"/>
              <w:b w:val="0"/>
              <w:color w:val="auto"/>
              <w:kern w:val="2"/>
              <w:sz w:val="24"/>
              <w:lang w:eastAsia="zh-TW" w:bidi="ar-SA"/>
            </w:rPr>
          </w:pPr>
          <w:del w:id="200" w:author="peng" w:date="2015-01-22T13:57:00Z">
            <w:r w:rsidRPr="00BF2D15" w:rsidDel="00BF2D15">
              <w:rPr>
                <w:rPrChange w:id="201" w:author="peng" w:date="2015-01-22T13:57:00Z">
                  <w:rPr>
                    <w:rStyle w:val="af2"/>
                    <w:lang w:val="fr-FR"/>
                  </w:rPr>
                </w:rPrChange>
              </w:rPr>
              <w:delText>9</w:delText>
            </w:r>
            <w:r w:rsidDel="00BF2D15">
              <w:rPr>
                <w:b w:val="0"/>
                <w:color w:val="auto"/>
                <w:kern w:val="2"/>
                <w:sz w:val="24"/>
                <w:lang w:eastAsia="zh-TW" w:bidi="ar-SA"/>
              </w:rPr>
              <w:tab/>
            </w:r>
            <w:r w:rsidRPr="00BF2D15" w:rsidDel="00BF2D15">
              <w:rPr>
                <w:rPrChange w:id="202" w:author="peng" w:date="2015-01-22T13:57:00Z">
                  <w:rPr>
                    <w:rStyle w:val="af2"/>
                    <w:lang w:val="fr-FR"/>
                  </w:rPr>
                </w:rPrChange>
              </w:rPr>
              <w:delText>Préparation de la Validation</w:delText>
            </w:r>
            <w:r w:rsidDel="00BF2D15">
              <w:rPr>
                <w:webHidden/>
              </w:rPr>
              <w:tab/>
            </w:r>
            <w:r w:rsidR="003455EF" w:rsidDel="00BF2D15">
              <w:rPr>
                <w:webHidden/>
              </w:rPr>
              <w:delText>26</w:delText>
            </w:r>
          </w:del>
        </w:p>
        <w:p w14:paraId="48A99108" w14:textId="77777777" w:rsidR="00822026" w:rsidDel="00BF2D15" w:rsidRDefault="00822026">
          <w:pPr>
            <w:pStyle w:val="11"/>
            <w:rPr>
              <w:del w:id="203" w:author="peng" w:date="2015-01-22T13:57:00Z"/>
              <w:b w:val="0"/>
              <w:color w:val="auto"/>
              <w:kern w:val="2"/>
              <w:sz w:val="24"/>
              <w:lang w:eastAsia="zh-TW" w:bidi="ar-SA"/>
            </w:rPr>
          </w:pPr>
          <w:del w:id="204" w:author="peng" w:date="2015-01-22T13:57:00Z">
            <w:r w:rsidRPr="00BF2D15" w:rsidDel="00BF2D15">
              <w:rPr>
                <w:rPrChange w:id="205" w:author="peng" w:date="2015-01-22T13:57:00Z">
                  <w:rPr>
                    <w:rStyle w:val="af2"/>
                  </w:rPr>
                </w:rPrChange>
              </w:rPr>
              <w:delText>10</w:delText>
            </w:r>
            <w:r w:rsidDel="00BF2D15">
              <w:rPr>
                <w:b w:val="0"/>
                <w:color w:val="auto"/>
                <w:kern w:val="2"/>
                <w:sz w:val="24"/>
                <w:lang w:eastAsia="zh-TW" w:bidi="ar-SA"/>
              </w:rPr>
              <w:tab/>
            </w:r>
            <w:r w:rsidRPr="00BF2D15" w:rsidDel="00BF2D15">
              <w:rPr>
                <w:rPrChange w:id="206" w:author="peng" w:date="2015-01-22T13:57:00Z">
                  <w:rPr>
                    <w:rStyle w:val="af2"/>
                  </w:rPr>
                </w:rPrChange>
              </w:rPr>
              <w:delText>Répartition des tâches + Échéancier</w:delText>
            </w:r>
            <w:r w:rsidDel="00BF2D15">
              <w:rPr>
                <w:webHidden/>
              </w:rPr>
              <w:tab/>
            </w:r>
            <w:r w:rsidR="003455EF" w:rsidDel="00BF2D15">
              <w:rPr>
                <w:webHidden/>
              </w:rPr>
              <w:delText>27</w:delText>
            </w:r>
          </w:del>
        </w:p>
        <w:p w14:paraId="2C2DA990" w14:textId="77777777" w:rsidR="0065251F" w:rsidRDefault="00C44C9A">
          <w:r>
            <w:fldChar w:fldCharType="end"/>
          </w:r>
        </w:p>
      </w:sdtContent>
    </w:sdt>
    <w:p w14:paraId="6ECEC1FE" w14:textId="77777777" w:rsidR="002A635A" w:rsidRDefault="002A635A" w:rsidP="002A635A">
      <w:pPr>
        <w:pStyle w:val="1"/>
        <w:pageBreakBefore/>
      </w:pPr>
      <w:bookmarkStart w:id="207" w:name="_Toc402218158"/>
      <w:bookmarkStart w:id="208" w:name="_Toc403142975"/>
      <w:bookmarkStart w:id="209" w:name="_Toc410005045"/>
      <w:r>
        <w:rPr>
          <w:rFonts w:hint="eastAsia"/>
        </w:rPr>
        <w:lastRenderedPageBreak/>
        <w:t>Introduction</w:t>
      </w:r>
      <w:bookmarkEnd w:id="207"/>
      <w:bookmarkEnd w:id="208"/>
      <w:bookmarkEnd w:id="209"/>
    </w:p>
    <w:p w14:paraId="0CF50E75" w14:textId="77777777" w:rsidR="002A635A" w:rsidRPr="0099021E" w:rsidRDefault="002A635A" w:rsidP="002A635A">
      <w:pPr>
        <w:pStyle w:val="Web"/>
        <w:spacing w:before="0" w:beforeAutospacing="0" w:after="0" w:afterAutospacing="0" w:line="360" w:lineRule="auto"/>
        <w:ind w:firstLine="720"/>
        <w:jc w:val="both"/>
        <w:rPr>
          <w:rFonts w:asciiTheme="majorHAnsi" w:hAnsiTheme="majorHAnsi"/>
          <w:lang w:val="fr-FR"/>
        </w:rPr>
      </w:pPr>
      <w:r w:rsidRPr="004B5141">
        <w:rPr>
          <w:rFonts w:asciiTheme="majorHAnsi" w:hAnsiTheme="majorHAnsi" w:cs="Arial"/>
          <w:shd w:val="clear" w:color="auto" w:fill="FFFFFF"/>
          <w:lang w:val="fr-FR"/>
        </w:rPr>
        <w:t xml:space="preserve">Les </w:t>
      </w:r>
      <w:r w:rsidRPr="004B5141">
        <w:rPr>
          <w:rFonts w:asciiTheme="majorHAnsi" w:hAnsiTheme="majorHAnsi" w:cs="Arial"/>
          <w:b/>
          <w:bCs/>
          <w:i/>
          <w:shd w:val="clear" w:color="auto" w:fill="FFFFFF"/>
          <w:lang w:val="fr-FR"/>
        </w:rPr>
        <w:t>forêts décisionnelles aléatoires</w:t>
      </w:r>
      <w:r w:rsidRPr="004B5141">
        <w:rPr>
          <w:rFonts w:asciiTheme="majorHAnsi" w:hAnsiTheme="majorHAnsi" w:cs="Arial"/>
          <w:shd w:val="clear" w:color="auto" w:fill="FFFFFF"/>
          <w:lang w:val="fr-FR"/>
        </w:rPr>
        <w:t xml:space="preserve"> (de l'anglais « </w:t>
      </w:r>
      <w:r w:rsidRPr="004B5141">
        <w:rPr>
          <w:rFonts w:asciiTheme="majorHAnsi" w:hAnsiTheme="majorHAnsi" w:cs="Arial"/>
          <w:i/>
          <w:iCs/>
          <w:shd w:val="clear" w:color="auto" w:fill="FFFFFF"/>
          <w:lang w:val="fr-FR"/>
        </w:rPr>
        <w:t>Random decision forest</w:t>
      </w:r>
      <w:r w:rsidRPr="004B5141">
        <w:rPr>
          <w:rFonts w:asciiTheme="majorHAnsi" w:hAnsiTheme="majorHAnsi" w:cs="Arial"/>
          <w:shd w:val="clear" w:color="auto" w:fill="FFFFFF"/>
          <w:lang w:val="fr-FR"/>
        </w:rPr>
        <w:t xml:space="preserve"> ») ont été formellement proposées en </w:t>
      </w:r>
      <w:r w:rsidR="00C44C9A">
        <w:fldChar w:fldCharType="begin"/>
      </w:r>
      <w:r w:rsidR="00C44C9A" w:rsidRPr="00B306BE">
        <w:rPr>
          <w:lang w:val="fr-FR"/>
          <w:rPrChange w:id="210" w:author="me" w:date="2014-11-12T15:35:00Z">
            <w:rPr/>
          </w:rPrChange>
        </w:rPr>
        <w:instrText>HYPERLINK "http://fr.wikipedia.org/wiki/2001_en_informatique"</w:instrText>
      </w:r>
      <w:r w:rsidR="00C44C9A">
        <w:fldChar w:fldCharType="separate"/>
      </w:r>
      <w:r w:rsidRPr="004B5141">
        <w:rPr>
          <w:rStyle w:val="af2"/>
          <w:rFonts w:asciiTheme="majorHAnsi" w:hAnsiTheme="majorHAnsi" w:cs="Arial"/>
          <w:color w:val="auto"/>
          <w:u w:val="none"/>
          <w:shd w:val="clear" w:color="auto" w:fill="FFFFFF"/>
          <w:lang w:val="fr-FR"/>
        </w:rPr>
        <w:t>2001</w:t>
      </w:r>
      <w:r w:rsidR="00C44C9A">
        <w:fldChar w:fldCharType="end"/>
      </w:r>
      <w:r w:rsidRPr="004B5141">
        <w:rPr>
          <w:rFonts w:asciiTheme="majorHAnsi" w:hAnsiTheme="majorHAnsi" w:cs="Arial"/>
          <w:shd w:val="clear" w:color="auto" w:fill="FFFFFF"/>
          <w:lang w:val="fr-FR"/>
        </w:rPr>
        <w:t xml:space="preserve"> par </w:t>
      </w:r>
      <w:r w:rsidR="00C44C9A">
        <w:fldChar w:fldCharType="begin"/>
      </w:r>
      <w:r w:rsidR="00C44C9A" w:rsidRPr="00B306BE">
        <w:rPr>
          <w:lang w:val="fr-FR"/>
          <w:rPrChange w:id="211" w:author="me" w:date="2014-11-12T15:35:00Z">
            <w:rPr/>
          </w:rPrChange>
        </w:rPr>
        <w:instrText>HYPERLINK "http://fr.wikipedia.org/wiki/Leo_Breiman"</w:instrText>
      </w:r>
      <w:r w:rsidR="00C44C9A">
        <w:fldChar w:fldCharType="separate"/>
      </w:r>
      <w:r w:rsidRPr="004B5141">
        <w:rPr>
          <w:rStyle w:val="af2"/>
          <w:rFonts w:asciiTheme="majorHAnsi" w:hAnsiTheme="majorHAnsi" w:cs="Arial"/>
          <w:color w:val="auto"/>
          <w:u w:val="none"/>
          <w:shd w:val="clear" w:color="auto" w:fill="FFFFFF"/>
          <w:lang w:val="fr-FR"/>
        </w:rPr>
        <w:t>Leo Breiman</w:t>
      </w:r>
      <w:r w:rsidR="00C44C9A">
        <w:fldChar w:fldCharType="end"/>
      </w:r>
      <w:r w:rsidRPr="004B5141">
        <w:rPr>
          <w:rFonts w:asciiTheme="majorHAnsi" w:hAnsiTheme="majorHAnsi" w:cs="Arial"/>
          <w:shd w:val="clear" w:color="auto" w:fill="FFFFFF"/>
          <w:lang w:val="fr-FR"/>
        </w:rPr>
        <w:t xml:space="preserve"> et </w:t>
      </w:r>
      <w:r w:rsidR="00C44C9A">
        <w:fldChar w:fldCharType="begin"/>
      </w:r>
      <w:r w:rsidR="00C44C9A" w:rsidRPr="00B306BE">
        <w:rPr>
          <w:lang w:val="fr-FR"/>
          <w:rPrChange w:id="212" w:author="me" w:date="2014-11-12T15:35:00Z">
            <w:rPr/>
          </w:rPrChange>
        </w:rPr>
        <w:instrText>HYPERLINK "http://fr.wikipedia.org/w/index.php?title=Ad%C3%A8le_Cutler&amp;action=edit&amp;redlink=1"</w:instrText>
      </w:r>
      <w:r w:rsidR="00C44C9A">
        <w:fldChar w:fldCharType="separate"/>
      </w:r>
      <w:r w:rsidRPr="004B5141">
        <w:rPr>
          <w:rStyle w:val="af2"/>
          <w:rFonts w:asciiTheme="majorHAnsi" w:hAnsiTheme="majorHAnsi" w:cs="Arial"/>
          <w:color w:val="auto"/>
          <w:u w:val="none"/>
          <w:shd w:val="clear" w:color="auto" w:fill="FFFFFF"/>
          <w:lang w:val="fr-FR"/>
        </w:rPr>
        <w:t>Adèle Cutler</w:t>
      </w:r>
      <w:r w:rsidR="00C44C9A">
        <w:fldChar w:fldCharType="end"/>
      </w:r>
      <w:r w:rsidRPr="004B5141">
        <w:rPr>
          <w:rFonts w:asciiTheme="majorHAnsi" w:hAnsiTheme="majorHAnsi" w:cs="Arial"/>
          <w:shd w:val="clear" w:color="auto" w:fill="FFFFFF"/>
          <w:lang w:val="fr-FR"/>
        </w:rPr>
        <w:t>. Elles font partie des techniques d'</w:t>
      </w:r>
      <w:r w:rsidR="00C44C9A">
        <w:fldChar w:fldCharType="begin"/>
      </w:r>
      <w:r w:rsidR="00C44C9A" w:rsidRPr="00B306BE">
        <w:rPr>
          <w:lang w:val="fr-FR"/>
          <w:rPrChange w:id="213" w:author="me" w:date="2014-11-12T15:35:00Z">
            <w:rPr/>
          </w:rPrChange>
        </w:rPr>
        <w:instrText>HYPERLINK "http://fr.wikipedia.org/wiki/Apprentissage_automatique"</w:instrText>
      </w:r>
      <w:r w:rsidR="00C44C9A">
        <w:fldChar w:fldCharType="separate"/>
      </w:r>
      <w:r w:rsidRPr="004B5141">
        <w:rPr>
          <w:rStyle w:val="af2"/>
          <w:rFonts w:asciiTheme="majorHAnsi" w:hAnsiTheme="majorHAnsi" w:cs="Arial"/>
          <w:color w:val="auto"/>
          <w:u w:val="none"/>
          <w:shd w:val="clear" w:color="auto" w:fill="FFFFFF"/>
          <w:lang w:val="fr-FR"/>
        </w:rPr>
        <w:t>apprentissage automatique</w:t>
      </w:r>
      <w:r w:rsidR="00C44C9A">
        <w:fldChar w:fldCharType="end"/>
      </w:r>
      <w:r w:rsidRPr="004B5141">
        <w:rPr>
          <w:rFonts w:asciiTheme="majorHAnsi" w:hAnsiTheme="majorHAnsi" w:cs="Arial"/>
          <w:shd w:val="clear" w:color="auto" w:fill="FFFFFF"/>
          <w:lang w:val="fr-FR"/>
        </w:rPr>
        <w:t xml:space="preserve">. Cet algorithme combine les concepts de sous-espaces aléatoires et de « </w:t>
      </w:r>
      <w:r w:rsidR="00C44C9A">
        <w:fldChar w:fldCharType="begin"/>
      </w:r>
      <w:r w:rsidR="00C44C9A" w:rsidRPr="00B306BE">
        <w:rPr>
          <w:lang w:val="fr-FR"/>
          <w:rPrChange w:id="214" w:author="me" w:date="2014-11-12T15:35:00Z">
            <w:rPr/>
          </w:rPrChange>
        </w:rPr>
        <w:instrText>HYPERLINK "http://fr.wikipedia.org/wiki/Bagging"</w:instrText>
      </w:r>
      <w:r w:rsidR="00C44C9A">
        <w:fldChar w:fldCharType="separate"/>
      </w:r>
      <w:r w:rsidRPr="004B5141">
        <w:rPr>
          <w:rStyle w:val="af2"/>
          <w:rFonts w:asciiTheme="majorHAnsi" w:hAnsiTheme="majorHAnsi" w:cs="Arial"/>
          <w:i/>
          <w:iCs/>
          <w:color w:val="auto"/>
          <w:u w:val="none"/>
          <w:shd w:val="clear" w:color="auto" w:fill="FFFFFF"/>
          <w:lang w:val="fr-FR"/>
        </w:rPr>
        <w:t>bagging</w:t>
      </w:r>
      <w:r w:rsidR="00C44C9A">
        <w:fldChar w:fldCharType="end"/>
      </w:r>
      <w:r w:rsidRPr="004B5141">
        <w:rPr>
          <w:rFonts w:asciiTheme="majorHAnsi" w:hAnsiTheme="majorHAnsi" w:cs="Arial"/>
          <w:shd w:val="clear" w:color="auto" w:fill="FFFFFF"/>
          <w:lang w:val="fr-FR"/>
        </w:rPr>
        <w:t xml:space="preserve"> ». L'algorithme des forêts d'arbres décisionnels effectue</w:t>
      </w:r>
      <w:r>
        <w:rPr>
          <w:rFonts w:asciiTheme="majorHAnsi" w:hAnsiTheme="majorHAnsi" w:cs="Arial"/>
          <w:shd w:val="clear" w:color="auto" w:fill="FFFFFF"/>
          <w:lang w:val="fr-FR"/>
        </w:rPr>
        <w:t>r</w:t>
      </w:r>
      <w:r w:rsidRPr="004B5141">
        <w:rPr>
          <w:rFonts w:asciiTheme="majorHAnsi" w:hAnsiTheme="majorHAnsi" w:cs="Arial"/>
          <w:shd w:val="clear" w:color="auto" w:fill="FFFFFF"/>
          <w:lang w:val="fr-FR"/>
        </w:rPr>
        <w:t xml:space="preserve"> un apprentissage sur de multiples arbres de décision entraînés sur des sous-ensembles de données légèrement différe</w:t>
      </w:r>
      <w:r w:rsidRPr="0099021E">
        <w:rPr>
          <w:rFonts w:asciiTheme="majorHAnsi" w:hAnsiTheme="majorHAnsi" w:cs="Arial"/>
          <w:shd w:val="clear" w:color="auto" w:fill="FFFFFF"/>
          <w:lang w:val="fr-FR"/>
        </w:rPr>
        <w:t xml:space="preserve">nts </w:t>
      </w:r>
      <w:r w:rsidRPr="001F3916">
        <w:rPr>
          <w:rFonts w:asciiTheme="majorHAnsi" w:hAnsiTheme="majorHAnsi"/>
          <w:lang w:val="fr-FR"/>
        </w:rPr>
        <w:t>et des sous-ensembles totalement différents de variables (composantes des vecteurs de “features ").</w:t>
      </w:r>
      <w:r w:rsidRPr="0099021E" w:rsidDel="0099021E">
        <w:rPr>
          <w:rFonts w:asciiTheme="majorHAnsi" w:hAnsiTheme="majorHAnsi" w:cs="Arial"/>
          <w:highlight w:val="yellow"/>
          <w:shd w:val="clear" w:color="auto" w:fill="FFFFFF"/>
          <w:lang w:val="fr-FR"/>
        </w:rPr>
        <w:t xml:space="preserve"> </w:t>
      </w:r>
    </w:p>
    <w:p w14:paraId="3038689C" w14:textId="77777777" w:rsidR="002A635A" w:rsidRPr="004B5141" w:rsidRDefault="002A635A" w:rsidP="002A635A">
      <w:pPr>
        <w:pStyle w:val="Web"/>
        <w:spacing w:before="0" w:beforeAutospacing="0" w:after="0" w:afterAutospacing="0" w:line="360" w:lineRule="auto"/>
        <w:ind w:firstLine="720"/>
        <w:jc w:val="both"/>
        <w:rPr>
          <w:rFonts w:asciiTheme="majorHAnsi" w:hAnsiTheme="majorHAnsi"/>
          <w:lang w:val="fr-FR" w:bidi="en-US"/>
        </w:rPr>
      </w:pPr>
    </w:p>
    <w:p w14:paraId="7F11F4CC" w14:textId="77777777" w:rsidR="002A635A" w:rsidRDefault="002A635A" w:rsidP="005008AD">
      <w:pPr>
        <w:spacing w:line="360" w:lineRule="auto"/>
        <w:ind w:firstLine="432"/>
        <w:jc w:val="both"/>
        <w:rPr>
          <w:rFonts w:asciiTheme="majorHAnsi" w:hAnsiTheme="majorHAnsi" w:cs="Arial"/>
          <w:sz w:val="24"/>
          <w:szCs w:val="24"/>
          <w:shd w:val="clear" w:color="auto" w:fill="FFFFFF"/>
          <w:lang w:val="fr-FR" w:eastAsia="zh-TW"/>
        </w:rPr>
      </w:pPr>
      <w:r w:rsidRPr="004B5141">
        <w:rPr>
          <w:rFonts w:asciiTheme="majorHAnsi" w:hAnsiTheme="majorHAnsi" w:cs="Arial"/>
          <w:sz w:val="24"/>
          <w:szCs w:val="24"/>
          <w:shd w:val="clear" w:color="auto" w:fill="FFFFFF"/>
          <w:lang w:val="fr-FR"/>
        </w:rPr>
        <w:t>Un</w:t>
      </w:r>
      <w:r w:rsidRPr="004B5141">
        <w:rPr>
          <w:rStyle w:val="apple-converted-space"/>
          <w:rFonts w:asciiTheme="majorHAnsi" w:hAnsiTheme="majorHAnsi" w:cs="Arial"/>
          <w:sz w:val="24"/>
          <w:szCs w:val="24"/>
          <w:shd w:val="clear" w:color="auto" w:fill="FFFFFF"/>
          <w:lang w:val="fr-FR"/>
        </w:rPr>
        <w:t> </w:t>
      </w:r>
      <w:r w:rsidRPr="004B5141">
        <w:rPr>
          <w:rFonts w:asciiTheme="majorHAnsi" w:hAnsiTheme="majorHAnsi" w:cs="Arial"/>
          <w:b/>
          <w:bCs/>
          <w:i/>
          <w:sz w:val="24"/>
          <w:szCs w:val="24"/>
          <w:shd w:val="clear" w:color="auto" w:fill="FFFFFF"/>
          <w:lang w:val="fr-FR"/>
        </w:rPr>
        <w:t>histogramme de gradient orienté</w:t>
      </w:r>
      <w:r w:rsidRPr="004B5141">
        <w:rPr>
          <w:rStyle w:val="apple-converted-space"/>
          <w:rFonts w:asciiTheme="majorHAnsi" w:hAnsiTheme="majorHAnsi" w:cs="Arial"/>
          <w:sz w:val="24"/>
          <w:szCs w:val="24"/>
          <w:shd w:val="clear" w:color="auto" w:fill="FFFFFF"/>
          <w:lang w:val="fr-FR"/>
        </w:rPr>
        <w:t> </w:t>
      </w:r>
      <w:r w:rsidRPr="004B5141">
        <w:rPr>
          <w:rFonts w:asciiTheme="majorHAnsi" w:hAnsiTheme="majorHAnsi" w:cs="Arial"/>
          <w:sz w:val="24"/>
          <w:szCs w:val="24"/>
          <w:shd w:val="clear" w:color="auto" w:fill="FFFFFF"/>
          <w:lang w:val="fr-FR"/>
        </w:rPr>
        <w:t>(HOG) est une</w:t>
      </w:r>
      <w:r w:rsidRPr="004B5141">
        <w:rPr>
          <w:rStyle w:val="apple-converted-space"/>
          <w:rFonts w:asciiTheme="majorHAnsi" w:hAnsiTheme="majorHAnsi" w:cs="Arial"/>
          <w:sz w:val="24"/>
          <w:szCs w:val="24"/>
          <w:shd w:val="clear" w:color="auto" w:fill="FFFFFF"/>
          <w:lang w:val="fr-FR"/>
        </w:rPr>
        <w:t> </w:t>
      </w:r>
      <w:r w:rsidR="00C44C9A">
        <w:fldChar w:fldCharType="begin"/>
      </w:r>
      <w:r w:rsidR="00C44C9A" w:rsidRPr="00B306BE">
        <w:rPr>
          <w:lang w:val="fr-FR"/>
          <w:rPrChange w:id="215" w:author="me" w:date="2014-11-12T15:35:00Z">
            <w:rPr/>
          </w:rPrChange>
        </w:rPr>
        <w:instrText>HYPERLINK "http://fr.wikipedia.org/wiki/Caract%C3%A9ristique_(vision_par_ordinateur)" \o "Caractéristique (vision par ordinateur)"</w:instrText>
      </w:r>
      <w:r w:rsidR="00C44C9A">
        <w:fldChar w:fldCharType="separate"/>
      </w:r>
      <w:r w:rsidRPr="004B5141">
        <w:rPr>
          <w:rStyle w:val="af2"/>
          <w:rFonts w:asciiTheme="majorHAnsi" w:hAnsiTheme="majorHAnsi" w:cs="Arial"/>
          <w:color w:val="auto"/>
          <w:sz w:val="24"/>
          <w:szCs w:val="24"/>
          <w:u w:val="none"/>
          <w:shd w:val="clear" w:color="auto" w:fill="FFFFFF"/>
          <w:lang w:val="fr-FR"/>
        </w:rPr>
        <w:t>caractéristique</w:t>
      </w:r>
      <w:r w:rsidR="00C44C9A">
        <w:fldChar w:fldCharType="end"/>
      </w:r>
      <w:r w:rsidRPr="004B5141">
        <w:rPr>
          <w:rStyle w:val="apple-converted-space"/>
          <w:rFonts w:asciiTheme="majorHAnsi" w:hAnsiTheme="majorHAnsi" w:cs="Arial"/>
          <w:sz w:val="24"/>
          <w:szCs w:val="24"/>
          <w:shd w:val="clear" w:color="auto" w:fill="FFFFFF"/>
          <w:lang w:val="fr-FR"/>
        </w:rPr>
        <w:t> </w:t>
      </w:r>
      <w:r w:rsidRPr="004B5141">
        <w:rPr>
          <w:rFonts w:asciiTheme="majorHAnsi" w:hAnsiTheme="majorHAnsi" w:cs="Arial"/>
          <w:sz w:val="24"/>
          <w:szCs w:val="24"/>
          <w:shd w:val="clear" w:color="auto" w:fill="FFFFFF"/>
          <w:lang w:val="fr-FR"/>
        </w:rPr>
        <w:t>utilisée en</w:t>
      </w:r>
      <w:r w:rsidRPr="004B5141">
        <w:rPr>
          <w:rStyle w:val="apple-converted-space"/>
          <w:rFonts w:asciiTheme="majorHAnsi" w:hAnsiTheme="majorHAnsi" w:cs="Arial"/>
          <w:sz w:val="24"/>
          <w:szCs w:val="24"/>
          <w:shd w:val="clear" w:color="auto" w:fill="FFFFFF"/>
          <w:lang w:val="fr-FR"/>
        </w:rPr>
        <w:t> </w:t>
      </w:r>
      <w:r w:rsidR="00C44C9A">
        <w:fldChar w:fldCharType="begin"/>
      </w:r>
      <w:r w:rsidR="00C44C9A" w:rsidRPr="00B306BE">
        <w:rPr>
          <w:lang w:val="fr-FR"/>
          <w:rPrChange w:id="216" w:author="me" w:date="2014-11-12T15:35:00Z">
            <w:rPr/>
          </w:rPrChange>
        </w:rPr>
        <w:instrText>HYPERLINK "http://fr.wikipedia.org/wiki/Vision_par_ordinateur" \o "Vision par ordinateur"</w:instrText>
      </w:r>
      <w:r w:rsidR="00C44C9A">
        <w:fldChar w:fldCharType="separate"/>
      </w:r>
      <w:r w:rsidRPr="004B5141">
        <w:rPr>
          <w:rStyle w:val="af2"/>
          <w:rFonts w:asciiTheme="majorHAnsi" w:hAnsiTheme="majorHAnsi" w:cs="Arial"/>
          <w:color w:val="auto"/>
          <w:sz w:val="24"/>
          <w:szCs w:val="24"/>
          <w:u w:val="none"/>
          <w:shd w:val="clear" w:color="auto" w:fill="FFFFFF"/>
          <w:lang w:val="fr-FR"/>
        </w:rPr>
        <w:t>vision par ordinateur</w:t>
      </w:r>
      <w:r w:rsidR="00C44C9A">
        <w:fldChar w:fldCharType="end"/>
      </w:r>
      <w:r w:rsidRPr="001F3916">
        <w:rPr>
          <w:lang w:val="fr-FR"/>
        </w:rPr>
        <w:t xml:space="preserve"> pour la</w:t>
      </w:r>
      <w:r>
        <w:rPr>
          <w:lang w:val="fr-FR"/>
        </w:rPr>
        <w:t xml:space="preserve"> classification d’images et la détection visuelle d’objets d’une catégorie donnée.</w:t>
      </w:r>
      <w:r w:rsidRPr="004B5141">
        <w:rPr>
          <w:rFonts w:asciiTheme="majorHAnsi" w:hAnsiTheme="majorHAnsi" w:cs="Arial"/>
          <w:sz w:val="24"/>
          <w:szCs w:val="24"/>
          <w:shd w:val="clear" w:color="auto" w:fill="FFFFFF"/>
          <w:lang w:val="fr-FR"/>
        </w:rPr>
        <w:t xml:space="preserve"> La technique calcule des</w:t>
      </w:r>
      <w:r>
        <w:rPr>
          <w:rFonts w:asciiTheme="majorHAnsi" w:hAnsiTheme="majorHAnsi" w:cs="Arial"/>
          <w:sz w:val="24"/>
          <w:szCs w:val="24"/>
          <w:shd w:val="clear" w:color="auto" w:fill="FFFFFF"/>
          <w:lang w:val="fr-FR"/>
        </w:rPr>
        <w:t xml:space="preserve"> </w:t>
      </w:r>
      <w:r w:rsidR="00C44C9A">
        <w:fldChar w:fldCharType="begin"/>
      </w:r>
      <w:r w:rsidR="00C44C9A" w:rsidRPr="00B306BE">
        <w:rPr>
          <w:lang w:val="fr-FR"/>
          <w:rPrChange w:id="217" w:author="me" w:date="2014-11-12T15:35:00Z">
            <w:rPr/>
          </w:rPrChange>
        </w:rPr>
        <w:instrText>HYPERLINK "http://fr.wikipedia.org/wiki/Histogramme" \o "Histogramme"</w:instrText>
      </w:r>
      <w:r w:rsidR="00C44C9A">
        <w:fldChar w:fldCharType="separate"/>
      </w:r>
      <w:r w:rsidRPr="004B5141">
        <w:rPr>
          <w:rStyle w:val="af2"/>
          <w:rFonts w:asciiTheme="majorHAnsi" w:hAnsiTheme="majorHAnsi" w:cs="Arial"/>
          <w:color w:val="auto"/>
          <w:sz w:val="24"/>
          <w:szCs w:val="24"/>
          <w:u w:val="none"/>
          <w:shd w:val="clear" w:color="auto" w:fill="FFFFFF"/>
          <w:lang w:val="fr-FR"/>
        </w:rPr>
        <w:t>histogrammes</w:t>
      </w:r>
      <w:r w:rsidR="00C44C9A">
        <w:fldChar w:fldCharType="end"/>
      </w:r>
      <w:r w:rsidRPr="004B5141">
        <w:rPr>
          <w:rStyle w:val="apple-converted-space"/>
          <w:rFonts w:asciiTheme="majorHAnsi" w:hAnsiTheme="majorHAnsi" w:cs="Arial"/>
          <w:sz w:val="24"/>
          <w:szCs w:val="24"/>
          <w:shd w:val="clear" w:color="auto" w:fill="FFFFFF"/>
          <w:lang w:val="fr-FR"/>
        </w:rPr>
        <w:t> </w:t>
      </w:r>
      <w:r w:rsidRPr="004B5141">
        <w:rPr>
          <w:rFonts w:asciiTheme="majorHAnsi" w:hAnsiTheme="majorHAnsi" w:cs="Arial"/>
          <w:sz w:val="24"/>
          <w:szCs w:val="24"/>
          <w:shd w:val="clear" w:color="auto" w:fill="FFFFFF"/>
          <w:lang w:val="fr-FR"/>
        </w:rPr>
        <w:t>locaux de l'orientation du</w:t>
      </w:r>
      <w:r w:rsidRPr="004B5141">
        <w:rPr>
          <w:rStyle w:val="apple-converted-space"/>
          <w:rFonts w:asciiTheme="majorHAnsi" w:hAnsiTheme="majorHAnsi" w:cs="Arial"/>
          <w:sz w:val="24"/>
          <w:szCs w:val="24"/>
          <w:shd w:val="clear" w:color="auto" w:fill="FFFFFF"/>
          <w:lang w:val="fr-FR"/>
        </w:rPr>
        <w:t> </w:t>
      </w:r>
      <w:r w:rsidR="00C44C9A">
        <w:fldChar w:fldCharType="begin"/>
      </w:r>
      <w:r w:rsidR="00C44C9A" w:rsidRPr="00B306BE">
        <w:rPr>
          <w:lang w:val="fr-FR"/>
          <w:rPrChange w:id="218" w:author="me" w:date="2014-11-12T15:35:00Z">
            <w:rPr/>
          </w:rPrChange>
        </w:rPr>
        <w:instrText>HYPERLINK "http://fr.wikipedia.org/wiki/Gradient" \o "Gradient"</w:instrText>
      </w:r>
      <w:r w:rsidR="00C44C9A">
        <w:fldChar w:fldCharType="separate"/>
      </w:r>
      <w:r w:rsidRPr="004B5141">
        <w:rPr>
          <w:rStyle w:val="af2"/>
          <w:rFonts w:asciiTheme="majorHAnsi" w:hAnsiTheme="majorHAnsi" w:cs="Arial"/>
          <w:color w:val="auto"/>
          <w:sz w:val="24"/>
          <w:szCs w:val="24"/>
          <w:u w:val="none"/>
          <w:shd w:val="clear" w:color="auto" w:fill="FFFFFF"/>
          <w:lang w:val="fr-FR"/>
        </w:rPr>
        <w:t>gradient</w:t>
      </w:r>
      <w:r w:rsidR="00C44C9A">
        <w:fldChar w:fldCharType="end"/>
      </w:r>
      <w:r w:rsidRPr="004B5141">
        <w:rPr>
          <w:rStyle w:val="apple-converted-space"/>
          <w:rFonts w:asciiTheme="majorHAnsi" w:hAnsiTheme="majorHAnsi" w:cs="Arial"/>
          <w:sz w:val="24"/>
          <w:szCs w:val="24"/>
          <w:shd w:val="clear" w:color="auto" w:fill="FFFFFF"/>
          <w:lang w:val="fr-FR"/>
        </w:rPr>
        <w:t> </w:t>
      </w:r>
      <w:r w:rsidRPr="004B5141">
        <w:rPr>
          <w:rFonts w:asciiTheme="majorHAnsi" w:hAnsiTheme="majorHAnsi" w:cs="Arial"/>
          <w:sz w:val="24"/>
          <w:szCs w:val="24"/>
          <w:shd w:val="clear" w:color="auto" w:fill="FFFFFF"/>
          <w:lang w:val="fr-FR"/>
        </w:rPr>
        <w:t>sur une grille dense, c'est-à-dire sur des zones régulièrement réparties sur l'image. Elle possède des points communs avec les</w:t>
      </w:r>
      <w:r w:rsidRPr="004B5141">
        <w:rPr>
          <w:rStyle w:val="apple-converted-space"/>
          <w:rFonts w:asciiTheme="majorHAnsi" w:hAnsiTheme="majorHAnsi" w:cs="Arial"/>
          <w:sz w:val="24"/>
          <w:szCs w:val="24"/>
          <w:shd w:val="clear" w:color="auto" w:fill="FFFFFF"/>
          <w:lang w:val="fr-FR"/>
        </w:rPr>
        <w:t> </w:t>
      </w:r>
      <w:r>
        <w:rPr>
          <w:rStyle w:val="apple-converted-space"/>
          <w:rFonts w:asciiTheme="majorHAnsi" w:hAnsiTheme="majorHAnsi" w:cs="Arial"/>
          <w:sz w:val="24"/>
          <w:szCs w:val="24"/>
          <w:shd w:val="clear" w:color="auto" w:fill="FFFFFF"/>
          <w:lang w:val="fr-FR"/>
        </w:rPr>
        <w:t>‘‘</w:t>
      </w:r>
      <w:r w:rsidRPr="001F3916">
        <w:rPr>
          <w:rStyle w:val="lang-en"/>
          <w:rFonts w:asciiTheme="majorHAnsi" w:hAnsiTheme="majorHAnsi" w:cs="Arial"/>
          <w:bCs/>
          <w:color w:val="252525"/>
          <w:sz w:val="24"/>
          <w:szCs w:val="24"/>
          <w:shd w:val="clear" w:color="auto" w:fill="FFFFFF"/>
          <w:lang w:val="fr-FR"/>
        </w:rPr>
        <w:t>Scale-invariant feature transform</w:t>
      </w:r>
      <w:r>
        <w:rPr>
          <w:rStyle w:val="lang-en"/>
          <w:rFonts w:asciiTheme="majorHAnsi" w:hAnsiTheme="majorHAnsi" w:cs="Arial"/>
          <w:bCs/>
          <w:color w:val="252525"/>
          <w:sz w:val="24"/>
          <w:szCs w:val="24"/>
          <w:shd w:val="clear" w:color="auto" w:fill="FFFFFF"/>
          <w:lang w:val="fr-FR"/>
        </w:rPr>
        <w:t>’’</w:t>
      </w:r>
      <w:r w:rsidRPr="0099021E">
        <w:rPr>
          <w:rStyle w:val="apple-converted-space"/>
          <w:rFonts w:asciiTheme="majorHAnsi" w:hAnsiTheme="majorHAnsi" w:cs="Arial"/>
          <w:sz w:val="24"/>
          <w:szCs w:val="24"/>
          <w:shd w:val="clear" w:color="auto" w:fill="FFFFFF"/>
          <w:lang w:val="fr-FR"/>
        </w:rPr>
        <w:t xml:space="preserve"> (</w:t>
      </w:r>
      <w:r w:rsidR="00C44C9A">
        <w:fldChar w:fldCharType="begin"/>
      </w:r>
      <w:r w:rsidR="00C44C9A" w:rsidRPr="00B306BE">
        <w:rPr>
          <w:lang w:val="fr-FR"/>
          <w:rPrChange w:id="219" w:author="me" w:date="2014-11-12T15:35:00Z">
            <w:rPr/>
          </w:rPrChange>
        </w:rPr>
        <w:instrText>HYPERLINK "http://fr.wikipedia.org/wiki/SIFT" \o "SIFT"</w:instrText>
      </w:r>
      <w:r w:rsidR="00C44C9A">
        <w:fldChar w:fldCharType="separate"/>
      </w:r>
      <w:r w:rsidRPr="0099021E">
        <w:rPr>
          <w:rStyle w:val="af2"/>
          <w:rFonts w:asciiTheme="majorHAnsi" w:hAnsiTheme="majorHAnsi" w:cs="Arial"/>
          <w:color w:val="auto"/>
          <w:sz w:val="24"/>
          <w:szCs w:val="24"/>
          <w:u w:val="none"/>
          <w:shd w:val="clear" w:color="auto" w:fill="FFFFFF"/>
          <w:lang w:val="fr-FR"/>
        </w:rPr>
        <w:t>SIFT</w:t>
      </w:r>
      <w:r w:rsidR="00C44C9A">
        <w:fldChar w:fldCharType="end"/>
      </w:r>
      <w:r w:rsidRPr="001F3916">
        <w:rPr>
          <w:rFonts w:asciiTheme="majorHAnsi" w:hAnsiTheme="majorHAnsi"/>
          <w:sz w:val="24"/>
          <w:szCs w:val="24"/>
          <w:lang w:val="fr-FR"/>
        </w:rPr>
        <w:t>)</w:t>
      </w:r>
      <w:r w:rsidRPr="0099021E">
        <w:rPr>
          <w:rFonts w:asciiTheme="majorHAnsi" w:hAnsiTheme="majorHAnsi" w:cs="Arial"/>
          <w:sz w:val="24"/>
          <w:szCs w:val="24"/>
          <w:shd w:val="clear" w:color="auto" w:fill="FFFFFF"/>
          <w:lang w:val="fr-FR"/>
        </w:rPr>
        <w:t>, les</w:t>
      </w:r>
      <w:r w:rsidRPr="0099021E">
        <w:rPr>
          <w:rStyle w:val="apple-converted-space"/>
          <w:rFonts w:asciiTheme="majorHAnsi" w:hAnsiTheme="majorHAnsi" w:cs="Arial"/>
          <w:sz w:val="24"/>
          <w:szCs w:val="24"/>
          <w:shd w:val="clear" w:color="auto" w:fill="FFFFFF"/>
          <w:lang w:val="fr-FR"/>
        </w:rPr>
        <w:t> </w:t>
      </w:r>
      <w:r w:rsidR="00C44C9A">
        <w:fldChar w:fldCharType="begin"/>
      </w:r>
      <w:r w:rsidR="00C44C9A" w:rsidRPr="00B306BE">
        <w:rPr>
          <w:lang w:val="fr-FR"/>
          <w:rPrChange w:id="220" w:author="me" w:date="2014-11-12T15:35:00Z">
            <w:rPr/>
          </w:rPrChange>
        </w:rPr>
        <w:instrText>HYPERLINK "http://fr.wikipedia.org/wiki/Shape_context" \o "Shape context"</w:instrText>
      </w:r>
      <w:r w:rsidR="00C44C9A">
        <w:fldChar w:fldCharType="separate"/>
      </w:r>
      <w:r w:rsidRPr="0099021E">
        <w:rPr>
          <w:rStyle w:val="af2"/>
          <w:rFonts w:asciiTheme="majorHAnsi" w:hAnsiTheme="majorHAnsi" w:cs="Arial"/>
          <w:color w:val="auto"/>
          <w:sz w:val="24"/>
          <w:szCs w:val="24"/>
          <w:u w:val="none"/>
          <w:shd w:val="clear" w:color="auto" w:fill="FFFFFF"/>
          <w:lang w:val="fr-FR"/>
        </w:rPr>
        <w:t>Shape contexts</w:t>
      </w:r>
      <w:r w:rsidR="00C44C9A">
        <w:fldChar w:fldCharType="end"/>
      </w:r>
      <w:r w:rsidRPr="0099021E">
        <w:rPr>
          <w:rStyle w:val="apple-converted-space"/>
          <w:rFonts w:asciiTheme="majorHAnsi" w:hAnsiTheme="majorHAnsi" w:cs="Arial"/>
          <w:sz w:val="24"/>
          <w:szCs w:val="24"/>
          <w:shd w:val="clear" w:color="auto" w:fill="FFFFFF"/>
          <w:lang w:val="fr-FR"/>
        </w:rPr>
        <w:t> </w:t>
      </w:r>
      <w:r w:rsidRPr="0099021E">
        <w:rPr>
          <w:rFonts w:asciiTheme="majorHAnsi" w:hAnsiTheme="majorHAnsi" w:cs="Arial"/>
          <w:sz w:val="24"/>
          <w:szCs w:val="24"/>
          <w:shd w:val="clear" w:color="auto" w:fill="FFFFFF"/>
          <w:lang w:val="fr-FR"/>
        </w:rPr>
        <w:t>et les histogrammes d'orienta</w:t>
      </w:r>
      <w:r w:rsidRPr="004B5141">
        <w:rPr>
          <w:rFonts w:asciiTheme="majorHAnsi" w:hAnsiTheme="majorHAnsi" w:cs="Arial"/>
          <w:sz w:val="24"/>
          <w:szCs w:val="24"/>
          <w:shd w:val="clear" w:color="auto" w:fill="FFFFFF"/>
          <w:lang w:val="fr-FR"/>
        </w:rPr>
        <w:t>tion de contours, mais s'en diffère notamment par l'utilisation d'une grille dense. La méthode s'est montrée particulièrement efficace pour la</w:t>
      </w:r>
      <w:r w:rsidRPr="004B5141">
        <w:rPr>
          <w:rStyle w:val="apple-converted-space"/>
          <w:rFonts w:asciiTheme="majorHAnsi" w:hAnsiTheme="majorHAnsi" w:cs="Arial"/>
          <w:sz w:val="24"/>
          <w:szCs w:val="24"/>
          <w:shd w:val="clear" w:color="auto" w:fill="FFFFFF"/>
          <w:lang w:val="fr-FR"/>
        </w:rPr>
        <w:t> </w:t>
      </w:r>
      <w:r w:rsidR="00C44C9A">
        <w:fldChar w:fldCharType="begin"/>
      </w:r>
      <w:r w:rsidR="00C44C9A" w:rsidRPr="00B306BE">
        <w:rPr>
          <w:lang w:val="fr-FR"/>
          <w:rPrChange w:id="221" w:author="me" w:date="2014-11-12T15:35:00Z">
            <w:rPr/>
          </w:rPrChange>
        </w:rPr>
        <w:instrText>HYPERLINK "http://fr.wikipedia.org/wiki/D%C3%A9tection_de_personne" \o "Détection de personne"</w:instrText>
      </w:r>
      <w:r w:rsidR="00C44C9A">
        <w:fldChar w:fldCharType="separate"/>
      </w:r>
      <w:r w:rsidRPr="004B5141">
        <w:rPr>
          <w:rStyle w:val="af2"/>
          <w:rFonts w:asciiTheme="majorHAnsi" w:hAnsiTheme="majorHAnsi" w:cs="Arial"/>
          <w:color w:val="auto"/>
          <w:sz w:val="24"/>
          <w:szCs w:val="24"/>
          <w:u w:val="none"/>
          <w:shd w:val="clear" w:color="auto" w:fill="FFFFFF"/>
          <w:lang w:val="fr-FR"/>
        </w:rPr>
        <w:t>détection de personnes</w:t>
      </w:r>
      <w:r w:rsidR="00C44C9A">
        <w:fldChar w:fldCharType="end"/>
      </w:r>
      <w:r w:rsidRPr="004B5141">
        <w:rPr>
          <w:rFonts w:asciiTheme="majorHAnsi" w:hAnsiTheme="majorHAnsi" w:cs="Arial"/>
          <w:sz w:val="24"/>
          <w:szCs w:val="24"/>
          <w:shd w:val="clear" w:color="auto" w:fill="FFFFFF"/>
          <w:lang w:val="fr-FR"/>
        </w:rPr>
        <w:t>.</w:t>
      </w:r>
    </w:p>
    <w:p w14:paraId="6EE924ED" w14:textId="77777777" w:rsidR="005008AD" w:rsidRPr="004B5141" w:rsidRDefault="005008AD" w:rsidP="005008AD">
      <w:pPr>
        <w:spacing w:line="360" w:lineRule="auto"/>
        <w:ind w:firstLine="432"/>
        <w:jc w:val="both"/>
        <w:rPr>
          <w:rFonts w:asciiTheme="majorHAnsi" w:hAnsiTheme="majorHAnsi" w:cs="Arial"/>
          <w:sz w:val="24"/>
          <w:szCs w:val="24"/>
          <w:shd w:val="clear" w:color="auto" w:fill="FFFFFF"/>
          <w:lang w:val="fr-FR" w:eastAsia="zh-TW"/>
        </w:rPr>
      </w:pPr>
    </w:p>
    <w:p w14:paraId="013A8AD1" w14:textId="77777777" w:rsidR="002A635A" w:rsidRPr="004B5141" w:rsidRDefault="002A635A" w:rsidP="002A635A">
      <w:pPr>
        <w:spacing w:line="360" w:lineRule="auto"/>
        <w:ind w:firstLine="432"/>
        <w:rPr>
          <w:rFonts w:asciiTheme="majorHAnsi" w:hAnsiTheme="majorHAnsi"/>
          <w:sz w:val="24"/>
          <w:szCs w:val="24"/>
          <w:lang w:val="fr-FR" w:bidi="en-US"/>
        </w:rPr>
      </w:pPr>
      <w:r w:rsidRPr="004B5141">
        <w:rPr>
          <w:rFonts w:asciiTheme="majorHAnsi" w:hAnsiTheme="majorHAnsi" w:cs="Arial"/>
          <w:sz w:val="24"/>
          <w:szCs w:val="24"/>
          <w:shd w:val="clear" w:color="auto" w:fill="FFFFFF"/>
          <w:lang w:val="fr-FR"/>
        </w:rPr>
        <w:t>Nous allons utiliser les forêts décisionnelles aléatoires pour classifier des images qui ont été transformées en histogramme de gradient</w:t>
      </w:r>
      <w:r>
        <w:rPr>
          <w:rFonts w:asciiTheme="majorHAnsi" w:hAnsiTheme="majorHAnsi" w:cs="Arial"/>
          <w:sz w:val="24"/>
          <w:szCs w:val="24"/>
          <w:shd w:val="clear" w:color="auto" w:fill="FFFFFF"/>
          <w:lang w:val="fr-FR"/>
        </w:rPr>
        <w:t xml:space="preserve"> orienté</w:t>
      </w:r>
      <w:r w:rsidRPr="004B5141">
        <w:rPr>
          <w:rFonts w:asciiTheme="majorHAnsi" w:hAnsiTheme="majorHAnsi" w:cs="Arial"/>
          <w:sz w:val="24"/>
          <w:szCs w:val="24"/>
          <w:shd w:val="clear" w:color="auto" w:fill="FFFFFF"/>
          <w:lang w:val="fr-FR"/>
        </w:rPr>
        <w:t>.</w:t>
      </w:r>
    </w:p>
    <w:p w14:paraId="3DEC2B00" w14:textId="77777777" w:rsidR="002A635A" w:rsidRDefault="002A635A" w:rsidP="002A635A">
      <w:pPr>
        <w:pStyle w:val="1"/>
        <w:pageBreakBefore/>
      </w:pPr>
      <w:bookmarkStart w:id="222" w:name="_Toc402218159"/>
      <w:bookmarkStart w:id="223" w:name="_Toc403142976"/>
      <w:bookmarkStart w:id="224" w:name="_Toc410005046"/>
      <w:r>
        <w:rPr>
          <w:rFonts w:hint="eastAsia"/>
        </w:rPr>
        <w:lastRenderedPageBreak/>
        <w:t>Dictionnaire</w:t>
      </w:r>
      <w:bookmarkEnd w:id="222"/>
      <w:bookmarkEnd w:id="223"/>
      <w:bookmarkEnd w:id="224"/>
    </w:p>
    <w:p w14:paraId="283A65E3" w14:textId="77777777" w:rsidR="002A635A" w:rsidRDefault="002A635A" w:rsidP="002A635A">
      <w:pPr>
        <w:pStyle w:val="2"/>
      </w:pPr>
      <w:bookmarkStart w:id="225" w:name="_Toc402218160"/>
      <w:bookmarkStart w:id="226" w:name="_Toc403142977"/>
      <w:bookmarkStart w:id="227" w:name="_Toc410005047"/>
      <w:r>
        <w:t>Dictionnaire de forêts decisionelles Aléatoires</w:t>
      </w:r>
      <w:bookmarkEnd w:id="225"/>
      <w:bookmarkEnd w:id="226"/>
      <w:bookmarkEnd w:id="227"/>
    </w:p>
    <w:tbl>
      <w:tblPr>
        <w:tblW w:w="0" w:type="auto"/>
        <w:tblLayout w:type="fixed"/>
        <w:tblCellMar>
          <w:top w:w="15" w:type="dxa"/>
          <w:left w:w="15" w:type="dxa"/>
          <w:bottom w:w="15" w:type="dxa"/>
          <w:right w:w="15" w:type="dxa"/>
        </w:tblCellMar>
        <w:tblLook w:val="04A0" w:firstRow="1" w:lastRow="0" w:firstColumn="1" w:lastColumn="0" w:noHBand="0" w:noVBand="1"/>
      </w:tblPr>
      <w:tblGrid>
        <w:gridCol w:w="2260"/>
        <w:gridCol w:w="3828"/>
        <w:gridCol w:w="2968"/>
      </w:tblGrid>
      <w:tr w:rsidR="002A635A" w14:paraId="18B68DE5"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3636DF5" w14:textId="77777777" w:rsidR="002A635A" w:rsidRDefault="002A635A" w:rsidP="009C4A3A">
            <w:pPr>
              <w:pStyle w:val="Web"/>
              <w:spacing w:before="0" w:beforeAutospacing="0" w:after="0" w:afterAutospacing="0"/>
              <w:jc w:val="center"/>
            </w:pPr>
            <w:r>
              <w:rPr>
                <w:rFonts w:ascii="Arial" w:hAnsi="Arial" w:cs="Arial"/>
                <w:b/>
                <w:bCs/>
                <w:color w:val="000000"/>
                <w:sz w:val="23"/>
                <w:szCs w:val="23"/>
              </w:rPr>
              <w:t>Nom</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87E4E8E" w14:textId="77777777" w:rsidR="002A635A" w:rsidRDefault="002A635A" w:rsidP="009C4A3A">
            <w:pPr>
              <w:pStyle w:val="Web"/>
              <w:spacing w:before="0" w:beforeAutospacing="0" w:after="0" w:afterAutospacing="0"/>
              <w:jc w:val="center"/>
            </w:pPr>
            <w:r>
              <w:rPr>
                <w:rFonts w:ascii="Arial" w:hAnsi="Arial" w:cs="Arial"/>
                <w:b/>
                <w:bCs/>
                <w:color w:val="000000"/>
                <w:sz w:val="23"/>
                <w:szCs w:val="23"/>
              </w:rPr>
              <w:t>Définition</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09895C6" w14:textId="77777777" w:rsidR="002A635A" w:rsidRDefault="002A635A" w:rsidP="009C4A3A">
            <w:pPr>
              <w:pStyle w:val="Web"/>
              <w:spacing w:before="0" w:beforeAutospacing="0" w:after="0" w:afterAutospacing="0"/>
              <w:jc w:val="center"/>
            </w:pPr>
            <w:r>
              <w:rPr>
                <w:rFonts w:ascii="Arial" w:hAnsi="Arial" w:cs="Arial"/>
                <w:b/>
                <w:bCs/>
                <w:i/>
                <w:iCs/>
                <w:color w:val="000000"/>
                <w:sz w:val="23"/>
                <w:szCs w:val="23"/>
              </w:rPr>
              <w:t>Nom UML</w:t>
            </w:r>
          </w:p>
        </w:tc>
      </w:tr>
      <w:tr w:rsidR="002A635A" w14:paraId="43D4CDFD"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E6E502D"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arbre de décision</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9069AD9"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flow-chart like structure</w:t>
            </w:r>
          </w:p>
          <w:p w14:paraId="6D6F6220"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node =&gt; some attribute</w:t>
            </w:r>
          </w:p>
          <w:p w14:paraId="65146A05"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branch =&gt; outcome of test</w:t>
            </w:r>
          </w:p>
          <w:p w14:paraId="5B344085"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path from root to leaf =&gt; classification rule</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E9C0E12"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rPr>
              <w:t xml:space="preserve">Class DecisionTree </w:t>
            </w:r>
          </w:p>
        </w:tc>
      </w:tr>
      <w:tr w:rsidR="002A635A" w14:paraId="37D7D7D9"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5EF29B7"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forêt d’arbres</w:t>
            </w:r>
            <w:hyperlink r:id="rId10" w:history="1">
              <w:r w:rsidRPr="001F3916">
                <w:rPr>
                  <w:rStyle w:val="af2"/>
                  <w:rFonts w:asciiTheme="majorHAnsi" w:hAnsiTheme="majorHAnsi" w:cs="Arial"/>
                  <w:color w:val="000000"/>
                </w:rPr>
                <w:t xml:space="preserve"> décision</w:t>
              </w:r>
            </w:hyperlink>
            <w:r w:rsidRPr="001F3916">
              <w:rPr>
                <w:rFonts w:asciiTheme="majorHAnsi" w:hAnsiTheme="majorHAnsi" w:cs="Arial"/>
                <w:color w:val="000000"/>
              </w:rPr>
              <w:t>nels</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3204445"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a classifier algorithm which contains multiple decision trees and each tree vote for classification</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7E7EF66"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rPr>
              <w:t xml:space="preserve">Class RandomForest </w:t>
            </w:r>
          </w:p>
        </w:tc>
      </w:tr>
      <w:tr w:rsidR="002A635A" w14:paraId="0755F888"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E8077B8"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L’apprentissage des arbres décisionnels</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17DD085"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The training algorithm for random forests applies the general technique of bootstrap aggregating, or bagging, to tree learners. Given a training set X = x1, …, xn with responses Y = y1 through yn, bagging repeatedly selects a bootstrap sample of the training set and fits trees to these samples</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2B54FC3"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rPr>
              <w:t>Method bootStrapSample</w:t>
            </w:r>
          </w:p>
          <w:p w14:paraId="60C1D6B0"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rPr>
              <w:t xml:space="preserve"> De la class DecisionTree</w:t>
            </w:r>
          </w:p>
        </w:tc>
      </w:tr>
      <w:tr w:rsidR="002A635A" w14:paraId="7ADD12D9"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82C1DAD" w14:textId="77777777" w:rsidR="002A635A" w:rsidRPr="001F3916" w:rsidRDefault="002A635A" w:rsidP="009C4A3A">
            <w:pPr>
              <w:pStyle w:val="Web"/>
              <w:spacing w:before="0" w:beforeAutospacing="0" w:after="0" w:afterAutospacing="0"/>
              <w:rPr>
                <w:rFonts w:asciiTheme="majorHAnsi" w:hAnsiTheme="majorHAnsi"/>
                <w:lang w:val="fr-FR"/>
              </w:rPr>
            </w:pPr>
            <w:r w:rsidRPr="001F3916">
              <w:rPr>
                <w:rFonts w:asciiTheme="majorHAnsi" w:hAnsiTheme="majorHAnsi" w:cs="Arial"/>
                <w:color w:val="000000"/>
                <w:lang w:val="fr-FR"/>
              </w:rPr>
              <w:t>L’histogramme de gradient orienté (HOG)</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F7B2607"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a descriptor represented by histograms of the “Orientation” of gradients in the images</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26EAC84"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cs="Arial"/>
                <w:color w:val="000000"/>
              </w:rPr>
              <w:t>Histogram of Oriented Gradients</w:t>
            </w:r>
          </w:p>
        </w:tc>
      </w:tr>
      <w:tr w:rsidR="002A635A" w14:paraId="44FB7A8E"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E29194E"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classification d’image</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9BC6C39"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Classify an image into one of several categories</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C90AAF6"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rPr>
              <w:t>Method classify(Sample) in any subclass of Classifier</w:t>
            </w:r>
          </w:p>
        </w:tc>
      </w:tr>
      <w:tr w:rsidR="002A635A" w14:paraId="4FD89A7B"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E997598"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Classifier (6.4 p.19)</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0414A84"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a class that implements a prototype of classifiers such as AdaBoost or MultilayerPerception</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3D4A55C"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rPr>
              <w:t>classifier.Classifier in jLevis</w:t>
            </w:r>
          </w:p>
        </w:tc>
      </w:tr>
      <w:tr w:rsidR="002A635A" w14:paraId="0BD22207"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3AB3547"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Learner (7.3 p.27)</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A27C168"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an abstract class that reflects a learning system</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23379BE"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rPr>
              <w:t>learner.Learner in jLevis</w:t>
            </w:r>
          </w:p>
        </w:tc>
      </w:tr>
      <w:tr w:rsidR="002A635A" w14:paraId="216A9700" w14:textId="77777777" w:rsidTr="009C4A3A">
        <w:trPr>
          <w:trHeight w:val="285"/>
        </w:trPr>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7701C46"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Sample (9.9 p.50)</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2F9569A"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a class that reflects an image</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27C30D7"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lang w:val="fr-FR"/>
              </w:rPr>
              <w:t>sample.Sample in jLevis</w:t>
            </w:r>
          </w:p>
        </w:tc>
      </w:tr>
      <w:tr w:rsidR="002A635A" w14:paraId="705D2A07"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12FAE40" w14:textId="77777777" w:rsidR="002A635A" w:rsidRPr="001F3916" w:rsidRDefault="002A635A" w:rsidP="009C4A3A">
            <w:pPr>
              <w:pStyle w:val="Web"/>
              <w:spacing w:before="20" w:beforeAutospacing="0" w:after="0" w:afterAutospacing="0"/>
              <w:rPr>
                <w:rFonts w:asciiTheme="majorHAnsi" w:hAnsiTheme="majorHAnsi"/>
              </w:rPr>
            </w:pPr>
            <w:r w:rsidRPr="001F3916">
              <w:rPr>
                <w:rFonts w:asciiTheme="majorHAnsi" w:hAnsiTheme="majorHAnsi" w:cs="Arial"/>
                <w:color w:val="000000"/>
                <w:shd w:val="clear" w:color="auto" w:fill="FFFFFF"/>
              </w:rPr>
              <w:t>jLevis</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D3C7928"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shd w:val="clear" w:color="auto" w:fill="FFFFFF"/>
              </w:rPr>
              <w:t>existing framework containing classification algorithms</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400DE4E" w14:textId="77777777" w:rsidR="002A635A" w:rsidRPr="001F3916" w:rsidRDefault="002A635A" w:rsidP="009C4A3A">
            <w:pPr>
              <w:pStyle w:val="Web"/>
              <w:spacing w:before="0" w:beforeAutospacing="0" w:after="0" w:afterAutospacing="0"/>
              <w:jc w:val="center"/>
              <w:rPr>
                <w:rFonts w:asciiTheme="majorHAnsi" w:hAnsiTheme="majorHAnsi"/>
              </w:rPr>
            </w:pPr>
            <w:r w:rsidRPr="001F3916">
              <w:rPr>
                <w:rFonts w:asciiTheme="majorHAnsi" w:hAnsiTheme="majorHAnsi" w:cs="Arial"/>
                <w:color w:val="000000"/>
              </w:rPr>
              <w:t>jLevis</w:t>
            </w:r>
          </w:p>
        </w:tc>
      </w:tr>
      <w:tr w:rsidR="002A635A" w:rsidRPr="00EA58DD" w14:paraId="4DD72C56"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1224AA0"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Vote majoritaire</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B95AE2C" w14:textId="77777777" w:rsidR="002A635A" w:rsidRPr="001F3916" w:rsidRDefault="002A635A" w:rsidP="009C4A3A">
            <w:pPr>
              <w:pStyle w:val="Web"/>
              <w:spacing w:before="0" w:beforeAutospacing="0" w:after="0" w:afterAutospacing="0"/>
              <w:rPr>
                <w:rFonts w:asciiTheme="majorHAnsi" w:hAnsiTheme="majorHAnsi"/>
                <w:lang w:val="fr-FR"/>
              </w:rPr>
            </w:pPr>
            <w:r w:rsidRPr="001F3916">
              <w:rPr>
                <w:rFonts w:asciiTheme="majorHAnsi" w:hAnsiTheme="majorHAnsi" w:cs="Arial"/>
                <w:color w:val="000000"/>
                <w:lang w:val="fr-FR"/>
              </w:rPr>
              <w:t>la classification fournie par la forêt</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847A3DB" w14:textId="77777777" w:rsidR="002A635A" w:rsidRPr="001F3916" w:rsidRDefault="002A635A" w:rsidP="009C4A3A">
            <w:pPr>
              <w:jc w:val="center"/>
              <w:rPr>
                <w:rFonts w:asciiTheme="majorHAnsi" w:hAnsiTheme="majorHAnsi"/>
                <w:sz w:val="24"/>
                <w:szCs w:val="24"/>
                <w:lang w:val="fr-FR"/>
              </w:rPr>
            </w:pPr>
            <w:r w:rsidRPr="001F3916">
              <w:rPr>
                <w:rFonts w:asciiTheme="majorHAnsi" w:hAnsiTheme="majorHAnsi"/>
                <w:sz w:val="24"/>
                <w:szCs w:val="24"/>
                <w:lang w:val="fr-FR"/>
              </w:rPr>
              <w:t>Méthode voteMajor</w:t>
            </w:r>
          </w:p>
          <w:p w14:paraId="0F65C22F" w14:textId="77777777" w:rsidR="002A635A" w:rsidRPr="001F3916" w:rsidRDefault="002A635A" w:rsidP="009C4A3A">
            <w:pPr>
              <w:jc w:val="center"/>
              <w:rPr>
                <w:rFonts w:asciiTheme="majorHAnsi" w:hAnsiTheme="majorHAnsi"/>
                <w:sz w:val="24"/>
                <w:szCs w:val="24"/>
                <w:lang w:val="fr-FR"/>
              </w:rPr>
            </w:pPr>
            <w:r w:rsidRPr="001F3916">
              <w:rPr>
                <w:rFonts w:asciiTheme="majorHAnsi" w:hAnsiTheme="majorHAnsi"/>
                <w:sz w:val="24"/>
                <w:szCs w:val="24"/>
                <w:lang w:val="fr-FR"/>
              </w:rPr>
              <w:lastRenderedPageBreak/>
              <w:t xml:space="preserve"> de la classe RandomForest</w:t>
            </w:r>
          </w:p>
        </w:tc>
      </w:tr>
      <w:tr w:rsidR="002A635A" w:rsidRPr="00EA58DD" w14:paraId="1C8113AB"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2CCBFF9"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lastRenderedPageBreak/>
              <w:t>Vote d’un arbre</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3EDA068" w14:textId="77777777" w:rsidR="002A635A" w:rsidRPr="001F3916" w:rsidRDefault="002A635A" w:rsidP="009C4A3A">
            <w:pPr>
              <w:pStyle w:val="Web"/>
              <w:spacing w:before="0" w:beforeAutospacing="0" w:after="0" w:afterAutospacing="0"/>
              <w:rPr>
                <w:rFonts w:asciiTheme="majorHAnsi" w:hAnsiTheme="majorHAnsi"/>
                <w:lang w:val="fr-FR"/>
              </w:rPr>
            </w:pPr>
            <w:r w:rsidRPr="001F3916">
              <w:rPr>
                <w:rFonts w:asciiTheme="majorHAnsi" w:hAnsiTheme="majorHAnsi" w:cs="Arial"/>
                <w:color w:val="000000"/>
                <w:lang w:val="fr-FR"/>
              </w:rPr>
              <w:t>chaque arbre vote pour une des classes</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E2F6D4E" w14:textId="77777777" w:rsidR="002A635A" w:rsidRPr="001F3916" w:rsidRDefault="002A635A" w:rsidP="009C4A3A">
            <w:pPr>
              <w:jc w:val="center"/>
              <w:rPr>
                <w:rFonts w:asciiTheme="majorHAnsi" w:hAnsiTheme="majorHAnsi"/>
                <w:sz w:val="24"/>
                <w:szCs w:val="24"/>
                <w:lang w:val="fr-FR"/>
              </w:rPr>
            </w:pPr>
            <w:r w:rsidRPr="001F3916">
              <w:rPr>
                <w:rFonts w:asciiTheme="majorHAnsi" w:hAnsiTheme="majorHAnsi"/>
                <w:sz w:val="24"/>
                <w:szCs w:val="24"/>
                <w:lang w:val="fr-FR"/>
              </w:rPr>
              <w:t>Méthode evaluate de la classe DecisionTree</w:t>
            </w:r>
          </w:p>
        </w:tc>
      </w:tr>
      <w:tr w:rsidR="002A635A" w:rsidRPr="00EA58DD" w14:paraId="01101FF8"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EDC41CB"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bagging</w:t>
            </w:r>
          </w:p>
          <w:p w14:paraId="02D4C4D8"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shd w:val="clear" w:color="auto" w:fill="FFFFFF"/>
              </w:rPr>
              <w:t>(</w:t>
            </w:r>
            <w:hyperlink r:id="rId11" w:history="1">
              <w:r w:rsidRPr="001F3916">
                <w:rPr>
                  <w:rStyle w:val="af2"/>
                  <w:rFonts w:asciiTheme="majorHAnsi" w:hAnsiTheme="majorHAnsi" w:cs="Arial"/>
                  <w:color w:val="000000"/>
                  <w:u w:val="none"/>
                  <w:shd w:val="clear" w:color="auto" w:fill="FFFFFF"/>
                </w:rPr>
                <w:t>bootstrap aggregating</w:t>
              </w:r>
            </w:hyperlink>
            <w:r w:rsidRPr="001F3916">
              <w:rPr>
                <w:rFonts w:asciiTheme="majorHAnsi" w:hAnsiTheme="majorHAnsi" w:cs="Arial"/>
                <w:color w:val="000000"/>
              </w:rPr>
              <w:t>)</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7903982"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also known as</w:t>
            </w:r>
            <w:r w:rsidRPr="001F3916">
              <w:rPr>
                <w:rFonts w:asciiTheme="majorHAnsi" w:hAnsiTheme="majorHAnsi" w:cs="Arial"/>
                <w:color w:val="000000"/>
                <w:shd w:val="clear" w:color="auto" w:fill="FFFFFF"/>
              </w:rPr>
              <w:t xml:space="preserve"> “</w:t>
            </w:r>
            <w:hyperlink r:id="rId12" w:history="1">
              <w:r w:rsidRPr="001F3916">
                <w:rPr>
                  <w:rStyle w:val="af2"/>
                  <w:rFonts w:asciiTheme="majorHAnsi" w:hAnsiTheme="majorHAnsi" w:cs="Arial"/>
                  <w:color w:val="000000"/>
                  <w:shd w:val="clear" w:color="auto" w:fill="FFFFFF"/>
                </w:rPr>
                <w:t xml:space="preserve">bootstrap aggregating”. A </w:t>
              </w:r>
            </w:hyperlink>
            <w:hyperlink r:id="rId13" w:history="1">
              <w:r w:rsidRPr="001F3916">
                <w:rPr>
                  <w:rStyle w:val="af2"/>
                  <w:rFonts w:asciiTheme="majorHAnsi" w:hAnsiTheme="majorHAnsi" w:cs="Arial"/>
                  <w:color w:val="000000"/>
                  <w:shd w:val="clear" w:color="auto" w:fill="FFFFFF"/>
                </w:rPr>
                <w:t>machine learning ensemble</w:t>
              </w:r>
            </w:hyperlink>
            <w:hyperlink r:id="rId14" w:history="1">
              <w:r w:rsidRPr="001F3916">
                <w:rPr>
                  <w:rStyle w:val="af2"/>
                  <w:rFonts w:asciiTheme="majorHAnsi" w:hAnsiTheme="majorHAnsi" w:cs="Arial"/>
                  <w:color w:val="000000"/>
                  <w:shd w:val="clear" w:color="auto" w:fill="FFFFFF"/>
                </w:rPr>
                <w:t xml:space="preserve"> </w:t>
              </w:r>
            </w:hyperlink>
            <w:hyperlink r:id="rId15" w:history="1">
              <w:r w:rsidRPr="001F3916">
                <w:rPr>
                  <w:rStyle w:val="af2"/>
                  <w:rFonts w:asciiTheme="majorHAnsi" w:hAnsiTheme="majorHAnsi" w:cs="Arial"/>
                  <w:color w:val="000000"/>
                  <w:shd w:val="clear" w:color="auto" w:fill="FFFFFF"/>
                </w:rPr>
                <w:t>meta-algorithm</w:t>
              </w:r>
            </w:hyperlink>
            <w:hyperlink r:id="rId16" w:history="1">
              <w:r w:rsidRPr="001F3916">
                <w:rPr>
                  <w:rStyle w:val="af2"/>
                  <w:rFonts w:asciiTheme="majorHAnsi" w:hAnsiTheme="majorHAnsi" w:cs="Arial"/>
                  <w:color w:val="000000"/>
                  <w:shd w:val="clear" w:color="auto" w:fill="FFFFFF"/>
                </w:rPr>
                <w:t xml:space="preserve"> designed to improve the stability and accuracy of </w:t>
              </w:r>
            </w:hyperlink>
            <w:hyperlink r:id="rId17" w:history="1">
              <w:r w:rsidRPr="001F3916">
                <w:rPr>
                  <w:rStyle w:val="af2"/>
                  <w:rFonts w:asciiTheme="majorHAnsi" w:hAnsiTheme="majorHAnsi" w:cs="Arial"/>
                  <w:color w:val="000000"/>
                  <w:shd w:val="clear" w:color="auto" w:fill="FFFFFF"/>
                </w:rPr>
                <w:t>machine learning</w:t>
              </w:r>
            </w:hyperlink>
            <w:hyperlink r:id="rId18" w:history="1">
              <w:r w:rsidRPr="001F3916">
                <w:rPr>
                  <w:rStyle w:val="af2"/>
                  <w:rFonts w:asciiTheme="majorHAnsi" w:hAnsiTheme="majorHAnsi" w:cs="Arial"/>
                  <w:color w:val="000000"/>
                  <w:shd w:val="clear" w:color="auto" w:fill="FFFFFF"/>
                </w:rPr>
                <w:t xml:space="preserve"> algorithms used in</w:t>
              </w:r>
            </w:hyperlink>
            <w:hyperlink r:id="rId19" w:history="1">
              <w:r w:rsidRPr="001F3916">
                <w:rPr>
                  <w:rStyle w:val="af2"/>
                  <w:rFonts w:asciiTheme="majorHAnsi" w:hAnsiTheme="majorHAnsi" w:cs="Arial"/>
                  <w:color w:val="000000"/>
                  <w:shd w:val="clear" w:color="auto" w:fill="FFFFFF"/>
                </w:rPr>
                <w:t>statistical classification</w:t>
              </w:r>
            </w:hyperlink>
            <w:hyperlink r:id="rId20" w:history="1">
              <w:r w:rsidRPr="001F3916">
                <w:rPr>
                  <w:rStyle w:val="af2"/>
                  <w:rFonts w:asciiTheme="majorHAnsi" w:hAnsiTheme="majorHAnsi" w:cs="Arial"/>
                  <w:color w:val="000000"/>
                  <w:shd w:val="clear" w:color="auto" w:fill="FFFFFF"/>
                </w:rPr>
                <w:t xml:space="preserve"> and </w:t>
              </w:r>
            </w:hyperlink>
            <w:hyperlink r:id="rId21" w:history="1">
              <w:r w:rsidRPr="001F3916">
                <w:rPr>
                  <w:rStyle w:val="af2"/>
                  <w:rFonts w:asciiTheme="majorHAnsi" w:hAnsiTheme="majorHAnsi" w:cs="Arial"/>
                  <w:color w:val="000000"/>
                  <w:shd w:val="clear" w:color="auto" w:fill="FFFFFF"/>
                </w:rPr>
                <w:t>regression</w:t>
              </w:r>
            </w:hyperlink>
            <w:r w:rsidRPr="001F3916">
              <w:rPr>
                <w:rFonts w:asciiTheme="majorHAnsi" w:hAnsiTheme="majorHAnsi" w:cs="Arial"/>
                <w:color w:val="000000"/>
              </w:rPr>
              <w:t xml:space="preserve">. </w:t>
            </w:r>
            <w:r w:rsidRPr="001F3916">
              <w:rPr>
                <w:rFonts w:asciiTheme="majorHAnsi" w:hAnsiTheme="majorHAnsi" w:cs="Arial"/>
                <w:color w:val="000000"/>
                <w:shd w:val="clear" w:color="auto" w:fill="FFFFFF"/>
              </w:rPr>
              <w:t xml:space="preserve"> It also reduces </w:t>
            </w:r>
            <w:hyperlink r:id="rId22" w:history="1">
              <w:r w:rsidRPr="001F3916">
                <w:rPr>
                  <w:rStyle w:val="af2"/>
                  <w:rFonts w:asciiTheme="majorHAnsi" w:hAnsiTheme="majorHAnsi" w:cs="Arial"/>
                  <w:color w:val="000000"/>
                  <w:shd w:val="clear" w:color="auto" w:fill="FFFFFF"/>
                </w:rPr>
                <w:t>variance</w:t>
              </w:r>
            </w:hyperlink>
            <w:r w:rsidRPr="001F3916">
              <w:rPr>
                <w:rFonts w:asciiTheme="majorHAnsi" w:hAnsiTheme="majorHAnsi" w:cs="Arial"/>
                <w:color w:val="000000"/>
                <w:shd w:val="clear" w:color="auto" w:fill="FFFFFF"/>
              </w:rPr>
              <w:t xml:space="preserve"> and helps to avoid </w:t>
            </w:r>
            <w:hyperlink r:id="rId23" w:history="1">
              <w:r w:rsidRPr="001F3916">
                <w:rPr>
                  <w:rStyle w:val="af2"/>
                  <w:rFonts w:asciiTheme="majorHAnsi" w:hAnsiTheme="majorHAnsi" w:cs="Arial"/>
                  <w:color w:val="000000"/>
                  <w:shd w:val="clear" w:color="auto" w:fill="FFFFFF"/>
                </w:rPr>
                <w:t>overfitting</w:t>
              </w:r>
            </w:hyperlink>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2FAFC0F" w14:textId="77777777" w:rsidR="002A635A" w:rsidRPr="001F3916" w:rsidRDefault="002A635A" w:rsidP="009C4A3A">
            <w:pPr>
              <w:pStyle w:val="af8"/>
              <w:rPr>
                <w:rFonts w:asciiTheme="majorHAnsi" w:hAnsiTheme="majorHAnsi"/>
                <w:sz w:val="24"/>
                <w:szCs w:val="24"/>
                <w:lang w:val="fr-FR"/>
              </w:rPr>
            </w:pPr>
            <w:r w:rsidRPr="001F3916">
              <w:rPr>
                <w:rFonts w:asciiTheme="majorHAnsi" w:hAnsiTheme="majorHAnsi"/>
                <w:sz w:val="24"/>
                <w:szCs w:val="24"/>
                <w:lang w:val="fr-FR"/>
              </w:rPr>
              <w:t>Probablement un attribut de la classe DecisionTree, qui sera fixé lors de création, et utilisé dans méthode learn(Database)</w:t>
            </w:r>
          </w:p>
          <w:p w14:paraId="61A48F08" w14:textId="77777777" w:rsidR="002A635A" w:rsidRPr="001F3916" w:rsidRDefault="002A635A" w:rsidP="009C4A3A">
            <w:pPr>
              <w:jc w:val="center"/>
              <w:rPr>
                <w:rFonts w:asciiTheme="majorHAnsi" w:hAnsiTheme="majorHAnsi"/>
                <w:sz w:val="24"/>
                <w:szCs w:val="24"/>
                <w:lang w:val="fr-FR"/>
              </w:rPr>
            </w:pPr>
          </w:p>
        </w:tc>
      </w:tr>
      <w:tr w:rsidR="002A635A" w:rsidRPr="00033F09" w14:paraId="518B7F83" w14:textId="77777777" w:rsidTr="009C4A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2A71C72" w14:textId="77777777" w:rsidR="002A635A" w:rsidRPr="001F3916" w:rsidRDefault="002A635A" w:rsidP="009C4A3A">
            <w:pPr>
              <w:pStyle w:val="Web"/>
              <w:spacing w:before="0" w:beforeAutospacing="0" w:after="0" w:afterAutospacing="0"/>
              <w:rPr>
                <w:rFonts w:asciiTheme="majorHAnsi" w:hAnsiTheme="majorHAnsi"/>
              </w:rPr>
            </w:pPr>
            <w:r w:rsidRPr="001F3916">
              <w:rPr>
                <w:rFonts w:asciiTheme="majorHAnsi" w:hAnsiTheme="majorHAnsi" w:cs="Arial"/>
                <w:color w:val="000000"/>
              </w:rPr>
              <w:t>arbre décisionnel classique</w:t>
            </w:r>
          </w:p>
        </w:tc>
        <w:tc>
          <w:tcPr>
            <w:tcW w:w="3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FFB39D3" w14:textId="77777777" w:rsidR="002A635A" w:rsidRPr="001F3916" w:rsidRDefault="002A635A" w:rsidP="009C4A3A">
            <w:pPr>
              <w:pStyle w:val="Web"/>
              <w:spacing w:before="0" w:beforeAutospacing="0" w:after="0" w:afterAutospacing="0"/>
              <w:rPr>
                <w:rFonts w:asciiTheme="majorHAnsi" w:hAnsiTheme="majorHAnsi"/>
                <w:lang w:val="fr-FR"/>
              </w:rPr>
            </w:pPr>
            <w:r w:rsidRPr="001F3916">
              <w:rPr>
                <w:rFonts w:asciiTheme="majorHAnsi" w:hAnsiTheme="majorHAnsi" w:cs="Arial"/>
                <w:color w:val="000000"/>
                <w:lang w:val="fr-FR"/>
              </w:rPr>
              <w:t>Un arbre de décision est un outil d'aide à la décision qui représente la situation plus ou moins complexe que l'on représente sous la forme graphique d'un arbre de façon à faire apparaître à l'extrémité de chaque branche (ou feuille) les différents résultats possibles en fonction des décisions prises à chaque étape.</w:t>
            </w:r>
          </w:p>
        </w:tc>
        <w:tc>
          <w:tcPr>
            <w:tcW w:w="2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3E634FC" w14:textId="77777777" w:rsidR="002A635A" w:rsidRPr="001F3916" w:rsidRDefault="002A635A" w:rsidP="009C4A3A">
            <w:pPr>
              <w:jc w:val="center"/>
              <w:rPr>
                <w:rFonts w:asciiTheme="majorHAnsi" w:hAnsiTheme="majorHAnsi"/>
                <w:sz w:val="24"/>
                <w:szCs w:val="24"/>
                <w:lang w:val="fr-FR"/>
              </w:rPr>
            </w:pPr>
            <w:r w:rsidRPr="001F3916">
              <w:rPr>
                <w:rFonts w:asciiTheme="majorHAnsi" w:hAnsiTheme="majorHAnsi"/>
                <w:sz w:val="24"/>
                <w:szCs w:val="24"/>
              </w:rPr>
              <w:t>Class DecisionTree</w:t>
            </w:r>
          </w:p>
        </w:tc>
      </w:tr>
    </w:tbl>
    <w:p w14:paraId="6FA7A7DE" w14:textId="77777777" w:rsidR="002A635A" w:rsidRDefault="002A635A" w:rsidP="002A635A">
      <w:pPr>
        <w:rPr>
          <w:lang w:val="fr-FR" w:bidi="en-US"/>
        </w:rPr>
      </w:pPr>
    </w:p>
    <w:p w14:paraId="0DDFE357" w14:textId="77777777" w:rsidR="002A635A" w:rsidRDefault="002A635A" w:rsidP="002A635A">
      <w:pPr>
        <w:rPr>
          <w:lang w:val="fr-FR" w:bidi="en-US"/>
        </w:rPr>
      </w:pPr>
    </w:p>
    <w:p w14:paraId="61214576" w14:textId="77777777" w:rsidR="002A635A" w:rsidRDefault="002A635A" w:rsidP="002A635A">
      <w:pPr>
        <w:rPr>
          <w:lang w:val="fr-FR" w:bidi="en-US"/>
        </w:rPr>
      </w:pPr>
    </w:p>
    <w:p w14:paraId="5472BD4C" w14:textId="77777777" w:rsidR="002A635A" w:rsidRDefault="002A635A" w:rsidP="002A635A">
      <w:pPr>
        <w:rPr>
          <w:lang w:val="fr-FR" w:bidi="en-US"/>
        </w:rPr>
      </w:pPr>
    </w:p>
    <w:p w14:paraId="50D4E8FF" w14:textId="77777777" w:rsidR="002A635A" w:rsidRDefault="002A635A" w:rsidP="002A635A">
      <w:pPr>
        <w:rPr>
          <w:lang w:val="fr-FR" w:bidi="en-US"/>
        </w:rPr>
      </w:pPr>
    </w:p>
    <w:p w14:paraId="12FB570E" w14:textId="77777777" w:rsidR="002A635A" w:rsidRDefault="002A635A" w:rsidP="002A635A">
      <w:pPr>
        <w:rPr>
          <w:lang w:val="fr-FR" w:bidi="en-US"/>
        </w:rPr>
      </w:pPr>
    </w:p>
    <w:p w14:paraId="4F477473" w14:textId="77777777" w:rsidR="002A635A" w:rsidRDefault="002A635A" w:rsidP="002A635A">
      <w:pPr>
        <w:rPr>
          <w:lang w:val="fr-FR" w:bidi="en-US"/>
        </w:rPr>
      </w:pPr>
    </w:p>
    <w:p w14:paraId="034B3ABF" w14:textId="77777777" w:rsidR="002A635A" w:rsidRDefault="002A635A" w:rsidP="002A635A">
      <w:pPr>
        <w:rPr>
          <w:lang w:val="fr-FR" w:bidi="en-US"/>
        </w:rPr>
      </w:pPr>
    </w:p>
    <w:p w14:paraId="78195221" w14:textId="77777777" w:rsidR="002A635A" w:rsidRDefault="002A635A" w:rsidP="002A635A">
      <w:pPr>
        <w:rPr>
          <w:lang w:val="fr-FR" w:bidi="en-US"/>
        </w:rPr>
      </w:pPr>
    </w:p>
    <w:p w14:paraId="7E70A44A" w14:textId="77777777" w:rsidR="002A635A" w:rsidRDefault="002A635A" w:rsidP="002A635A">
      <w:pPr>
        <w:rPr>
          <w:lang w:val="fr-FR" w:bidi="en-US"/>
        </w:rPr>
      </w:pPr>
    </w:p>
    <w:p w14:paraId="425B95CE" w14:textId="77777777" w:rsidR="002A635A" w:rsidRDefault="002A635A" w:rsidP="002A635A">
      <w:pPr>
        <w:rPr>
          <w:lang w:val="fr-FR" w:bidi="en-US"/>
        </w:rPr>
      </w:pPr>
    </w:p>
    <w:p w14:paraId="4E8EE178" w14:textId="77777777" w:rsidR="002A635A" w:rsidRDefault="002A635A" w:rsidP="002A635A">
      <w:pPr>
        <w:rPr>
          <w:lang w:val="fr-FR" w:bidi="en-US"/>
        </w:rPr>
      </w:pPr>
    </w:p>
    <w:p w14:paraId="5A6C8611" w14:textId="77777777" w:rsidR="002A635A" w:rsidRDefault="002A635A" w:rsidP="002A635A">
      <w:pPr>
        <w:pStyle w:val="2"/>
        <w:rPr>
          <w:rFonts w:cs="Arial"/>
          <w:color w:val="CA0000" w:themeColor="accent2" w:themeTint="BF"/>
          <w:lang w:val="fr-FR"/>
        </w:rPr>
      </w:pPr>
      <w:bookmarkStart w:id="228" w:name="_Toc402218161"/>
      <w:bookmarkStart w:id="229" w:name="_Toc403142978"/>
      <w:bookmarkStart w:id="230" w:name="_Toc410005048"/>
      <w:r w:rsidRPr="00033F09">
        <w:rPr>
          <w:lang w:val="fr-FR"/>
        </w:rPr>
        <w:lastRenderedPageBreak/>
        <w:t>Dictionnaire de</w:t>
      </w:r>
      <w:r w:rsidRPr="00033F09">
        <w:rPr>
          <w:color w:val="CA0000" w:themeColor="accent2" w:themeTint="BF"/>
          <w:lang w:val="fr-FR"/>
        </w:rPr>
        <w:t xml:space="preserve"> </w:t>
      </w:r>
      <w:r w:rsidRPr="00033F09">
        <w:rPr>
          <w:rFonts w:cs="Arial"/>
          <w:color w:val="CA0000" w:themeColor="accent2" w:themeTint="BF"/>
          <w:lang w:val="fr-FR"/>
        </w:rPr>
        <w:t>L’histogramme de gradient orienté (HOG)</w:t>
      </w:r>
      <w:bookmarkEnd w:id="228"/>
      <w:bookmarkEnd w:id="229"/>
      <w:bookmarkEnd w:id="230"/>
    </w:p>
    <w:tbl>
      <w:tblPr>
        <w:tblW w:w="0" w:type="auto"/>
        <w:tblLayout w:type="fixed"/>
        <w:tblCellMar>
          <w:top w:w="15" w:type="dxa"/>
          <w:left w:w="15" w:type="dxa"/>
          <w:bottom w:w="15" w:type="dxa"/>
          <w:right w:w="15" w:type="dxa"/>
        </w:tblCellMar>
        <w:tblLook w:val="04A0" w:firstRow="1" w:lastRow="0" w:firstColumn="1" w:lastColumn="0" w:noHBand="0" w:noVBand="1"/>
      </w:tblPr>
      <w:tblGrid>
        <w:gridCol w:w="2095"/>
        <w:gridCol w:w="4843"/>
        <w:gridCol w:w="2118"/>
      </w:tblGrid>
      <w:tr w:rsidR="002A635A" w:rsidRPr="00EA58DD" w14:paraId="6AB2AB99" w14:textId="77777777" w:rsidTr="009C4A3A">
        <w:tc>
          <w:tcPr>
            <w:tcW w:w="2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0603357"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Pr>
                <w:rFonts w:ascii="Arial" w:eastAsia="新細明體" w:hAnsi="Arial" w:cs="Arial"/>
                <w:color w:val="000000"/>
                <w:sz w:val="23"/>
                <w:szCs w:val="23"/>
                <w:lang w:eastAsia="zh-TW"/>
              </w:rPr>
              <w:t xml:space="preserve">Histogram of oriented </w:t>
            </w:r>
            <w:r w:rsidRPr="004B5141">
              <w:rPr>
                <w:rFonts w:ascii="Arial" w:eastAsia="新細明體" w:hAnsi="Arial" w:cs="Arial"/>
                <w:color w:val="000000"/>
                <w:sz w:val="23"/>
                <w:szCs w:val="23"/>
                <w:lang w:eastAsia="zh-TW"/>
              </w:rPr>
              <w:t>gradient</w:t>
            </w:r>
            <w:r>
              <w:rPr>
                <w:rFonts w:ascii="Arial" w:eastAsia="新細明體" w:hAnsi="Arial" w:cs="Arial"/>
                <w:color w:val="000000"/>
                <w:sz w:val="23"/>
                <w:szCs w:val="23"/>
                <w:lang w:eastAsia="zh-TW"/>
              </w:rPr>
              <w:t>s</w:t>
            </w:r>
            <w:r w:rsidRPr="004B5141">
              <w:rPr>
                <w:rFonts w:ascii="Arial" w:eastAsia="新細明體" w:hAnsi="Arial" w:cs="Arial"/>
                <w:color w:val="000000"/>
                <w:sz w:val="23"/>
                <w:szCs w:val="23"/>
                <w:lang w:eastAsia="zh-TW"/>
              </w:rPr>
              <w:t xml:space="preserve"> </w:t>
            </w:r>
          </w:p>
        </w:tc>
        <w:tc>
          <w:tcPr>
            <w:tcW w:w="4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59E3911"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features of image pixels which are calculated with 1-D derivative masks</w:t>
            </w:r>
          </w:p>
        </w:tc>
        <w:tc>
          <w:tcPr>
            <w:tcW w:w="21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2001E50" w14:textId="77777777" w:rsidR="002A635A" w:rsidRDefault="002A635A" w:rsidP="009C4A3A">
            <w:pPr>
              <w:spacing w:after="0" w:line="240" w:lineRule="auto"/>
              <w:jc w:val="center"/>
              <w:rPr>
                <w:lang w:val="fr-FR"/>
              </w:rPr>
            </w:pPr>
            <w:r w:rsidRPr="001F3916">
              <w:rPr>
                <w:lang w:val="fr-FR"/>
              </w:rPr>
              <w:t>Attribut</w:t>
            </w:r>
          </w:p>
          <w:p w14:paraId="4997B46F" w14:textId="77777777" w:rsidR="002A635A" w:rsidRDefault="002A635A" w:rsidP="009C4A3A">
            <w:pPr>
              <w:spacing w:after="0" w:line="240" w:lineRule="auto"/>
              <w:jc w:val="center"/>
              <w:rPr>
                <w:lang w:val="fr-FR"/>
              </w:rPr>
            </w:pPr>
            <w:r w:rsidRPr="001F3916">
              <w:rPr>
                <w:lang w:val="fr-FR"/>
              </w:rPr>
              <w:t>_histogram</w:t>
            </w:r>
          </w:p>
          <w:p w14:paraId="5BF1EA34" w14:textId="77777777" w:rsidR="002A635A" w:rsidRPr="001F3916" w:rsidRDefault="002A635A" w:rsidP="009C4A3A">
            <w:pPr>
              <w:spacing w:after="0" w:line="240" w:lineRule="auto"/>
              <w:jc w:val="center"/>
              <w:rPr>
                <w:rFonts w:ascii="新細明體" w:eastAsia="新細明體" w:hAnsi="新細明體" w:cs="新細明體"/>
                <w:sz w:val="24"/>
                <w:szCs w:val="24"/>
                <w:lang w:val="fr-FR" w:eastAsia="zh-TW"/>
              </w:rPr>
            </w:pPr>
            <w:r w:rsidRPr="001F3916">
              <w:rPr>
                <w:lang w:val="fr-FR"/>
              </w:rPr>
              <w:t xml:space="preserve">de classe HOG </w:t>
            </w:r>
          </w:p>
        </w:tc>
      </w:tr>
      <w:tr w:rsidR="002A635A" w:rsidRPr="004B5141" w14:paraId="0742A10C" w14:textId="77777777" w:rsidTr="009C4A3A">
        <w:tc>
          <w:tcPr>
            <w:tcW w:w="2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36DFD33"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block normalization</w:t>
            </w:r>
          </w:p>
        </w:tc>
        <w:tc>
          <w:tcPr>
            <w:tcW w:w="4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976798"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a method to normalize the intensity of cells within blocks (larger region)</w:t>
            </w:r>
          </w:p>
          <w:p w14:paraId="046DF270"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it results in better invariance to changes in illumination and shadowing</w:t>
            </w:r>
          </w:p>
        </w:tc>
        <w:tc>
          <w:tcPr>
            <w:tcW w:w="21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8FA595B" w14:textId="77777777" w:rsidR="002A635A" w:rsidRPr="004B5141" w:rsidRDefault="002A635A" w:rsidP="009C4A3A">
            <w:pPr>
              <w:spacing w:after="0" w:line="240" w:lineRule="auto"/>
              <w:jc w:val="center"/>
              <w:rPr>
                <w:rFonts w:ascii="新細明體" w:eastAsia="新細明體" w:hAnsi="新細明體" w:cs="新細明體"/>
                <w:sz w:val="24"/>
                <w:szCs w:val="24"/>
                <w:lang w:eastAsia="zh-TW"/>
              </w:rPr>
            </w:pPr>
            <w:r>
              <w:t xml:space="preserve">method </w:t>
            </w:r>
            <w:r w:rsidRPr="000413FF">
              <w:t>blockNormalization</w:t>
            </w:r>
            <w:r>
              <w:t xml:space="preserve"> of class HOG</w:t>
            </w:r>
          </w:p>
        </w:tc>
      </w:tr>
      <w:tr w:rsidR="002A635A" w:rsidRPr="004B5141" w14:paraId="268791E4" w14:textId="77777777" w:rsidTr="009C4A3A">
        <w:tc>
          <w:tcPr>
            <w:tcW w:w="2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2290A8D"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1-D derivative mask</w:t>
            </w:r>
          </w:p>
        </w:tc>
        <w:tc>
          <w:tcPr>
            <w:tcW w:w="4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B8677C0"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kernels filtering the color or intensity data of images to compute gradient value</w:t>
            </w:r>
          </w:p>
          <w:p w14:paraId="10ACC0E4"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usually applied vertically and horizontally which have forms like:</w:t>
            </w:r>
          </w:p>
          <w:p w14:paraId="4E70B0E3"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noProof/>
                <w:color w:val="000000"/>
                <w:sz w:val="23"/>
                <w:szCs w:val="23"/>
                <w:lang w:eastAsia="zh-TW"/>
              </w:rPr>
              <w:drawing>
                <wp:inline distT="0" distB="0" distL="0" distR="0" wp14:anchorId="049CA07F" wp14:editId="07C5E176">
                  <wp:extent cx="1941195" cy="215900"/>
                  <wp:effectExtent l="0" t="0" r="1905" b="0"/>
                  <wp:docPr id="33" name="圖片 33" descr="[-1, 0, 1]\text{ and }[-1, 0, 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1, 0, 1]\text{ and }[-1, 0, 1]^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1195" cy="215900"/>
                          </a:xfrm>
                          <a:prstGeom prst="rect">
                            <a:avLst/>
                          </a:prstGeom>
                          <a:noFill/>
                          <a:ln>
                            <a:noFill/>
                          </a:ln>
                        </pic:spPr>
                      </pic:pic>
                    </a:graphicData>
                  </a:graphic>
                </wp:inline>
              </w:drawing>
            </w:r>
          </w:p>
          <w:p w14:paraId="543EC7EF" w14:textId="77777777" w:rsidR="002A635A" w:rsidRPr="004B5141" w:rsidRDefault="002A635A" w:rsidP="009C4A3A">
            <w:pPr>
              <w:spacing w:after="0" w:line="240" w:lineRule="auto"/>
              <w:rPr>
                <w:rFonts w:ascii="新細明體" w:eastAsia="新細明體" w:hAnsi="新細明體" w:cs="新細明體"/>
                <w:sz w:val="24"/>
                <w:szCs w:val="24"/>
                <w:lang w:eastAsia="zh-TW"/>
              </w:rPr>
            </w:pPr>
          </w:p>
          <w:p w14:paraId="07890301"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noProof/>
                <w:color w:val="000000"/>
                <w:sz w:val="23"/>
                <w:szCs w:val="23"/>
                <w:lang w:eastAsia="zh-TW"/>
              </w:rPr>
              <w:drawing>
                <wp:inline distT="0" distB="0" distL="0" distR="0" wp14:anchorId="4D671D9E" wp14:editId="07E8279E">
                  <wp:extent cx="3260725" cy="586740"/>
                  <wp:effectExtent l="0" t="0" r="0" b="3810"/>
                  <wp:docPr id="32" name="圖片 32" descr="https://lh3.googleusercontent.com/udUYZth8nhQg2ZuNy77_yDt1ldjZKgXbIA7tgdnptHCMOrRgzpDXf06NGfigABv-hfty7BIn3ebnSDmWeaZh888l3IK3WM76B_4lxTJvliwG09Xj-fQNsMjmSwoTZiQf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3.googleusercontent.com/udUYZth8nhQg2ZuNy77_yDt1ldjZKgXbIA7tgdnptHCMOrRgzpDXf06NGfigABv-hfty7BIn3ebnSDmWeaZh888l3IK3WM76B_4lxTJvliwG09Xj-fQNsMjmSwoTZiQfu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0725" cy="586740"/>
                          </a:xfrm>
                          <a:prstGeom prst="rect">
                            <a:avLst/>
                          </a:prstGeom>
                          <a:noFill/>
                          <a:ln>
                            <a:noFill/>
                          </a:ln>
                        </pic:spPr>
                      </pic:pic>
                    </a:graphicData>
                  </a:graphic>
                </wp:inline>
              </w:drawing>
            </w:r>
          </w:p>
        </w:tc>
        <w:tc>
          <w:tcPr>
            <w:tcW w:w="21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E44F569" w14:textId="77777777" w:rsidR="002A635A" w:rsidRPr="004B5141" w:rsidRDefault="002A635A" w:rsidP="009C4A3A">
            <w:pPr>
              <w:spacing w:after="0" w:line="240" w:lineRule="auto"/>
              <w:jc w:val="center"/>
              <w:rPr>
                <w:rFonts w:ascii="新細明體" w:eastAsia="新細明體" w:hAnsi="新細明體" w:cs="新細明體"/>
                <w:sz w:val="24"/>
                <w:szCs w:val="24"/>
                <w:lang w:eastAsia="zh-TW"/>
              </w:rPr>
            </w:pPr>
            <w:r>
              <w:rPr>
                <w:rFonts w:ascii="新細明體" w:eastAsia="新細明體" w:hAnsi="新細明體" w:cs="新細明體" w:hint="eastAsia"/>
                <w:sz w:val="24"/>
                <w:szCs w:val="24"/>
                <w:lang w:eastAsia="zh-TW"/>
              </w:rPr>
              <w:t>x</w:t>
            </w:r>
          </w:p>
        </w:tc>
      </w:tr>
      <w:tr w:rsidR="002A635A" w:rsidRPr="004B5141" w14:paraId="5D8CC157" w14:textId="77777777" w:rsidTr="009C4A3A">
        <w:tc>
          <w:tcPr>
            <w:tcW w:w="2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9F49C03"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Image</w:t>
            </w:r>
            <w:r>
              <w:rPr>
                <w:rFonts w:ascii="Arial" w:eastAsia="新細明體" w:hAnsi="Arial" w:cs="Arial"/>
                <w:color w:val="000000"/>
                <w:sz w:val="23"/>
                <w:szCs w:val="23"/>
                <w:lang w:eastAsia="zh-TW"/>
              </w:rPr>
              <w:t xml:space="preserve"> </w:t>
            </w:r>
            <w:r w:rsidRPr="004B5141">
              <w:rPr>
                <w:rFonts w:ascii="Arial" w:eastAsia="新細明體" w:hAnsi="Arial" w:cs="Arial"/>
                <w:color w:val="000000"/>
                <w:sz w:val="23"/>
                <w:szCs w:val="23"/>
                <w:lang w:eastAsia="zh-TW"/>
              </w:rPr>
              <w:t>Filter (9.3 p.45)</w:t>
            </w:r>
          </w:p>
        </w:tc>
        <w:tc>
          <w:tcPr>
            <w:tcW w:w="4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812042A"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a class that provides</w:t>
            </w:r>
            <w:r>
              <w:rPr>
                <w:rFonts w:ascii="Arial" w:eastAsia="新細明體" w:hAnsi="Arial" w:cs="Arial"/>
                <w:color w:val="000000"/>
                <w:sz w:val="23"/>
                <w:szCs w:val="23"/>
                <w:lang w:eastAsia="zh-TW"/>
              </w:rPr>
              <w:t xml:space="preserve"> DSP Image filters</w:t>
            </w:r>
          </w:p>
        </w:tc>
        <w:tc>
          <w:tcPr>
            <w:tcW w:w="21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636C0BB" w14:textId="77777777" w:rsidR="002A635A" w:rsidRPr="004B5141" w:rsidRDefault="002A635A" w:rsidP="009C4A3A">
            <w:pPr>
              <w:spacing w:after="0" w:line="240" w:lineRule="auto"/>
              <w:jc w:val="center"/>
              <w:rPr>
                <w:rFonts w:ascii="新細明體" w:eastAsia="新細明體" w:hAnsi="新細明體" w:cs="新細明體"/>
                <w:sz w:val="24"/>
                <w:szCs w:val="24"/>
                <w:lang w:eastAsia="zh-TW"/>
              </w:rPr>
            </w:pPr>
            <w:r>
              <w:rPr>
                <w:rFonts w:ascii="新細明體" w:eastAsia="新細明體" w:hAnsi="新細明體" w:cs="新細明體"/>
                <w:sz w:val="24"/>
                <w:szCs w:val="24"/>
                <w:lang w:eastAsia="zh-TW"/>
              </w:rPr>
              <w:t>x</w:t>
            </w:r>
          </w:p>
        </w:tc>
      </w:tr>
      <w:tr w:rsidR="002A635A" w:rsidRPr="004B5141" w14:paraId="19A72E88" w14:textId="77777777" w:rsidTr="009C4A3A">
        <w:tc>
          <w:tcPr>
            <w:tcW w:w="2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BE206A9"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Image</w:t>
            </w:r>
            <w:r>
              <w:rPr>
                <w:rFonts w:ascii="Arial" w:eastAsia="新細明體" w:hAnsi="Arial" w:cs="Arial"/>
                <w:color w:val="000000"/>
                <w:sz w:val="23"/>
                <w:szCs w:val="23"/>
                <w:lang w:eastAsia="zh-TW"/>
              </w:rPr>
              <w:t xml:space="preserve"> </w:t>
            </w:r>
            <w:r w:rsidRPr="004B5141">
              <w:rPr>
                <w:rFonts w:ascii="Arial" w:eastAsia="新細明體" w:hAnsi="Arial" w:cs="Arial"/>
                <w:color w:val="000000"/>
                <w:sz w:val="23"/>
                <w:szCs w:val="23"/>
                <w:lang w:eastAsia="zh-TW"/>
              </w:rPr>
              <w:t>Utils (9.4 p.45)</w:t>
            </w:r>
          </w:p>
        </w:tc>
        <w:tc>
          <w:tcPr>
            <w:tcW w:w="4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9267C5B"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a class that provides utilities such as resize image, get image data, save to buffer...etc</w:t>
            </w:r>
          </w:p>
        </w:tc>
        <w:tc>
          <w:tcPr>
            <w:tcW w:w="21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47D6562" w14:textId="77777777" w:rsidR="002A635A" w:rsidRPr="004B5141" w:rsidRDefault="002A635A" w:rsidP="009C4A3A">
            <w:pPr>
              <w:spacing w:after="0" w:line="240" w:lineRule="auto"/>
              <w:jc w:val="center"/>
              <w:rPr>
                <w:rFonts w:ascii="新細明體" w:eastAsia="新細明體" w:hAnsi="新細明體" w:cs="新細明體"/>
                <w:sz w:val="24"/>
                <w:szCs w:val="24"/>
                <w:lang w:eastAsia="zh-TW"/>
              </w:rPr>
            </w:pPr>
            <w:r>
              <w:rPr>
                <w:rFonts w:ascii="新細明體" w:eastAsia="新細明體" w:hAnsi="新細明體" w:cs="新細明體" w:hint="eastAsia"/>
                <w:sz w:val="24"/>
                <w:szCs w:val="24"/>
                <w:lang w:eastAsia="zh-TW"/>
              </w:rPr>
              <w:t>x</w:t>
            </w:r>
          </w:p>
        </w:tc>
      </w:tr>
      <w:tr w:rsidR="002A635A" w:rsidRPr="004B5141" w14:paraId="5B18B848" w14:textId="77777777" w:rsidTr="009C4A3A">
        <w:tc>
          <w:tcPr>
            <w:tcW w:w="2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DB0C749"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Integral</w:t>
            </w:r>
            <w:r>
              <w:rPr>
                <w:rFonts w:ascii="Arial" w:eastAsia="新細明體" w:hAnsi="Arial" w:cs="Arial"/>
                <w:color w:val="000000"/>
                <w:sz w:val="23"/>
                <w:szCs w:val="23"/>
                <w:lang w:eastAsia="zh-TW"/>
              </w:rPr>
              <w:t xml:space="preserve"> </w:t>
            </w:r>
            <w:r w:rsidRPr="004B5141">
              <w:rPr>
                <w:rFonts w:ascii="Arial" w:eastAsia="新細明體" w:hAnsi="Arial" w:cs="Arial"/>
                <w:color w:val="000000"/>
                <w:sz w:val="23"/>
                <w:szCs w:val="23"/>
                <w:lang w:eastAsia="zh-TW"/>
              </w:rPr>
              <w:t>Image (9.5 p.46)</w:t>
            </w:r>
          </w:p>
        </w:tc>
        <w:tc>
          <w:tcPr>
            <w:tcW w:w="4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1DA17FB" w14:textId="77777777" w:rsidR="002A635A" w:rsidRPr="004B5141" w:rsidRDefault="002A635A" w:rsidP="009C4A3A">
            <w:pPr>
              <w:spacing w:after="0" w:line="240" w:lineRule="auto"/>
              <w:rPr>
                <w:rFonts w:ascii="新細明體" w:eastAsia="新細明體" w:hAnsi="新細明體" w:cs="新細明體"/>
                <w:sz w:val="24"/>
                <w:szCs w:val="24"/>
                <w:lang w:eastAsia="zh-TW"/>
              </w:rPr>
            </w:pPr>
            <w:r w:rsidRPr="004B5141">
              <w:rPr>
                <w:rFonts w:ascii="Arial" w:eastAsia="新細明體" w:hAnsi="Arial" w:cs="Arial"/>
                <w:color w:val="000000"/>
                <w:sz w:val="23"/>
                <w:szCs w:val="23"/>
                <w:lang w:eastAsia="zh-TW"/>
              </w:rPr>
              <w:t>a class that helps us compute integral images</w:t>
            </w:r>
          </w:p>
        </w:tc>
        <w:tc>
          <w:tcPr>
            <w:tcW w:w="21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6D6D791" w14:textId="77777777" w:rsidR="002A635A" w:rsidRPr="004B5141" w:rsidRDefault="002A635A" w:rsidP="009C4A3A">
            <w:pPr>
              <w:spacing w:after="0" w:line="240" w:lineRule="auto"/>
              <w:jc w:val="center"/>
              <w:rPr>
                <w:rFonts w:ascii="新細明體" w:eastAsia="新細明體" w:hAnsi="新細明體" w:cs="新細明體"/>
                <w:sz w:val="24"/>
                <w:szCs w:val="24"/>
                <w:lang w:eastAsia="zh-TW"/>
              </w:rPr>
            </w:pPr>
            <w:r>
              <w:rPr>
                <w:rFonts w:ascii="新細明體" w:eastAsia="新細明體" w:hAnsi="新細明體" w:cs="新細明體" w:hint="eastAsia"/>
                <w:sz w:val="24"/>
                <w:szCs w:val="24"/>
                <w:lang w:eastAsia="zh-TW"/>
              </w:rPr>
              <w:t>x</w:t>
            </w:r>
          </w:p>
        </w:tc>
      </w:tr>
    </w:tbl>
    <w:p w14:paraId="5E627D7E" w14:textId="77777777" w:rsidR="002A635A" w:rsidRDefault="002A635A" w:rsidP="002A635A">
      <w:pPr>
        <w:pStyle w:val="1"/>
        <w:pageBreakBefore/>
      </w:pPr>
      <w:bookmarkStart w:id="231" w:name="_Toc403142979"/>
      <w:bookmarkStart w:id="232" w:name="_Toc410005049"/>
      <w:r>
        <w:lastRenderedPageBreak/>
        <w:t>Use Cases</w:t>
      </w:r>
      <w:bookmarkEnd w:id="231"/>
      <w:bookmarkEnd w:id="232"/>
    </w:p>
    <w:p w14:paraId="037534BA" w14:textId="77777777" w:rsidR="002A635A" w:rsidRDefault="002A635A" w:rsidP="002A635A">
      <w:pPr>
        <w:pStyle w:val="2"/>
      </w:pPr>
      <w:bookmarkStart w:id="233" w:name="_Toc403142980"/>
      <w:bookmarkStart w:id="234" w:name="_Toc410005050"/>
      <w:r>
        <w:t>Actors</w:t>
      </w:r>
      <w:bookmarkEnd w:id="233"/>
      <w:bookmarkEnd w:id="234"/>
    </w:p>
    <w:tbl>
      <w:tblPr>
        <w:tblStyle w:val="-1"/>
        <w:tblW w:w="5000" w:type="pct"/>
        <w:jc w:val="both"/>
        <w:tblLook w:val="04A0" w:firstRow="1" w:lastRow="0" w:firstColumn="1" w:lastColumn="0" w:noHBand="0" w:noVBand="1"/>
      </w:tblPr>
      <w:tblGrid>
        <w:gridCol w:w="1537"/>
        <w:gridCol w:w="7515"/>
      </w:tblGrid>
      <w:tr w:rsidR="002A635A" w14:paraId="3A8FF643" w14:textId="77777777" w:rsidTr="009C4A3A">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14:paraId="427470E7" w14:textId="77777777" w:rsidR="002A635A" w:rsidRDefault="002A635A" w:rsidP="009C4A3A">
            <w:pPr>
              <w:jc w:val="center"/>
            </w:pPr>
            <w:r>
              <w:t>Actor</w:t>
            </w:r>
          </w:p>
        </w:tc>
        <w:tc>
          <w:tcPr>
            <w:tcW w:w="0" w:type="auto"/>
          </w:tcPr>
          <w:p w14:paraId="081C23A4" w14:textId="77777777" w:rsidR="002A635A" w:rsidRDefault="002A635A" w:rsidP="009C4A3A">
            <w:pPr>
              <w:jc w:val="center"/>
              <w:cnfStyle w:val="100000000000" w:firstRow="1" w:lastRow="0" w:firstColumn="0" w:lastColumn="0" w:oddVBand="0" w:evenVBand="0" w:oddHBand="0" w:evenHBand="0" w:firstRowFirstColumn="0" w:firstRowLastColumn="0" w:lastRowFirstColumn="0" w:lastRowLastColumn="0"/>
            </w:pPr>
            <w:r>
              <w:t>Description</w:t>
            </w:r>
          </w:p>
        </w:tc>
      </w:tr>
      <w:tr w:rsidR="002A635A" w14:paraId="30018CCA"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3FE73E35" w14:textId="77777777" w:rsidR="002A635A" w:rsidRDefault="007D1D13" w:rsidP="009C4A3A">
            <w:sdt>
              <w:sdtPr>
                <w:alias w:val="Actor ATTRIBUTE Name"/>
                <w:tag w:val="0f5eeda0-058f-498d-b267-65c9be683a00"/>
                <w:id w:val="1694722575"/>
                <w:dataBinding w:xpath="/elements/element[@objid='0f5eeda0-058f-498d-b267-65c9be683a00']/content[@alias='Actor ATTRIBUTE Name']" w:storeItemID="{D35B6978-45B9-4860-8E6E-EDB6F017D2CB}"/>
                <w:text w:multiLine="1"/>
              </w:sdtPr>
              <w:sdtEndPr/>
              <w:sdtContent>
                <w:r w:rsidR="002A635A">
                  <w:rPr>
                    <w:rFonts w:hint="eastAsia"/>
                    <w:lang w:eastAsia="zh-TW"/>
                  </w:rPr>
                  <w:t>Utilisateur final</w:t>
                </w:r>
              </w:sdtContent>
            </w:sdt>
          </w:p>
        </w:tc>
        <w:tc>
          <w:tcPr>
            <w:tcW w:w="0" w:type="auto"/>
          </w:tcPr>
          <w:p w14:paraId="254A573D"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Actor NOTE description 0"/>
                <w:tag w:val="0f5eeda0-058f-498d-b267-65c9be683a00"/>
                <w:id w:val="379444012"/>
                <w:dataBinding w:xpath="/elements/element[@objid='0f5eeda0-058f-498d-b267-65c9be683a00']/content[@alias='Actor NOTE description 0']" w:storeItemID="{D35B6978-45B9-4860-8E6E-EDB6F017D2CB}"/>
                <w:text w:multiLine="1"/>
              </w:sdtPr>
              <w:sdtEndPr/>
              <w:sdtContent>
                <w:r w:rsidR="002A635A">
                  <w:rPr>
                    <w:rFonts w:hint="eastAsia"/>
                    <w:lang w:eastAsia="zh-TW"/>
                  </w:rPr>
                  <w:t>the final user is a human operator who choose the images and give it to the system for classification</w:t>
                </w:r>
              </w:sdtContent>
            </w:sdt>
          </w:p>
        </w:tc>
      </w:tr>
      <w:tr w:rsidR="002A635A" w14:paraId="0726278E"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4682DBC0" w14:textId="77777777" w:rsidR="002A635A" w:rsidRDefault="007D1D13" w:rsidP="009C4A3A">
            <w:sdt>
              <w:sdtPr>
                <w:alias w:val="Actor ATTRIBUTE Name"/>
                <w:tag w:val="e52422e2-f30d-4453-bccd-300a7f92acff"/>
                <w:id w:val="-2141409405"/>
                <w:dataBinding w:xpath="/elements/element[@objid='e52422e2-f30d-4453-bccd-300a7f92acff']/content[@alias='Actor ATTRIBUTE Name']" w:storeItemID="{D35B6978-45B9-4860-8E6E-EDB6F017D2CB}"/>
                <w:text w:multiLine="1"/>
              </w:sdtPr>
              <w:sdtEndPr/>
              <w:sdtContent>
                <w:r w:rsidR="002A635A">
                  <w:rPr>
                    <w:rFonts w:hint="eastAsia"/>
                    <w:lang w:eastAsia="zh-TW"/>
                  </w:rPr>
                  <w:t>jLevis</w:t>
                </w:r>
              </w:sdtContent>
            </w:sdt>
          </w:p>
        </w:tc>
        <w:tc>
          <w:tcPr>
            <w:tcW w:w="0" w:type="auto"/>
          </w:tcPr>
          <w:p w14:paraId="253541B3"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Actor NOTE description 0"/>
                <w:tag w:val="e52422e2-f30d-4453-bccd-300a7f92acff"/>
                <w:id w:val="-1810690822"/>
                <w:dataBinding w:xpath="/elements/element[@objid='e52422e2-f30d-4453-bccd-300a7f92acff']/content[@alias='Actor NOTE description 0']" w:storeItemID="{D35B6978-45B9-4860-8E6E-EDB6F017D2CB}"/>
                <w:text w:multiLine="1"/>
              </w:sdtPr>
              <w:sdtEndPr/>
              <w:sdtContent>
                <w:r w:rsidR="002A635A">
                  <w:rPr>
                    <w:rFonts w:hint="eastAsia"/>
                    <w:lang w:eastAsia="zh-TW"/>
                  </w:rPr>
                  <w:t>existing framework containing classification algorithms</w:t>
                </w:r>
              </w:sdtContent>
            </w:sdt>
          </w:p>
        </w:tc>
      </w:tr>
    </w:tbl>
    <w:p w14:paraId="5DC8168D" w14:textId="77777777" w:rsidR="002A635A" w:rsidRDefault="002A635A" w:rsidP="002A635A">
      <w:pPr>
        <w:pStyle w:val="af4"/>
      </w:pPr>
      <w:r>
        <w:t>Table </w:t>
      </w:r>
      <w:r w:rsidR="00C44C9A">
        <w:fldChar w:fldCharType="begin"/>
      </w:r>
      <w:r>
        <w:instrText>SEQ Table \* ARABIC</w:instrText>
      </w:r>
      <w:r w:rsidR="00C44C9A">
        <w:fldChar w:fldCharType="separate"/>
      </w:r>
      <w:r w:rsidR="00EA58DD">
        <w:rPr>
          <w:noProof/>
        </w:rPr>
        <w:t>1</w:t>
      </w:r>
      <w:r w:rsidR="00C44C9A">
        <w:fldChar w:fldCharType="end"/>
      </w:r>
      <w:r>
        <w:t> Table of Actors</w:t>
      </w:r>
    </w:p>
    <w:p w14:paraId="60160041" w14:textId="77777777" w:rsidR="002A635A" w:rsidRDefault="002A635A" w:rsidP="002A635A">
      <w:pPr>
        <w:pStyle w:val="2"/>
      </w:pPr>
      <w:bookmarkStart w:id="235" w:name="_Toc403142981"/>
      <w:bookmarkStart w:id="236" w:name="_Toc410005051"/>
      <w:r>
        <w:t>Use Cases</w:t>
      </w:r>
      <w:bookmarkEnd w:id="235"/>
      <w:bookmarkEnd w:id="236"/>
    </w:p>
    <w:tbl>
      <w:tblPr>
        <w:tblStyle w:val="-1"/>
        <w:tblW w:w="5000" w:type="pct"/>
        <w:jc w:val="both"/>
        <w:tblLook w:val="04A0" w:firstRow="1" w:lastRow="0" w:firstColumn="1" w:lastColumn="0" w:noHBand="0" w:noVBand="1"/>
      </w:tblPr>
      <w:tblGrid>
        <w:gridCol w:w="4556"/>
        <w:gridCol w:w="4496"/>
      </w:tblGrid>
      <w:tr w:rsidR="002A635A" w14:paraId="25FDAC61" w14:textId="77777777" w:rsidTr="009C4A3A">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14:paraId="4714A012" w14:textId="77777777" w:rsidR="002A635A" w:rsidRDefault="002A635A" w:rsidP="009C4A3A">
            <w:pPr>
              <w:jc w:val="center"/>
            </w:pPr>
            <w:r>
              <w:t>Use-Cases</w:t>
            </w:r>
          </w:p>
        </w:tc>
        <w:tc>
          <w:tcPr>
            <w:tcW w:w="0" w:type="auto"/>
          </w:tcPr>
          <w:p w14:paraId="7D4D9FF0" w14:textId="77777777" w:rsidR="002A635A" w:rsidRDefault="002A635A" w:rsidP="009C4A3A">
            <w:pPr>
              <w:jc w:val="center"/>
              <w:cnfStyle w:val="100000000000" w:firstRow="1" w:lastRow="0" w:firstColumn="0" w:lastColumn="0" w:oddVBand="0" w:evenVBand="0" w:oddHBand="0" w:evenHBand="0" w:firstRowFirstColumn="0" w:firstRowLastColumn="0" w:lastRowFirstColumn="0" w:lastRowLastColumn="0"/>
            </w:pPr>
            <w:r>
              <w:t>Description</w:t>
            </w:r>
          </w:p>
        </w:tc>
      </w:tr>
      <w:tr w:rsidR="002A635A" w14:paraId="356D69A3"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0FCAD830" w14:textId="77777777" w:rsidR="002A635A" w:rsidRDefault="007D1D13" w:rsidP="009C4A3A">
            <w:sdt>
              <w:sdtPr>
                <w:alias w:val="UseCase ATTRIBUTE Name"/>
                <w:tag w:val="f983b614-95fb-4299-92b2-7e259b6918f7"/>
                <w:id w:val="582814647"/>
                <w:dataBinding w:xpath="/elements/element[@objid='f983b614-95fb-4299-92b2-7e259b6918f7']/content[@alias='UseCase ATTRIBUTE Name']" w:storeItemID="{D35B6978-45B9-4860-8E6E-EDB6F017D2CB}"/>
                <w:text w:multiLine="1"/>
              </w:sdtPr>
              <w:sdtEndPr/>
              <w:sdtContent>
                <w:r w:rsidR="002A635A">
                  <w:rPr>
                    <w:rFonts w:hint="eastAsia"/>
                    <w:lang w:eastAsia="zh-TW"/>
                  </w:rPr>
                  <w:t>Choisir les images</w:t>
                </w:r>
              </w:sdtContent>
            </w:sdt>
          </w:p>
        </w:tc>
        <w:tc>
          <w:tcPr>
            <w:tcW w:w="0" w:type="auto"/>
          </w:tcPr>
          <w:p w14:paraId="73D45FD5"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f983b614-95fb-4299-92b2-7e259b6918f7"/>
                <w:id w:val="-921108860"/>
                <w:dataBinding w:xpath="/elements/element[@objid='f983b614-95fb-4299-92b2-7e259b6918f7']/content[@alias='UseCase NOTE description 0']" w:storeItemID="{D35B6978-45B9-4860-8E6E-EDB6F017D2CB}"/>
                <w:text w:multiLine="1"/>
              </w:sdtPr>
              <w:sdtEndPr/>
              <w:sdtContent>
                <w:r w:rsidR="002A635A">
                  <w:rPr>
                    <w:rFonts w:hint="eastAsia"/>
                    <w:lang w:eastAsia="zh-TW"/>
                  </w:rPr>
                  <w:t>choose the images manually</w:t>
                </w:r>
              </w:sdtContent>
            </w:sdt>
          </w:p>
        </w:tc>
      </w:tr>
      <w:tr w:rsidR="002A635A" w14:paraId="151D8905"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417A6469" w14:textId="77777777" w:rsidR="002A635A" w:rsidRDefault="007D1D13" w:rsidP="009C4A3A">
            <w:sdt>
              <w:sdtPr>
                <w:alias w:val="UseCase ATTRIBUTE Name"/>
                <w:tag w:val="b978b4b0-cd53-49ee-9b95-5a9aca5cb71f"/>
                <w:id w:val="1857532562"/>
                <w:dataBinding w:xpath="/elements/element[@objid='b978b4b0-cd53-49ee-9b95-5a9aca5cb71f']/content[@alias='UseCase ATTRIBUTE Name']" w:storeItemID="{D35B6978-45B9-4860-8E6E-EDB6F017D2CB}"/>
                <w:text w:multiLine="1"/>
              </w:sdtPr>
              <w:sdtEndPr/>
              <w:sdtContent>
                <w:r w:rsidR="002A635A">
                  <w:rPr>
                    <w:rFonts w:hint="eastAsia"/>
                    <w:lang w:eastAsia="zh-TW"/>
                  </w:rPr>
                  <w:t>Classification des images</w:t>
                </w:r>
              </w:sdtContent>
            </w:sdt>
          </w:p>
        </w:tc>
        <w:tc>
          <w:tcPr>
            <w:tcW w:w="0" w:type="auto"/>
          </w:tcPr>
          <w:p w14:paraId="0F6AF3F4"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b978b4b0-cd53-49ee-9b95-5a9aca5cb71f"/>
                <w:id w:val="-274875938"/>
                <w:dataBinding w:xpath="/elements/element[@objid='b978b4b0-cd53-49ee-9b95-5a9aca5cb71f']/content[@alias='UseCase NOTE description 0']" w:storeItemID="{D35B6978-45B9-4860-8E6E-EDB6F017D2CB}"/>
                <w:text w:multiLine="1"/>
              </w:sdtPr>
              <w:sdtEndPr/>
              <w:sdtContent>
                <w:r w:rsidR="002A635A">
                  <w:rPr>
                    <w:rFonts w:hint="eastAsia"/>
                    <w:lang w:eastAsia="zh-TW"/>
                  </w:rPr>
                  <w:t xml:space="preserve">give the chosen images for classification </w:t>
                </w:r>
              </w:sdtContent>
            </w:sdt>
          </w:p>
        </w:tc>
      </w:tr>
      <w:tr w:rsidR="002A635A" w14:paraId="09D19D83"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291E5331" w14:textId="77777777" w:rsidR="002A635A" w:rsidRDefault="007D1D13" w:rsidP="009C4A3A">
            <w:sdt>
              <w:sdtPr>
                <w:alias w:val="UseCase ATTRIBUTE Name"/>
                <w:tag w:val="244d7cf0-8670-4856-a098-8307cdcf74d4"/>
                <w:id w:val="-424885735"/>
                <w:dataBinding w:xpath="/elements/element[@objid='244d7cf0-8670-4856-a098-8307cdcf74d4']/content[@alias='UseCase ATTRIBUTE Name']" w:storeItemID="{D35B6978-45B9-4860-8E6E-EDB6F017D2CB}"/>
                <w:text w:multiLine="1"/>
              </w:sdtPr>
              <w:sdtEndPr/>
              <w:sdtContent>
                <w:r w:rsidR="002A635A">
                  <w:rPr>
                    <w:rFonts w:hint="eastAsia"/>
                    <w:lang w:eastAsia="zh-TW"/>
                  </w:rPr>
                  <w:t>Learn an image classifier</w:t>
                </w:r>
              </w:sdtContent>
            </w:sdt>
          </w:p>
        </w:tc>
        <w:tc>
          <w:tcPr>
            <w:tcW w:w="0" w:type="auto"/>
          </w:tcPr>
          <w:p w14:paraId="0B6A587E"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244d7cf0-8670-4856-a098-8307cdcf74d4"/>
                <w:id w:val="-1313713946"/>
                <w:dataBinding w:xpath="/elements/element[@objid='244d7cf0-8670-4856-a098-8307cdcf74d4']/content[@alias='UseCase NOTE description 0']" w:storeItemID="{D35B6978-45B9-4860-8E6E-EDB6F017D2CB}"/>
                <w:text w:multiLine="1"/>
              </w:sdtPr>
              <w:sdtEndPr/>
              <w:sdtContent>
                <w:r w:rsidR="002A635A">
                  <w:rPr>
                    <w:rFonts w:hint="eastAsia"/>
                    <w:lang w:eastAsia="zh-TW"/>
                  </w:rPr>
                  <w:t>classify a set of images into different categories by random forest</w:t>
                </w:r>
              </w:sdtContent>
            </w:sdt>
          </w:p>
        </w:tc>
      </w:tr>
      <w:tr w:rsidR="002A635A" w14:paraId="750EF9D9"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499465DC" w14:textId="77777777" w:rsidR="002A635A" w:rsidRPr="009352CC" w:rsidRDefault="007D1D13" w:rsidP="009C4A3A">
            <w:pPr>
              <w:rPr>
                <w:lang w:val="fr-FR"/>
              </w:rPr>
            </w:pPr>
            <w:sdt>
              <w:sdtPr>
                <w:rPr>
                  <w:lang w:val="fr-FR"/>
                </w:rPr>
                <w:alias w:val="UseCase ATTRIBUTE Name"/>
                <w:tag w:val="66db4f10-6b04-41ec-a506-20f49190a9b1"/>
                <w:id w:val="-332610749"/>
                <w:dataBinding w:xpath="/elements/element[@objid='66db4f10-6b04-41ec-a506-20f49190a9b1']/content[@alias='UseCase ATTRIBUTE Name']" w:storeItemID="{D35B6978-45B9-4860-8E6E-EDB6F017D2CB}"/>
                <w:text w:multiLine="1"/>
              </w:sdtPr>
              <w:sdtEndPr/>
              <w:sdtContent>
                <w:r w:rsidR="002A635A">
                  <w:rPr>
                    <w:rFonts w:hint="eastAsia"/>
                    <w:lang w:val="fr-FR" w:eastAsia="zh-TW"/>
                  </w:rPr>
                  <w:t>Creation d'une for</w:t>
                </w:r>
                <w:r w:rsidR="002A635A">
                  <w:rPr>
                    <w:rFonts w:hint="eastAsia"/>
                    <w:lang w:val="fr-FR" w:eastAsia="zh-TW"/>
                  </w:rPr>
                  <w:t>ê</w:t>
                </w:r>
                <w:r w:rsidR="002A635A">
                  <w:rPr>
                    <w:rFonts w:hint="eastAsia"/>
                    <w:lang w:val="fr-FR" w:eastAsia="zh-TW"/>
                  </w:rPr>
                  <w:t>t d</w:t>
                </w:r>
                <w:r w:rsidR="002A635A">
                  <w:rPr>
                    <w:rFonts w:hint="eastAsia"/>
                    <w:lang w:val="fr-FR" w:eastAsia="zh-TW"/>
                  </w:rPr>
                  <w:t>é</w:t>
                </w:r>
                <w:r w:rsidR="002A635A">
                  <w:rPr>
                    <w:rFonts w:hint="eastAsia"/>
                    <w:lang w:val="fr-FR" w:eastAsia="zh-TW"/>
                  </w:rPr>
                  <w:t>cisionnelle al</w:t>
                </w:r>
                <w:r w:rsidR="002A635A">
                  <w:rPr>
                    <w:rFonts w:hint="eastAsia"/>
                    <w:lang w:val="fr-FR" w:eastAsia="zh-TW"/>
                  </w:rPr>
                  <w:t>é</w:t>
                </w:r>
                <w:r w:rsidR="002A635A">
                  <w:rPr>
                    <w:rFonts w:hint="eastAsia"/>
                    <w:lang w:val="fr-FR" w:eastAsia="zh-TW"/>
                  </w:rPr>
                  <w:t>atoire</w:t>
                </w:r>
              </w:sdtContent>
            </w:sdt>
          </w:p>
        </w:tc>
        <w:tc>
          <w:tcPr>
            <w:tcW w:w="0" w:type="auto"/>
          </w:tcPr>
          <w:p w14:paraId="5D147665"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66db4f10-6b04-41ec-a506-20f49190a9b1"/>
                <w:id w:val="1037547517"/>
                <w:dataBinding w:xpath="/elements/element[@objid='66db4f10-6b04-41ec-a506-20f49190a9b1']/content[@alias='UseCase NOTE description 0']" w:storeItemID="{D35B6978-45B9-4860-8E6E-EDB6F017D2CB}"/>
                <w:text w:multiLine="1"/>
              </w:sdtPr>
              <w:sdtEndPr/>
              <w:sdtContent>
                <w:r w:rsidR="002A635A">
                  <w:rPr>
                    <w:rFonts w:hint="eastAsia"/>
                    <w:lang w:eastAsia="zh-TW"/>
                  </w:rPr>
                  <w:t>create a random forest which contains multiple decision trees and each tree vote for classification</w:t>
                </w:r>
              </w:sdtContent>
            </w:sdt>
          </w:p>
        </w:tc>
      </w:tr>
      <w:tr w:rsidR="002A635A" w14:paraId="1AE4B504"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5A93EF05" w14:textId="77777777" w:rsidR="002A635A" w:rsidRPr="009352CC" w:rsidRDefault="007D1D13" w:rsidP="009C4A3A">
            <w:pPr>
              <w:rPr>
                <w:lang w:val="fr-FR"/>
              </w:rPr>
            </w:pPr>
            <w:sdt>
              <w:sdtPr>
                <w:rPr>
                  <w:lang w:val="fr-FR"/>
                </w:rPr>
                <w:alias w:val="UseCase ATTRIBUTE Name"/>
                <w:tag w:val="f1f96176-5ff6-4bd1-84bb-8a1ab272b57e"/>
                <w:id w:val="-911164773"/>
                <w:dataBinding w:xpath="/elements/element[@objid='f1f96176-5ff6-4bd1-84bb-8a1ab272b57e']/content[@alias='UseCase ATTRIBUTE Name']" w:storeItemID="{D35B6978-45B9-4860-8E6E-EDB6F017D2CB}"/>
                <w:text w:multiLine="1"/>
              </w:sdtPr>
              <w:sdtEndPr/>
              <w:sdtContent>
                <w:del w:id="237" w:author="me" w:date="2014-11-12T13:50:00Z">
                  <w:r w:rsidR="00141A65" w:rsidDel="00141A65">
                    <w:rPr>
                      <w:rFonts w:hint="eastAsia"/>
                      <w:lang w:val="fr-FR" w:eastAsia="zh-TW"/>
                    </w:rPr>
                    <w:delText>choisir profondeur maximal de la for</w:delText>
                  </w:r>
                  <w:r w:rsidR="00141A65" w:rsidDel="00141A65">
                    <w:rPr>
                      <w:rFonts w:hint="eastAsia"/>
                      <w:lang w:val="fr-FR" w:eastAsia="zh-TW"/>
                    </w:rPr>
                    <w:delText>ê</w:delText>
                  </w:r>
                  <w:r w:rsidR="00141A65" w:rsidDel="00141A65">
                    <w:rPr>
                      <w:rFonts w:hint="eastAsia"/>
                      <w:lang w:val="fr-FR" w:eastAsia="zh-TW"/>
                    </w:rPr>
                    <w:delText>t</w:delText>
                  </w:r>
                </w:del>
                <w:ins w:id="238" w:author="me" w:date="2014-11-12T13:50:00Z">
                  <w:r w:rsidR="00141A65">
                    <w:rPr>
                      <w:rFonts w:hint="eastAsia"/>
                      <w:lang w:val="fr-FR" w:eastAsia="zh-TW"/>
                    </w:rPr>
                    <w:t>choisir profondeur maximal</w:t>
                  </w:r>
                  <w:r w:rsidR="00141A65">
                    <w:rPr>
                      <w:lang w:val="fr-FR" w:eastAsia="zh-TW"/>
                    </w:rPr>
                    <w:t>e des arbres</w:t>
                  </w:r>
                  <w:r w:rsidR="00141A65">
                    <w:rPr>
                      <w:rFonts w:hint="eastAsia"/>
                      <w:lang w:val="fr-FR" w:eastAsia="zh-TW"/>
                    </w:rPr>
                    <w:t xml:space="preserve"> de la for</w:t>
                  </w:r>
                  <w:r w:rsidR="00141A65">
                    <w:rPr>
                      <w:rFonts w:hint="eastAsia"/>
                      <w:lang w:val="fr-FR" w:eastAsia="zh-TW"/>
                    </w:rPr>
                    <w:t>ê</w:t>
                  </w:r>
                  <w:r w:rsidR="00141A65">
                    <w:rPr>
                      <w:rFonts w:hint="eastAsia"/>
                      <w:lang w:val="fr-FR" w:eastAsia="zh-TW"/>
                    </w:rPr>
                    <w:t>t</w:t>
                  </w:r>
                </w:ins>
              </w:sdtContent>
            </w:sdt>
          </w:p>
        </w:tc>
        <w:tc>
          <w:tcPr>
            <w:tcW w:w="0" w:type="auto"/>
          </w:tcPr>
          <w:p w14:paraId="78456FF3"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f1f96176-5ff6-4bd1-84bb-8a1ab272b57e"/>
                <w:id w:val="933327048"/>
                <w:dataBinding w:xpath="/elements/element[@objid='f1f96176-5ff6-4bd1-84bb-8a1ab272b57e']/content[@alias='UseCase NOTE description 0']" w:storeItemID="{D35B6978-45B9-4860-8E6E-EDB6F017D2CB}"/>
                <w:text w:multiLine="1"/>
              </w:sdtPr>
              <w:sdtEndPr/>
              <w:sdtContent>
                <w:r w:rsidR="002A635A">
                  <w:rPr>
                    <w:rFonts w:hint="eastAsia"/>
                    <w:lang w:eastAsia="zh-TW"/>
                  </w:rPr>
                  <w:t>choose the  maximum depth of trees in the random forest</w:t>
                </w:r>
              </w:sdtContent>
            </w:sdt>
          </w:p>
        </w:tc>
      </w:tr>
      <w:tr w:rsidR="002A635A" w14:paraId="68EB73DE"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5301181E" w14:textId="77777777" w:rsidR="002A635A" w:rsidRPr="009352CC" w:rsidRDefault="007D1D13" w:rsidP="00141A65">
            <w:pPr>
              <w:rPr>
                <w:lang w:val="fr-FR"/>
              </w:rPr>
            </w:pPr>
            <w:sdt>
              <w:sdtPr>
                <w:rPr>
                  <w:lang w:val="fr-FR"/>
                </w:rPr>
                <w:alias w:val="UseCase ATTRIBUTE Name"/>
                <w:tag w:val="401e5db3-c7c9-4661-b4b2-6f6cc4261b69"/>
                <w:id w:val="-2899655"/>
                <w:dataBinding w:xpath="/elements/element[@objid='401e5db3-c7c9-4661-b4b2-6f6cc4261b69']/content[@alias='UseCase ATTRIBUTE Name']" w:storeItemID="{D35B6978-45B9-4860-8E6E-EDB6F017D2CB}"/>
                <w:text w:multiLine="1"/>
              </w:sdtPr>
              <w:sdtEndPr/>
              <w:sdtContent>
                <w:del w:id="239" w:author="me" w:date="2014-11-12T13:50:00Z">
                  <w:r w:rsidR="00141A65" w:rsidDel="00141A65">
                    <w:rPr>
                      <w:rFonts w:hint="eastAsia"/>
                      <w:lang w:val="fr-FR" w:eastAsia="zh-TW"/>
                    </w:rPr>
                    <w:delText>choisir nombre maximale des arbres de d</w:delText>
                  </w:r>
                  <w:r w:rsidR="00141A65" w:rsidDel="00141A65">
                    <w:rPr>
                      <w:rFonts w:hint="eastAsia"/>
                      <w:lang w:val="fr-FR" w:eastAsia="zh-TW"/>
                    </w:rPr>
                    <w:delText>é</w:delText>
                  </w:r>
                  <w:r w:rsidR="00141A65" w:rsidDel="00141A65">
                    <w:rPr>
                      <w:rFonts w:hint="eastAsia"/>
                      <w:lang w:val="fr-FR" w:eastAsia="zh-TW"/>
                    </w:rPr>
                    <w:delText>cision</w:delText>
                  </w:r>
                </w:del>
                <w:ins w:id="240" w:author="me" w:date="2014-11-12T13:50:00Z">
                  <w:r w:rsidR="00141A65">
                    <w:rPr>
                      <w:rFonts w:hint="eastAsia"/>
                      <w:lang w:val="fr-FR" w:eastAsia="zh-TW"/>
                    </w:rPr>
                    <w:t>choisir nombre d</w:t>
                  </w:r>
                  <w:r w:rsidR="00141A65">
                    <w:rPr>
                      <w:lang w:val="fr-FR" w:eastAsia="zh-TW"/>
                    </w:rPr>
                    <w:t>’</w:t>
                  </w:r>
                  <w:r w:rsidR="00141A65">
                    <w:rPr>
                      <w:rFonts w:hint="eastAsia"/>
                      <w:lang w:val="fr-FR" w:eastAsia="zh-TW"/>
                    </w:rPr>
                    <w:t>arbres de d</w:t>
                  </w:r>
                  <w:r w:rsidR="00141A65">
                    <w:rPr>
                      <w:rFonts w:hint="eastAsia"/>
                      <w:lang w:val="fr-FR" w:eastAsia="zh-TW"/>
                    </w:rPr>
                    <w:t>é</w:t>
                  </w:r>
                  <w:r w:rsidR="00141A65">
                    <w:rPr>
                      <w:rFonts w:hint="eastAsia"/>
                      <w:lang w:val="fr-FR" w:eastAsia="zh-TW"/>
                    </w:rPr>
                    <w:t>cision</w:t>
                  </w:r>
                  <w:r w:rsidR="00141A65">
                    <w:rPr>
                      <w:lang w:val="fr-FR" w:eastAsia="zh-TW"/>
                    </w:rPr>
                    <w:t xml:space="preserve"> contenus dans la forêt aléatoire</w:t>
                  </w:r>
                </w:ins>
              </w:sdtContent>
            </w:sdt>
          </w:p>
        </w:tc>
        <w:tc>
          <w:tcPr>
            <w:tcW w:w="0" w:type="auto"/>
          </w:tcPr>
          <w:p w14:paraId="6C07238B"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401e5db3-c7c9-4661-b4b2-6f6cc4261b69"/>
                <w:id w:val="-13845488"/>
                <w:dataBinding w:xpath="/elements/element[@objid='401e5db3-c7c9-4661-b4b2-6f6cc4261b69']/content[@alias='UseCase NOTE description 0']" w:storeItemID="{D35B6978-45B9-4860-8E6E-EDB6F017D2CB}"/>
                <w:text w:multiLine="1"/>
              </w:sdtPr>
              <w:sdtEndPr/>
              <w:sdtContent>
                <w:r w:rsidR="002A635A">
                  <w:rPr>
                    <w:rFonts w:hint="eastAsia"/>
                    <w:lang w:eastAsia="zh-TW"/>
                  </w:rPr>
                  <w:t>choose the  number of trees in this random tree</w:t>
                </w:r>
              </w:sdtContent>
            </w:sdt>
          </w:p>
        </w:tc>
      </w:tr>
      <w:tr w:rsidR="002A635A" w14:paraId="45EE9782"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2BC90CE7" w14:textId="77777777" w:rsidR="002A635A" w:rsidRPr="009352CC" w:rsidRDefault="007D1D13" w:rsidP="009C4A3A">
            <w:pPr>
              <w:rPr>
                <w:lang w:val="fr-FR"/>
              </w:rPr>
            </w:pPr>
            <w:sdt>
              <w:sdtPr>
                <w:rPr>
                  <w:lang w:val="fr-FR"/>
                </w:rPr>
                <w:alias w:val="UseCase ATTRIBUTE Name"/>
                <w:tag w:val="e59685ba-b64f-476b-90ca-d73970a2501f"/>
                <w:id w:val="320856124"/>
                <w:dataBinding w:xpath="/elements/element[@objid='e59685ba-b64f-476b-90ca-d73970a2501f']/content[@alias='UseCase ATTRIBUTE Name']" w:storeItemID="{D35B6978-45B9-4860-8E6E-EDB6F017D2CB}"/>
                <w:text w:multiLine="1"/>
              </w:sdtPr>
              <w:sdtEndPr/>
              <w:sdtContent>
                <w:r w:rsidR="002A635A">
                  <w:rPr>
                    <w:rFonts w:hint="eastAsia"/>
                    <w:lang w:val="fr-FR" w:eastAsia="zh-TW"/>
                  </w:rPr>
                  <w:t>Creation d'une arbre de d</w:t>
                </w:r>
                <w:r w:rsidR="002A635A">
                  <w:rPr>
                    <w:rFonts w:hint="eastAsia"/>
                    <w:lang w:val="fr-FR" w:eastAsia="zh-TW"/>
                  </w:rPr>
                  <w:t>é</w:t>
                </w:r>
                <w:r w:rsidR="002A635A">
                  <w:rPr>
                    <w:rFonts w:hint="eastAsia"/>
                    <w:lang w:val="fr-FR" w:eastAsia="zh-TW"/>
                  </w:rPr>
                  <w:t>cision</w:t>
                </w:r>
              </w:sdtContent>
            </w:sdt>
          </w:p>
        </w:tc>
        <w:tc>
          <w:tcPr>
            <w:tcW w:w="0" w:type="auto"/>
          </w:tcPr>
          <w:p w14:paraId="5B00BA0E"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e59685ba-b64f-476b-90ca-d73970a2501f"/>
                <w:id w:val="-753362402"/>
                <w:dataBinding w:xpath="/elements/element[@objid='e59685ba-b64f-476b-90ca-d73970a2501f']/content[@alias='UseCase NOTE description 0']" w:storeItemID="{D35B6978-45B9-4860-8E6E-EDB6F017D2CB}"/>
                <w:text w:multiLine="1"/>
              </w:sdtPr>
              <w:sdtEndPr/>
              <w:sdtContent>
                <w:r w:rsidR="002A635A">
                  <w:rPr>
                    <w:rFonts w:hint="eastAsia"/>
                    <w:lang w:eastAsia="zh-TW"/>
                  </w:rPr>
                  <w:t>create a flow-chart like structure which classifies information through each node, from root  to leaf</w:t>
                </w:r>
                <w:r w:rsidR="002A635A">
                  <w:rPr>
                    <w:rFonts w:hint="eastAsia"/>
                    <w:lang w:eastAsia="zh-TW"/>
                  </w:rPr>
                  <w:br/>
                  <w:t xml:space="preserve"> </w:t>
                </w:r>
              </w:sdtContent>
            </w:sdt>
          </w:p>
        </w:tc>
      </w:tr>
      <w:tr w:rsidR="002A635A" w14:paraId="68F3AE96"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6D3729B2" w14:textId="77777777" w:rsidR="002A635A" w:rsidRPr="009352CC" w:rsidRDefault="007D1D13" w:rsidP="009C4A3A">
            <w:pPr>
              <w:rPr>
                <w:lang w:val="fr-FR"/>
              </w:rPr>
            </w:pPr>
            <w:sdt>
              <w:sdtPr>
                <w:rPr>
                  <w:lang w:val="fr-FR"/>
                </w:rPr>
                <w:alias w:val="UseCase ATTRIBUTE Name"/>
                <w:tag w:val="cf87d155-9592-4987-b743-8cfe3d027ab6"/>
                <w:id w:val="-887571953"/>
                <w:dataBinding w:xpath="/elements/element[@objid='cf87d155-9592-4987-b743-8cfe3d027ab6']/content[@alias='UseCase ATTRIBUTE Name']" w:storeItemID="{D35B6978-45B9-4860-8E6E-EDB6F017D2CB}"/>
                <w:text w:multiLine="1"/>
              </w:sdtPr>
              <w:sdtEndPr/>
              <w:sdtContent>
                <w:r w:rsidR="002A635A">
                  <w:rPr>
                    <w:rFonts w:hint="eastAsia"/>
                    <w:lang w:val="fr-FR" w:eastAsia="zh-TW"/>
                  </w:rPr>
                  <w:t>Choisir un sous-ensemble al</w:t>
                </w:r>
                <w:r w:rsidR="002A635A">
                  <w:rPr>
                    <w:rFonts w:hint="eastAsia"/>
                    <w:lang w:val="fr-FR" w:eastAsia="zh-TW"/>
                  </w:rPr>
                  <w:t>é</w:t>
                </w:r>
                <w:r w:rsidR="002A635A">
                  <w:rPr>
                    <w:rFonts w:hint="eastAsia"/>
                    <w:lang w:val="fr-FR" w:eastAsia="zh-TW"/>
                  </w:rPr>
                  <w:t>atoire de donn</w:t>
                </w:r>
                <w:r w:rsidR="002A635A">
                  <w:rPr>
                    <w:rFonts w:hint="eastAsia"/>
                    <w:lang w:val="fr-FR" w:eastAsia="zh-TW"/>
                  </w:rPr>
                  <w:t>é</w:t>
                </w:r>
                <w:r w:rsidR="002A635A">
                  <w:rPr>
                    <w:rFonts w:hint="eastAsia"/>
                    <w:lang w:val="fr-FR" w:eastAsia="zh-TW"/>
                  </w:rPr>
                  <w:t>es d'apprentissage</w:t>
                </w:r>
              </w:sdtContent>
            </w:sdt>
          </w:p>
        </w:tc>
        <w:tc>
          <w:tcPr>
            <w:tcW w:w="0" w:type="auto"/>
          </w:tcPr>
          <w:p w14:paraId="784778D6"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cf87d155-9592-4987-b743-8cfe3d027ab6"/>
                <w:id w:val="634225842"/>
                <w:dataBinding w:xpath="/elements/element[@objid='cf87d155-9592-4987-b743-8cfe3d027ab6']/content[@alias='UseCase NOTE description 0']" w:storeItemID="{D35B6978-45B9-4860-8E6E-EDB6F017D2CB}"/>
                <w:text w:multiLine="1"/>
              </w:sdtPr>
              <w:sdtEndPr/>
              <w:sdtContent>
                <w:r w:rsidR="002A635A">
                  <w:rPr>
                    <w:rFonts w:hint="eastAsia"/>
                    <w:lang w:eastAsia="zh-TW"/>
                  </w:rPr>
                  <w:t>select a bootstrap sample of the training set and fits trees to these samples in the "bagging" process</w:t>
                </w:r>
              </w:sdtContent>
            </w:sdt>
          </w:p>
        </w:tc>
      </w:tr>
      <w:tr w:rsidR="002A635A" w14:paraId="64EC73C9"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677DB2A4" w14:textId="77777777" w:rsidR="002A635A" w:rsidRDefault="007D1D13" w:rsidP="00141A65">
            <w:sdt>
              <w:sdtPr>
                <w:alias w:val="UseCase ATTRIBUTE Name"/>
                <w:tag w:val="5ac9b5de-3776-45cf-b47c-edee2970403a"/>
                <w:id w:val="-242722369"/>
                <w:dataBinding w:xpath="/elements/element[@objid='5ac9b5de-3776-45cf-b47c-edee2970403a']/content[@alias='UseCase ATTRIBUTE Name']" w:storeItemID="{D35B6978-45B9-4860-8E6E-EDB6F017D2CB}"/>
                <w:text w:multiLine="1"/>
              </w:sdtPr>
              <w:sdtEndPr/>
              <w:sdtContent>
                <w:del w:id="241" w:author="me" w:date="2014-11-12T13:50:00Z">
                  <w:r w:rsidR="00141A65" w:rsidDel="00141A65">
                    <w:rPr>
                      <w:rFonts w:hint="eastAsia"/>
                      <w:lang w:eastAsia="zh-TW"/>
                    </w:rPr>
                    <w:delText>Aprendissage d'une for</w:delText>
                  </w:r>
                  <w:r w:rsidR="00141A65" w:rsidDel="00141A65">
                    <w:rPr>
                      <w:rFonts w:hint="eastAsia"/>
                      <w:lang w:eastAsia="zh-TW"/>
                    </w:rPr>
                    <w:delText>ê</w:delText>
                  </w:r>
                  <w:r w:rsidR="00141A65" w:rsidDel="00141A65">
                    <w:rPr>
                      <w:rFonts w:hint="eastAsia"/>
                      <w:lang w:eastAsia="zh-TW"/>
                    </w:rPr>
                    <w:delText>t</w:delText>
                  </w:r>
                </w:del>
                <w:ins w:id="242" w:author="me" w:date="2014-11-12T13:50:00Z">
                  <w:r w:rsidR="00141A65">
                    <w:rPr>
                      <w:rFonts w:hint="eastAsia"/>
                      <w:lang w:eastAsia="zh-TW"/>
                    </w:rPr>
                    <w:t>Ap</w:t>
                  </w:r>
                  <w:r w:rsidR="00141A65">
                    <w:rPr>
                      <w:lang w:eastAsia="zh-TW"/>
                    </w:rPr>
                    <w:t>p</w:t>
                  </w:r>
                  <w:r w:rsidR="00141A65">
                    <w:rPr>
                      <w:rFonts w:hint="eastAsia"/>
                      <w:lang w:eastAsia="zh-TW"/>
                    </w:rPr>
                    <w:t>ren</w:t>
                  </w:r>
                  <w:r w:rsidR="00141A65">
                    <w:rPr>
                      <w:lang w:eastAsia="zh-TW"/>
                    </w:rPr>
                    <w:t>t</w:t>
                  </w:r>
                  <w:r w:rsidR="00141A65">
                    <w:rPr>
                      <w:rFonts w:hint="eastAsia"/>
                      <w:lang w:eastAsia="zh-TW"/>
                    </w:rPr>
                    <w:t>issage d'une for</w:t>
                  </w:r>
                  <w:r w:rsidR="00141A65">
                    <w:rPr>
                      <w:rFonts w:hint="eastAsia"/>
                      <w:lang w:eastAsia="zh-TW"/>
                    </w:rPr>
                    <w:t>ê</w:t>
                  </w:r>
                  <w:r w:rsidR="00141A65">
                    <w:rPr>
                      <w:rFonts w:hint="eastAsia"/>
                      <w:lang w:eastAsia="zh-TW"/>
                    </w:rPr>
                    <w:t>t</w:t>
                  </w:r>
                </w:ins>
              </w:sdtContent>
            </w:sdt>
          </w:p>
        </w:tc>
        <w:tc>
          <w:tcPr>
            <w:tcW w:w="0" w:type="auto"/>
          </w:tcPr>
          <w:p w14:paraId="5C3B2AF9"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5ac9b5de-3776-45cf-b47c-edee2970403a"/>
                <w:id w:val="1395387810"/>
                <w:dataBinding w:xpath="/elements/element[@objid='5ac9b5de-3776-45cf-b47c-edee2970403a']/content[@alias='UseCase NOTE description 0']" w:storeItemID="{D35B6978-45B9-4860-8E6E-EDB6F017D2CB}"/>
                <w:text w:multiLine="1"/>
              </w:sdtPr>
              <w:sdtEndPr/>
              <w:sdtContent>
                <w:r w:rsidR="002A635A">
                  <w:rPr>
                    <w:rFonts w:hint="eastAsia"/>
                    <w:lang w:eastAsia="zh-TW"/>
                  </w:rPr>
                  <w:t>The training algorithm for random forests applies the general technique of bootstrap aggregating (bagging) to tree learners.</w:t>
                </w:r>
              </w:sdtContent>
            </w:sdt>
          </w:p>
        </w:tc>
      </w:tr>
      <w:tr w:rsidR="002A635A" w14:paraId="1FDA0D5D"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5E22E459" w14:textId="77777777" w:rsidR="002A635A" w:rsidRDefault="007D1D13" w:rsidP="009C4A3A">
            <w:sdt>
              <w:sdtPr>
                <w:alias w:val="UseCase ATTRIBUTE Name"/>
                <w:tag w:val="619f0a88-e8d2-4f2d-9b7f-a68dc26408a6"/>
                <w:id w:val="-929883366"/>
                <w:dataBinding w:xpath="/elements/element[@objid='619f0a88-e8d2-4f2d-9b7f-a68dc26408a6']/content[@alias='UseCase ATTRIBUTE Name']" w:storeItemID="{D35B6978-45B9-4860-8E6E-EDB6F017D2CB}"/>
                <w:text w:multiLine="1"/>
              </w:sdtPr>
              <w:sdtEndPr/>
              <w:sdtContent>
                <w:r w:rsidR="002A635A">
                  <w:rPr>
                    <w:rFonts w:hint="eastAsia"/>
                    <w:lang w:eastAsia="zh-TW"/>
                  </w:rPr>
                  <w:t>Fournir des donn</w:t>
                </w:r>
                <w:r w:rsidR="002A635A">
                  <w:rPr>
                    <w:rFonts w:hint="eastAsia"/>
                    <w:lang w:eastAsia="zh-TW"/>
                  </w:rPr>
                  <w:t>é</w:t>
                </w:r>
                <w:r w:rsidR="002A635A">
                  <w:rPr>
                    <w:rFonts w:hint="eastAsia"/>
                    <w:lang w:eastAsia="zh-TW"/>
                  </w:rPr>
                  <w:t>es d'apprentissage</w:t>
                </w:r>
              </w:sdtContent>
            </w:sdt>
          </w:p>
        </w:tc>
        <w:tc>
          <w:tcPr>
            <w:tcW w:w="0" w:type="auto"/>
          </w:tcPr>
          <w:p w14:paraId="7B9F0D9C"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619f0a88-e8d2-4f2d-9b7f-a68dc26408a6"/>
                <w:id w:val="-268785126"/>
                <w:dataBinding w:xpath="/elements/element[@objid='619f0a88-e8d2-4f2d-9b7f-a68dc26408a6']/content[@alias='UseCase NOTE description 0']" w:storeItemID="{D35B6978-45B9-4860-8E6E-EDB6F017D2CB}"/>
                <w:text w:multiLine="1"/>
              </w:sdtPr>
              <w:sdtEndPr/>
              <w:sdtContent>
                <w:r w:rsidR="002A635A">
                  <w:rPr>
                    <w:rFonts w:hint="eastAsia"/>
                    <w:lang w:eastAsia="zh-TW"/>
                  </w:rPr>
                  <w:t>provide the data of the HoG process</w:t>
                </w:r>
              </w:sdtContent>
            </w:sdt>
          </w:p>
        </w:tc>
      </w:tr>
      <w:tr w:rsidR="002A635A" w14:paraId="067E6B1E"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0B3F6DA6" w14:textId="77777777" w:rsidR="002A635A" w:rsidRPr="009352CC" w:rsidRDefault="007D1D13" w:rsidP="009C4A3A">
            <w:pPr>
              <w:rPr>
                <w:lang w:val="fr-FR"/>
              </w:rPr>
            </w:pPr>
            <w:sdt>
              <w:sdtPr>
                <w:rPr>
                  <w:lang w:val="fr-FR"/>
                </w:rPr>
                <w:alias w:val="UseCase ATTRIBUTE Name"/>
                <w:tag w:val="666dca55-6087-4cfa-956d-cea91258d283"/>
                <w:id w:val="29847771"/>
                <w:dataBinding w:xpath="/elements/element[@objid='666dca55-6087-4cfa-956d-cea91258d283']/content[@alias='UseCase ATTRIBUTE Name']" w:storeItemID="{D35B6978-45B9-4860-8E6E-EDB6F017D2CB}"/>
                <w:text w:multiLine="1"/>
              </w:sdtPr>
              <w:sdtEndPr/>
              <w:sdtContent>
                <w:r w:rsidR="002A635A">
                  <w:rPr>
                    <w:rFonts w:hint="eastAsia"/>
                    <w:lang w:val="fr-FR" w:eastAsia="zh-TW"/>
                  </w:rPr>
                  <w:t>Fournir HOG des images d'apprentissage</w:t>
                </w:r>
              </w:sdtContent>
            </w:sdt>
          </w:p>
        </w:tc>
        <w:tc>
          <w:tcPr>
            <w:tcW w:w="0" w:type="auto"/>
          </w:tcPr>
          <w:p w14:paraId="1B5E2A03"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666dca55-6087-4cfa-956d-cea91258d283"/>
                <w:id w:val="-503517125"/>
                <w:dataBinding w:xpath="/elements/element[@objid='666dca55-6087-4cfa-956d-cea91258d283']/content[@alias='UseCase NOTE description 0']" w:storeItemID="{D35B6978-45B9-4860-8E6E-EDB6F017D2CB}"/>
                <w:text w:multiLine="1"/>
              </w:sdtPr>
              <w:sdtEndPr/>
              <w:sdtContent>
                <w:r w:rsidR="002A635A">
                  <w:rPr>
                    <w:rFonts w:hint="eastAsia"/>
                    <w:lang w:eastAsia="zh-TW"/>
                  </w:rPr>
                  <w:t>The technique which counts occurrences of gradient orientation in blocks of an image.</w:t>
                </w:r>
              </w:sdtContent>
            </w:sdt>
          </w:p>
        </w:tc>
      </w:tr>
      <w:tr w:rsidR="002A635A" w14:paraId="23FC3554"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3AE00FF4" w14:textId="77777777" w:rsidR="002A635A" w:rsidRDefault="007D1D13" w:rsidP="009C4A3A">
            <w:sdt>
              <w:sdtPr>
                <w:alias w:val="UseCase ATTRIBUTE Name"/>
                <w:tag w:val="a3507600-f20c-4dff-927d-6fbb9da1f392"/>
                <w:id w:val="1718006569"/>
                <w:dataBinding w:xpath="/elements/element[@objid='a3507600-f20c-4dff-927d-6fbb9da1f392']/content[@alias='UseCase ATTRIBUTE Name']" w:storeItemID="{D35B6978-45B9-4860-8E6E-EDB6F017D2CB}"/>
                <w:text w:multiLine="1"/>
              </w:sdtPr>
              <w:sdtEndPr/>
              <w:sdtContent>
                <w:r w:rsidR="002A635A">
                  <w:rPr>
                    <w:rFonts w:hint="eastAsia"/>
                    <w:lang w:eastAsia="zh-TW"/>
                  </w:rPr>
                  <w:t>Informations sur la for</w:t>
                </w:r>
                <w:r w:rsidR="002A635A">
                  <w:rPr>
                    <w:rFonts w:hint="eastAsia"/>
                    <w:lang w:eastAsia="zh-TW"/>
                  </w:rPr>
                  <w:t>ê</w:t>
                </w:r>
                <w:r w:rsidR="002A635A">
                  <w:rPr>
                    <w:rFonts w:hint="eastAsia"/>
                    <w:lang w:eastAsia="zh-TW"/>
                  </w:rPr>
                  <w:t>t</w:t>
                </w:r>
              </w:sdtContent>
            </w:sdt>
          </w:p>
        </w:tc>
        <w:tc>
          <w:tcPr>
            <w:tcW w:w="0" w:type="auto"/>
          </w:tcPr>
          <w:p w14:paraId="40D0C401"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a3507600-f20c-4dff-927d-6fbb9da1f392"/>
                <w:id w:val="-1763138564"/>
                <w:dataBinding w:xpath="/elements/element[@objid='a3507600-f20c-4dff-927d-6fbb9da1f392']/content[@alias='UseCase NOTE description 0']" w:storeItemID="{D35B6978-45B9-4860-8E6E-EDB6F017D2CB}"/>
                <w:text w:multiLine="1"/>
              </w:sdtPr>
              <w:sdtEndPr/>
              <w:sdtContent>
                <w:r w:rsidR="002A635A">
                  <w:rPr>
                    <w:rFonts w:hint="eastAsia"/>
                    <w:lang w:eastAsia="zh-TW"/>
                  </w:rPr>
                  <w:t>attributes of the random forest</w:t>
                </w:r>
              </w:sdtContent>
            </w:sdt>
          </w:p>
        </w:tc>
      </w:tr>
      <w:tr w:rsidR="002A635A" w14:paraId="3B3793A8"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1D969EA0" w14:textId="77777777" w:rsidR="002A635A" w:rsidRPr="009352CC" w:rsidRDefault="007D1D13" w:rsidP="009C4A3A">
            <w:pPr>
              <w:rPr>
                <w:lang w:val="fr-FR"/>
              </w:rPr>
            </w:pPr>
            <w:sdt>
              <w:sdtPr>
                <w:rPr>
                  <w:lang w:val="fr-FR"/>
                </w:rPr>
                <w:alias w:val="UseCase ATTRIBUTE Name"/>
                <w:tag w:val="cf48e36c-f0fe-4701-b670-3d6ffc7c91f0"/>
                <w:id w:val="1721940584"/>
                <w:dataBinding w:xpath="/elements/element[@objid='cf48e36c-f0fe-4701-b670-3d6ffc7c91f0']/content[@alias='UseCase ATTRIBUTE Name']" w:storeItemID="{D35B6978-45B9-4860-8E6E-EDB6F017D2CB}"/>
                <w:text w:multiLine="1"/>
              </w:sdtPr>
              <w:sdtEndPr/>
              <w:sdtContent>
                <w:r w:rsidR="002A635A">
                  <w:rPr>
                    <w:rFonts w:hint="eastAsia"/>
                    <w:lang w:val="fr-FR" w:eastAsia="zh-TW"/>
                  </w:rPr>
                  <w:t>Le nombre d'arbres dans la for</w:t>
                </w:r>
                <w:r w:rsidR="002A635A">
                  <w:rPr>
                    <w:rFonts w:hint="eastAsia"/>
                    <w:lang w:val="fr-FR" w:eastAsia="zh-TW"/>
                  </w:rPr>
                  <w:t>ê</w:t>
                </w:r>
                <w:r w:rsidR="002A635A">
                  <w:rPr>
                    <w:rFonts w:hint="eastAsia"/>
                    <w:lang w:val="fr-FR" w:eastAsia="zh-TW"/>
                  </w:rPr>
                  <w:t>t construite</w:t>
                </w:r>
              </w:sdtContent>
            </w:sdt>
          </w:p>
        </w:tc>
        <w:tc>
          <w:tcPr>
            <w:tcW w:w="0" w:type="auto"/>
          </w:tcPr>
          <w:p w14:paraId="36502210"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cf48e36c-f0fe-4701-b670-3d6ffc7c91f0"/>
                <w:id w:val="-2021375715"/>
                <w:dataBinding w:xpath="/elements/element[@objid='cf48e36c-f0fe-4701-b670-3d6ffc7c91f0']/content[@alias='UseCase NOTE description 0']" w:storeItemID="{D35B6978-45B9-4860-8E6E-EDB6F017D2CB}"/>
                <w:text w:multiLine="1"/>
              </w:sdtPr>
              <w:sdtEndPr/>
              <w:sdtContent>
                <w:r w:rsidR="002A635A">
                  <w:rPr>
                    <w:rFonts w:hint="eastAsia"/>
                    <w:lang w:eastAsia="zh-TW"/>
                  </w:rPr>
                  <w:t>number of decision trees in the random forest</w:t>
                </w:r>
                <w:r w:rsidR="002A635A">
                  <w:rPr>
                    <w:rFonts w:hint="eastAsia"/>
                    <w:lang w:eastAsia="zh-TW"/>
                  </w:rPr>
                  <w:br/>
                </w:r>
              </w:sdtContent>
            </w:sdt>
          </w:p>
        </w:tc>
      </w:tr>
      <w:tr w:rsidR="002A635A" w14:paraId="5F19A3A4"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5E2877AF" w14:textId="77777777" w:rsidR="002A635A" w:rsidRDefault="007D1D13" w:rsidP="009C4A3A">
            <w:sdt>
              <w:sdtPr>
                <w:alias w:val="UseCase ATTRIBUTE Name"/>
                <w:tag w:val="f44ab7e2-1895-4293-b82f-ed9075a58a56"/>
                <w:id w:val="1244066783"/>
                <w:dataBinding w:xpath="/elements/element[@objid='f44ab7e2-1895-4293-b82f-ed9075a58a56']/content[@alias='UseCase ATTRIBUTE Name']" w:storeItemID="{D35B6978-45B9-4860-8E6E-EDB6F017D2CB}"/>
                <w:text w:multiLine="1"/>
              </w:sdtPr>
              <w:sdtEndPr/>
              <w:sdtContent>
                <w:r w:rsidR="002A635A">
                  <w:rPr>
                    <w:rFonts w:hint="eastAsia"/>
                    <w:lang w:eastAsia="zh-TW"/>
                  </w:rPr>
                  <w:t>Calculer l'erreur</w:t>
                </w:r>
              </w:sdtContent>
            </w:sdt>
          </w:p>
        </w:tc>
        <w:tc>
          <w:tcPr>
            <w:tcW w:w="0" w:type="auto"/>
          </w:tcPr>
          <w:p w14:paraId="518464BE"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f44ab7e2-1895-4293-b82f-ed9075a58a56"/>
                <w:id w:val="782298456"/>
                <w:dataBinding w:xpath="/elements/element[@objid='f44ab7e2-1895-4293-b82f-ed9075a58a56']/content[@alias='UseCase NOTE description 0']" w:storeItemID="{D35B6978-45B9-4860-8E6E-EDB6F017D2CB}"/>
                <w:text w:multiLine="1"/>
              </w:sdtPr>
              <w:sdtEndPr/>
              <w:sdtContent>
                <w:r w:rsidR="002A635A">
                  <w:rPr>
                    <w:rFonts w:hint="eastAsia"/>
                    <w:lang w:eastAsia="zh-TW"/>
                  </w:rPr>
                  <w:t>calculate the testing error number of trees have not been fit</w:t>
                </w:r>
              </w:sdtContent>
            </w:sdt>
          </w:p>
        </w:tc>
      </w:tr>
      <w:tr w:rsidR="002A635A" w14:paraId="125FAD5A"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75A7A384" w14:textId="77777777" w:rsidR="00B306BE" w:rsidRDefault="007D1D13">
            <w:pPr>
              <w:keepLines/>
              <w:rPr>
                <w:b w:val="0"/>
                <w:bCs w:val="0"/>
              </w:rPr>
              <w:pPrChange w:id="243" w:author="me" w:date="2014-11-12T13:51:00Z">
                <w:pPr>
                  <w:spacing w:after="200" w:line="276" w:lineRule="auto"/>
                </w:pPr>
              </w:pPrChange>
            </w:pPr>
            <w:sdt>
              <w:sdtPr>
                <w:alias w:val="UseCase ATTRIBUTE Name"/>
                <w:tag w:val="83af57a3-9cc6-4af1-80bb-1cf676674efe"/>
                <w:id w:val="-1060086945"/>
                <w:dataBinding w:xpath="/elements/element[@objid='83af57a3-9cc6-4af1-80bb-1cf676674efe']/content[@alias='UseCase ATTRIBUTE Name']" w:storeItemID="{D35B6978-45B9-4860-8E6E-EDB6F017D2CB}"/>
                <w:text w:multiLine="1"/>
              </w:sdtPr>
              <w:sdtEndPr/>
              <w:sdtContent>
                <w:r w:rsidR="002A635A">
                  <w:rPr>
                    <w:rFonts w:hint="eastAsia"/>
                    <w:lang w:eastAsia="zh-TW"/>
                  </w:rPr>
                  <w:t>Calculer l'erreur d'apprentissage</w:t>
                </w:r>
              </w:sdtContent>
            </w:sdt>
          </w:p>
        </w:tc>
        <w:tc>
          <w:tcPr>
            <w:tcW w:w="0" w:type="auto"/>
          </w:tcPr>
          <w:p w14:paraId="3B38F018" w14:textId="77777777" w:rsidR="00B306BE" w:rsidRDefault="007D1D13">
            <w:pPr>
              <w:keepNext/>
              <w:keepLines/>
              <w:cnfStyle w:val="000000100000" w:firstRow="0" w:lastRow="0" w:firstColumn="0" w:lastColumn="0" w:oddVBand="0" w:evenVBand="0" w:oddHBand="1" w:evenHBand="0" w:firstRowFirstColumn="0" w:firstRowLastColumn="0" w:lastRowFirstColumn="0" w:lastRowLastColumn="0"/>
              <w:pPrChange w:id="244" w:author="me" w:date="2014-11-12T13:52:00Z">
                <w:pPr>
                  <w:spacing w:after="200" w:line="276" w:lineRule="auto"/>
                  <w:cnfStyle w:val="000000100000" w:firstRow="0" w:lastRow="0" w:firstColumn="0" w:lastColumn="0" w:oddVBand="0" w:evenVBand="0" w:oddHBand="1" w:evenHBand="0" w:firstRowFirstColumn="0" w:firstRowLastColumn="0" w:lastRowFirstColumn="0" w:lastRowLastColumn="0"/>
                </w:pPr>
              </w:pPrChange>
            </w:pPr>
            <w:sdt>
              <w:sdtPr>
                <w:alias w:val="UseCase NOTE description 0"/>
                <w:tag w:val="83af57a3-9cc6-4af1-80bb-1cf676674efe"/>
                <w:id w:val="-1876293458"/>
                <w:dataBinding w:xpath="/elements/element[@objid='83af57a3-9cc6-4af1-80bb-1cf676674efe']/content[@alias='UseCase NOTE description 0']" w:storeItemID="{D35B6978-45B9-4860-8E6E-EDB6F017D2CB}"/>
                <w:text w:multiLine="1"/>
              </w:sdtPr>
              <w:sdtEndPr/>
              <w:sdtContent>
                <w:r w:rsidR="002A635A">
                  <w:rPr>
                    <w:rFonts w:hint="eastAsia"/>
                    <w:lang w:eastAsia="zh-TW"/>
                  </w:rPr>
                  <w:t>calculate the learning error number of trees have not been fit</w:t>
                </w:r>
              </w:sdtContent>
            </w:sdt>
          </w:p>
        </w:tc>
      </w:tr>
      <w:tr w:rsidR="002A635A" w14:paraId="73D53DAA"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7B8A06FF" w14:textId="77777777" w:rsidR="002A635A" w:rsidRDefault="007D1D13" w:rsidP="009C4A3A">
            <w:sdt>
              <w:sdtPr>
                <w:alias w:val="UseCase ATTRIBUTE Name"/>
                <w:tag w:val="032b8334-8e5b-44c8-8ecb-906c9a84f148"/>
                <w:id w:val="1248384562"/>
                <w:dataBinding w:xpath="/elements/element[@objid='032b8334-8e5b-44c8-8ecb-906c9a84f148']/content[@alias='UseCase ATTRIBUTE Name']" w:storeItemID="{D35B6978-45B9-4860-8E6E-EDB6F017D2CB}"/>
                <w:text w:multiLine="1"/>
              </w:sdtPr>
              <w:sdtEndPr/>
              <w:sdtContent>
                <w:r w:rsidR="002A635A">
                  <w:rPr>
                    <w:rFonts w:hint="eastAsia"/>
                    <w:lang w:eastAsia="zh-TW"/>
                  </w:rPr>
                  <w:t>Choisir classifier</w:t>
                </w:r>
              </w:sdtContent>
            </w:sdt>
          </w:p>
        </w:tc>
        <w:tc>
          <w:tcPr>
            <w:tcW w:w="0" w:type="auto"/>
          </w:tcPr>
          <w:p w14:paraId="793B5267"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032b8334-8e5b-44c8-8ecb-906c9a84f148"/>
                <w:id w:val="-1497558048"/>
                <w:dataBinding w:xpath="/elements/element[@objid='032b8334-8e5b-44c8-8ecb-906c9a84f148']/content[@alias='UseCase NOTE description 0']" w:storeItemID="{D35B6978-45B9-4860-8E6E-EDB6F017D2CB}"/>
                <w:text w:multiLine="1"/>
              </w:sdtPr>
              <w:sdtEndPr/>
              <w:sdtContent>
                <w:r w:rsidR="002A635A">
                  <w:rPr>
                    <w:rFonts w:hint="eastAsia"/>
                    <w:lang w:eastAsia="zh-TW"/>
                  </w:rPr>
                  <w:t>choose a classifier</w:t>
                </w:r>
              </w:sdtContent>
            </w:sdt>
          </w:p>
        </w:tc>
      </w:tr>
      <w:tr w:rsidR="002A635A" w14:paraId="40CAC86B"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56AB9386" w14:textId="77777777" w:rsidR="002A635A" w:rsidRPr="009352CC" w:rsidRDefault="007D1D13" w:rsidP="009C4A3A">
            <w:pPr>
              <w:rPr>
                <w:lang w:val="fr-FR"/>
              </w:rPr>
            </w:pPr>
            <w:sdt>
              <w:sdtPr>
                <w:rPr>
                  <w:lang w:val="fr-FR"/>
                </w:rPr>
                <w:alias w:val="UseCase ATTRIBUTE Name"/>
                <w:tag w:val="6aa8e406-603c-441e-9a43-9916f4430220"/>
                <w:id w:val="-1089543321"/>
                <w:dataBinding w:xpath="/elements/element[@objid='6aa8e406-603c-441e-9a43-9916f4430220']/content[@alias='UseCase ATTRIBUTE Name']" w:storeItemID="{D35B6978-45B9-4860-8E6E-EDB6F017D2CB}"/>
                <w:text w:multiLine="1"/>
              </w:sdtPr>
              <w:sdtEndPr/>
              <w:sdtContent>
                <w:r w:rsidR="002A635A">
                  <w:rPr>
                    <w:rFonts w:hint="eastAsia"/>
                    <w:lang w:val="fr-FR" w:eastAsia="zh-TW"/>
                  </w:rPr>
                  <w:t>Charger et pr</w:t>
                </w:r>
                <w:r w:rsidR="002A635A">
                  <w:rPr>
                    <w:rFonts w:hint="eastAsia"/>
                    <w:lang w:val="fr-FR" w:eastAsia="zh-TW"/>
                  </w:rPr>
                  <w:t>é</w:t>
                </w:r>
                <w:r w:rsidR="002A635A">
                  <w:rPr>
                    <w:rFonts w:hint="eastAsia"/>
                    <w:lang w:val="fr-FR" w:eastAsia="zh-TW"/>
                  </w:rPr>
                  <w:t>-traiter images</w:t>
                </w:r>
              </w:sdtContent>
            </w:sdt>
          </w:p>
        </w:tc>
        <w:tc>
          <w:tcPr>
            <w:tcW w:w="0" w:type="auto"/>
          </w:tcPr>
          <w:p w14:paraId="0F4763C2"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6aa8e406-603c-441e-9a43-9916f4430220"/>
                <w:id w:val="1210387944"/>
                <w:dataBinding w:xpath="/elements/element[@objid='6aa8e406-603c-441e-9a43-9916f4430220']/content[@alias='UseCase NOTE description 0']" w:storeItemID="{D35B6978-45B9-4860-8E6E-EDB6F017D2CB}"/>
                <w:text w:multiLine="1"/>
              </w:sdtPr>
              <w:sdtEndPr/>
              <w:sdtContent>
                <w:r w:rsidR="002A635A">
                  <w:rPr>
                    <w:rFonts w:hint="eastAsia"/>
                    <w:lang w:eastAsia="zh-TW"/>
                  </w:rPr>
                  <w:t>load the features of image pixels calculated by HOG</w:t>
                </w:r>
              </w:sdtContent>
            </w:sdt>
          </w:p>
        </w:tc>
      </w:tr>
      <w:tr w:rsidR="002A635A" w14:paraId="23797B64"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3E777A87" w14:textId="77777777" w:rsidR="002A635A" w:rsidRDefault="007D1D13" w:rsidP="009C4A3A">
            <w:sdt>
              <w:sdtPr>
                <w:alias w:val="UseCase ATTRIBUTE Name"/>
                <w:tag w:val="893847b7-6e50-4b68-9b9e-59e4824f52a1"/>
                <w:id w:val="-1012533962"/>
                <w:dataBinding w:xpath="/elements/element[@objid='893847b7-6e50-4b68-9b9e-59e4824f52a1']/content[@alias='UseCase ATTRIBUTE Name']" w:storeItemID="{D35B6978-45B9-4860-8E6E-EDB6F017D2CB}"/>
                <w:text w:multiLine="1"/>
              </w:sdtPr>
              <w:sdtEndPr/>
              <w:sdtContent>
                <w:r w:rsidR="002A635A">
                  <w:rPr>
                    <w:rFonts w:hint="eastAsia"/>
                    <w:lang w:eastAsia="zh-TW"/>
                  </w:rPr>
                  <w:t>Pr</w:t>
                </w:r>
                <w:r w:rsidR="002A635A">
                  <w:rPr>
                    <w:rFonts w:hint="eastAsia"/>
                    <w:lang w:eastAsia="zh-TW"/>
                  </w:rPr>
                  <w:t>é</w:t>
                </w:r>
                <w:r w:rsidR="002A635A">
                  <w:rPr>
                    <w:rFonts w:hint="eastAsia"/>
                    <w:lang w:eastAsia="zh-TW"/>
                  </w:rPr>
                  <w:t>-calculer HOG</w:t>
                </w:r>
              </w:sdtContent>
            </w:sdt>
          </w:p>
        </w:tc>
        <w:tc>
          <w:tcPr>
            <w:tcW w:w="0" w:type="auto"/>
          </w:tcPr>
          <w:p w14:paraId="08A455BA"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893847b7-6e50-4b68-9b9e-59e4824f52a1"/>
                <w:id w:val="2015726668"/>
                <w:dataBinding w:xpath="/elements/element[@objid='893847b7-6e50-4b68-9b9e-59e4824f52a1']/content[@alias='UseCase NOTE description 0']" w:storeItemID="{D35B6978-45B9-4860-8E6E-EDB6F017D2CB}"/>
                <w:text w:multiLine="1"/>
              </w:sdtPr>
              <w:sdtEndPr/>
              <w:sdtContent>
                <w:r w:rsidR="002A635A">
                  <w:rPr>
                    <w:rFonts w:hint="eastAsia"/>
                    <w:lang w:eastAsia="zh-TW"/>
                  </w:rPr>
                  <w:t xml:space="preserve">use "Histogram of oriented gradients" (HOG) to calculate features of image pixels </w:t>
                </w:r>
              </w:sdtContent>
            </w:sdt>
          </w:p>
        </w:tc>
      </w:tr>
      <w:tr w:rsidR="002A635A" w14:paraId="635093B4"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067F755C" w14:textId="77777777" w:rsidR="002A635A" w:rsidRDefault="007D1D13" w:rsidP="009C4A3A">
            <w:sdt>
              <w:sdtPr>
                <w:alias w:val="UseCase ATTRIBUTE Name"/>
                <w:tag w:val="48dbcaa9-a0bd-4161-bb27-023779c08db8"/>
                <w:id w:val="-1347100769"/>
                <w:dataBinding w:xpath="/elements/element[@objid='48dbcaa9-a0bd-4161-bb27-023779c08db8']/content[@alias='UseCase ATTRIBUTE Name']" w:storeItemID="{D35B6978-45B9-4860-8E6E-EDB6F017D2CB}"/>
                <w:text w:multiLine="1"/>
              </w:sdtPr>
              <w:sdtEndPr/>
              <w:sdtContent>
                <w:r w:rsidR="002A635A">
                  <w:rPr>
                    <w:rFonts w:hint="eastAsia"/>
                    <w:lang w:eastAsia="zh-TW"/>
                  </w:rPr>
                  <w:t>Charger classifieur (depuis fichier)</w:t>
                </w:r>
              </w:sdtContent>
            </w:sdt>
          </w:p>
        </w:tc>
        <w:tc>
          <w:tcPr>
            <w:tcW w:w="0" w:type="auto"/>
          </w:tcPr>
          <w:p w14:paraId="62C60F94"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48dbcaa9-a0bd-4161-bb27-023779c08db8"/>
                <w:id w:val="884228350"/>
                <w:dataBinding w:xpath="/elements/element[@objid='48dbcaa9-a0bd-4161-bb27-023779c08db8']/content[@alias='UseCase NOTE description 0']" w:storeItemID="{D35B6978-45B9-4860-8E6E-EDB6F017D2CB}"/>
                <w:text w:multiLine="1"/>
              </w:sdtPr>
              <w:sdtEndPr/>
              <w:sdtContent>
                <w:r w:rsidR="002A635A">
                  <w:rPr>
                    <w:rFonts w:hint="eastAsia"/>
                    <w:lang w:eastAsia="zh-TW"/>
                  </w:rPr>
                  <w:t>load classifier from file</w:t>
                </w:r>
              </w:sdtContent>
            </w:sdt>
          </w:p>
        </w:tc>
      </w:tr>
      <w:tr w:rsidR="002A635A" w14:paraId="4926AC8E"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253F52A9" w14:textId="77777777" w:rsidR="002A635A" w:rsidRDefault="007D1D13" w:rsidP="009C4A3A">
            <w:sdt>
              <w:sdtPr>
                <w:alias w:val="UseCase ATTRIBUTE Name"/>
                <w:tag w:val="e220a5d3-ca4a-4912-ae93-799183ddb13b"/>
                <w:id w:val="-1717196271"/>
                <w:dataBinding w:xpath="/elements/element[@objid='e220a5d3-ca4a-4912-ae93-799183ddb13b']/content[@alias='UseCase ATTRIBUTE Name']" w:storeItemID="{D35B6978-45B9-4860-8E6E-EDB6F017D2CB}"/>
                <w:text w:multiLine="1"/>
              </w:sdtPr>
              <w:sdtEndPr/>
              <w:sdtContent>
                <w:r w:rsidR="002A635A">
                  <w:rPr>
                    <w:rFonts w:hint="eastAsia"/>
                    <w:lang w:eastAsia="zh-TW"/>
                  </w:rPr>
                  <w:t>Sauvegarder  classifieur (sur fichier)</w:t>
                </w:r>
              </w:sdtContent>
            </w:sdt>
          </w:p>
        </w:tc>
        <w:tc>
          <w:tcPr>
            <w:tcW w:w="0" w:type="auto"/>
          </w:tcPr>
          <w:p w14:paraId="0952D0F3"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e220a5d3-ca4a-4912-ae93-799183ddb13b"/>
                <w:id w:val="-1126465137"/>
                <w:dataBinding w:xpath="/elements/element[@objid='e220a5d3-ca4a-4912-ae93-799183ddb13b']/content[@alias='UseCase NOTE description 0']" w:storeItemID="{D35B6978-45B9-4860-8E6E-EDB6F017D2CB}"/>
                <w:text w:multiLine="1"/>
              </w:sdtPr>
              <w:sdtEndPr/>
              <w:sdtContent>
                <w:r w:rsidR="002A635A">
                  <w:rPr>
                    <w:rFonts w:hint="eastAsia"/>
                    <w:lang w:eastAsia="zh-TW"/>
                  </w:rPr>
                  <w:t>Save the data and information of classifier</w:t>
                </w:r>
              </w:sdtContent>
            </w:sdt>
          </w:p>
        </w:tc>
      </w:tr>
      <w:tr w:rsidR="002A635A" w14:paraId="08FB6534" w14:textId="77777777" w:rsidTr="009C4A3A">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14:paraId="6BB698DA" w14:textId="77777777" w:rsidR="002A635A" w:rsidRPr="009352CC" w:rsidRDefault="007D1D13" w:rsidP="009C4A3A">
            <w:pPr>
              <w:rPr>
                <w:lang w:val="fr-FR"/>
              </w:rPr>
            </w:pPr>
            <w:sdt>
              <w:sdtPr>
                <w:rPr>
                  <w:lang w:val="fr-FR"/>
                </w:rPr>
                <w:alias w:val="UseCase ATTRIBUTE Name"/>
                <w:tag w:val="14a82463-4641-4dae-babb-475b905fef81"/>
                <w:id w:val="-1747189861"/>
                <w:dataBinding w:xpath="/elements/element[@objid='14a82463-4641-4dae-babb-475b905fef81']/content[@alias='UseCase ATTRIBUTE Name']" w:storeItemID="{D35B6978-45B9-4860-8E6E-EDB6F017D2CB}"/>
                <w:text w:multiLine="1"/>
              </w:sdtPr>
              <w:sdtEndPr/>
              <w:sdtContent>
                <w:r w:rsidR="002A635A">
                  <w:rPr>
                    <w:rFonts w:hint="eastAsia"/>
                    <w:lang w:val="fr-FR" w:eastAsia="zh-TW"/>
                  </w:rPr>
                  <w:t xml:space="preserve">Choix du pour cent  des variables </w:t>
                </w:r>
                <w:r w:rsidR="002A635A">
                  <w:rPr>
                    <w:rFonts w:hint="eastAsia"/>
                    <w:lang w:val="fr-FR" w:eastAsia="zh-TW"/>
                  </w:rPr>
                  <w:t>à</w:t>
                </w:r>
                <w:r w:rsidR="002A635A">
                  <w:rPr>
                    <w:rFonts w:hint="eastAsia"/>
                    <w:lang w:val="fr-FR" w:eastAsia="zh-TW"/>
                  </w:rPr>
                  <w:t xml:space="preserve"> utiliser par chaque arbre </w:t>
                </w:r>
              </w:sdtContent>
            </w:sdt>
          </w:p>
        </w:tc>
        <w:tc>
          <w:tcPr>
            <w:tcW w:w="0" w:type="auto"/>
          </w:tcPr>
          <w:p w14:paraId="5712D828" w14:textId="77777777" w:rsidR="002A635A" w:rsidRDefault="007D1D13" w:rsidP="009C4A3A">
            <w:pPr>
              <w:cnfStyle w:val="000000100000" w:firstRow="0" w:lastRow="0" w:firstColumn="0" w:lastColumn="0" w:oddVBand="0" w:evenVBand="0" w:oddHBand="1" w:evenHBand="0" w:firstRowFirstColumn="0" w:firstRowLastColumn="0" w:lastRowFirstColumn="0" w:lastRowLastColumn="0"/>
            </w:pPr>
            <w:sdt>
              <w:sdtPr>
                <w:alias w:val="UseCase NOTE description 0"/>
                <w:tag w:val="14a82463-4641-4dae-babb-475b905fef81"/>
                <w:id w:val="1492218097"/>
                <w:dataBinding w:xpath="/elements/element[@objid='14a82463-4641-4dae-babb-475b905fef81']/content[@alias='UseCase NOTE description 0']" w:storeItemID="{D35B6978-45B9-4860-8E6E-EDB6F017D2CB}"/>
                <w:text w:multiLine="1"/>
              </w:sdtPr>
              <w:sdtEndPr/>
              <w:sdtContent>
                <w:r w:rsidR="002A635A">
                  <w:rPr>
                    <w:rFonts w:hint="eastAsia"/>
                    <w:lang w:eastAsia="zh-TW"/>
                  </w:rPr>
                  <w:t>calculate the percentage of the variables to be used by each tree</w:t>
                </w:r>
              </w:sdtContent>
            </w:sdt>
          </w:p>
        </w:tc>
      </w:tr>
      <w:tr w:rsidR="002A635A" w14:paraId="210C1DD4" w14:textId="77777777" w:rsidTr="009C4A3A">
        <w:trPr>
          <w:jc w:val="both"/>
        </w:trPr>
        <w:tc>
          <w:tcPr>
            <w:cnfStyle w:val="001000000000" w:firstRow="0" w:lastRow="0" w:firstColumn="1" w:lastColumn="0" w:oddVBand="0" w:evenVBand="0" w:oddHBand="0" w:evenHBand="0" w:firstRowFirstColumn="0" w:firstRowLastColumn="0" w:lastRowFirstColumn="0" w:lastRowLastColumn="0"/>
            <w:tcW w:w="0" w:type="auto"/>
          </w:tcPr>
          <w:p w14:paraId="2F663A3B" w14:textId="77777777" w:rsidR="002A635A" w:rsidRPr="009352CC" w:rsidRDefault="007D1D13" w:rsidP="009C4A3A">
            <w:pPr>
              <w:rPr>
                <w:lang w:val="fr-FR"/>
              </w:rPr>
            </w:pPr>
            <w:sdt>
              <w:sdtPr>
                <w:rPr>
                  <w:lang w:val="fr-FR"/>
                </w:rPr>
                <w:alias w:val="UseCase ATTRIBUTE Name"/>
                <w:tag w:val="e45efb79-55ca-4d08-a58e-811ea7e508dd"/>
                <w:id w:val="435485991"/>
                <w:dataBinding w:xpath="/elements/element[@objid='e45efb79-55ca-4d08-a58e-811ea7e508dd']/content[@alias='UseCase ATTRIBUTE Name']" w:storeItemID="{D35B6978-45B9-4860-8E6E-EDB6F017D2CB}"/>
                <w:text w:multiLine="1"/>
              </w:sdtPr>
              <w:sdtEndPr/>
              <w:sdtContent>
                <w:r w:rsidR="002A635A">
                  <w:rPr>
                    <w:rFonts w:hint="eastAsia"/>
                    <w:lang w:val="fr-FR" w:eastAsia="zh-TW"/>
                  </w:rPr>
                  <w:t xml:space="preserve">Choix du subset de variables </w:t>
                </w:r>
                <w:r w:rsidR="002A635A">
                  <w:rPr>
                    <w:rFonts w:hint="eastAsia"/>
                    <w:lang w:val="fr-FR" w:eastAsia="zh-TW"/>
                  </w:rPr>
                  <w:t>à</w:t>
                </w:r>
                <w:r w:rsidR="002A635A">
                  <w:rPr>
                    <w:rFonts w:hint="eastAsia"/>
                    <w:lang w:val="fr-FR" w:eastAsia="zh-TW"/>
                  </w:rPr>
                  <w:t xml:space="preserve"> utiliser </w:t>
                </w:r>
              </w:sdtContent>
            </w:sdt>
          </w:p>
        </w:tc>
        <w:tc>
          <w:tcPr>
            <w:tcW w:w="0" w:type="auto"/>
          </w:tcPr>
          <w:p w14:paraId="7FD4C811" w14:textId="77777777" w:rsidR="002A635A" w:rsidRDefault="007D1D13" w:rsidP="009C4A3A">
            <w:pPr>
              <w:cnfStyle w:val="000000000000" w:firstRow="0" w:lastRow="0" w:firstColumn="0" w:lastColumn="0" w:oddVBand="0" w:evenVBand="0" w:oddHBand="0" w:evenHBand="0" w:firstRowFirstColumn="0" w:firstRowLastColumn="0" w:lastRowFirstColumn="0" w:lastRowLastColumn="0"/>
            </w:pPr>
            <w:sdt>
              <w:sdtPr>
                <w:alias w:val="UseCase NOTE description 0"/>
                <w:tag w:val="e45efb79-55ca-4d08-a58e-811ea7e508dd"/>
                <w:id w:val="667763695"/>
                <w:dataBinding w:xpath="/elements/element[@objid='e45efb79-55ca-4d08-a58e-811ea7e508dd']/content[@alias='UseCase NOTE description 0']" w:storeItemID="{D35B6978-45B9-4860-8E6E-EDB6F017D2CB}"/>
                <w:text w:multiLine="1"/>
              </w:sdtPr>
              <w:sdtEndPr/>
              <w:sdtContent>
                <w:r w:rsidR="002A635A">
                  <w:rPr>
                    <w:rFonts w:hint="eastAsia"/>
                    <w:lang w:eastAsia="zh-TW"/>
                  </w:rPr>
                  <w:t>Choosing the subset of variables to be used as samples in a decision tree</w:t>
                </w:r>
              </w:sdtContent>
            </w:sdt>
          </w:p>
        </w:tc>
      </w:tr>
    </w:tbl>
    <w:p w14:paraId="68E105FC" w14:textId="77777777" w:rsidR="002A635A" w:rsidRDefault="002A635A" w:rsidP="002A635A">
      <w:pPr>
        <w:pStyle w:val="af4"/>
      </w:pPr>
      <w:r>
        <w:t>Table </w:t>
      </w:r>
      <w:r w:rsidR="00C44C9A">
        <w:fldChar w:fldCharType="begin"/>
      </w:r>
      <w:r>
        <w:instrText>SEQ Table \* ARABIC</w:instrText>
      </w:r>
      <w:r w:rsidR="00C44C9A">
        <w:fldChar w:fldCharType="separate"/>
      </w:r>
      <w:r w:rsidR="00EA58DD">
        <w:rPr>
          <w:noProof/>
        </w:rPr>
        <w:t>2</w:t>
      </w:r>
      <w:r w:rsidR="00C44C9A">
        <w:fldChar w:fldCharType="end"/>
      </w:r>
      <w:r>
        <w:t> Table of Use Cases</w:t>
      </w:r>
    </w:p>
    <w:p w14:paraId="1BAF88B0" w14:textId="77777777" w:rsidR="002A635A" w:rsidRPr="00F52318" w:rsidRDefault="002A635A" w:rsidP="002A635A"/>
    <w:p w14:paraId="381B903E" w14:textId="77777777" w:rsidR="002A635A" w:rsidRDefault="002A635A" w:rsidP="002A635A">
      <w:pPr>
        <w:pStyle w:val="3"/>
      </w:pPr>
      <w:bookmarkStart w:id="245" w:name="_4946260b-26cf-44ab-9f2b-b77e8ed99775"/>
      <w:bookmarkStart w:id="246" w:name="_Toc403142982"/>
      <w:bookmarkStart w:id="247" w:name="_Toc410005052"/>
      <w:r>
        <w:t>Use Case "</w:t>
      </w:r>
      <w:sdt>
        <w:sdtPr>
          <w:alias w:val="UseCaseDiagram ATTRIBUTE Name"/>
          <w:tag w:val="4946260b-26cf-44ab-9f2b-b77e8ed99775"/>
          <w:id w:val="1771512476"/>
          <w:dataBinding w:xpath="/elements/element[@objid='4946260b-26cf-44ab-9f2b-b77e8ed99775']/content[@alias='UseCaseDiagram ATTRIBUTE Name']" w:storeItemID="{D35B6978-45B9-4860-8E6E-EDB6F017D2CB}"/>
          <w:text w:multiLine="1"/>
        </w:sdtPr>
        <w:sdtEndPr/>
        <w:sdtContent>
          <w:r>
            <w:rPr>
              <w:rFonts w:hint="eastAsia"/>
              <w:lang w:eastAsia="zh-TW"/>
            </w:rPr>
            <w:t>Avant projet Use Case diagram</w:t>
          </w:r>
        </w:sdtContent>
      </w:sdt>
      <w:r>
        <w:t>"</w:t>
      </w:r>
      <w:bookmarkEnd w:id="245"/>
      <w:bookmarkEnd w:id="246"/>
      <w:bookmarkEnd w:id="247"/>
    </w:p>
    <w:commentRangeStart w:id="248"/>
    <w:p w14:paraId="14797F3B" w14:textId="26F78976" w:rsidR="002A635A" w:rsidRPr="00F52318" w:rsidRDefault="001D0125" w:rsidP="002A635A">
      <w:pPr>
        <w:rPr>
          <w:lang w:bidi="en-US"/>
        </w:rPr>
      </w:pPr>
      <w:del w:id="249" w:author="peng" w:date="2015-01-22T13:23:00Z">
        <w:r w:rsidDel="005F08CA">
          <w:rPr>
            <w:noProof/>
            <w:lang w:eastAsia="zh-TW"/>
          </w:rPr>
          <mc:AlternateContent>
            <mc:Choice Requires="wps">
              <w:drawing>
                <wp:anchor distT="0" distB="0" distL="114300" distR="114300" simplePos="0" relativeHeight="251727872" behindDoc="0" locked="0" layoutInCell="1" allowOverlap="1" wp14:anchorId="70449D7B" wp14:editId="283C28D7">
                  <wp:simplePos x="0" y="0"/>
                  <wp:positionH relativeFrom="column">
                    <wp:posOffset>1551305</wp:posOffset>
                  </wp:positionH>
                  <wp:positionV relativeFrom="paragraph">
                    <wp:posOffset>1776095</wp:posOffset>
                  </wp:positionV>
                  <wp:extent cx="3035300" cy="209550"/>
                  <wp:effectExtent l="22225" t="19050" r="19050" b="19050"/>
                  <wp:wrapNone/>
                  <wp:docPr id="4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300" cy="20955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E1A7C" id="Rectangle 17" o:spid="_x0000_s1026" style="position:absolute;margin-left:122.15pt;margin-top:139.85pt;width:239pt;height: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" filled="f" strokecolor="red" strokeweight="2.5pt"/>
              </w:pict>
            </mc:Fallback>
          </mc:AlternateContent>
        </w:r>
      </w:del>
      <w:commentRangeEnd w:id="248"/>
      <w:r w:rsidR="00141A65">
        <w:rPr>
          <w:rStyle w:val="afa"/>
        </w:rPr>
        <w:commentReference w:id="248"/>
      </w:r>
      <w:r w:rsidR="002A635A">
        <w:rPr>
          <w:noProof/>
          <w:lang w:eastAsia="zh-TW"/>
        </w:rPr>
        <w:drawing>
          <wp:inline distT="0" distB="0" distL="0" distR="0" wp14:anchorId="135A63A9" wp14:editId="0DADF422">
            <wp:extent cx="5703192" cy="378142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6885768224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03192" cy="3781425"/>
                    </a:xfrm>
                    <a:prstGeom prst="rect">
                      <a:avLst/>
                    </a:prstGeom>
                    <a:noFill/>
                    <a:ln>
                      <a:noFill/>
                    </a:ln>
                  </pic:spPr>
                </pic:pic>
              </a:graphicData>
            </a:graphic>
          </wp:inline>
        </w:drawing>
      </w:r>
    </w:p>
    <w:p w14:paraId="1412B2B5" w14:textId="77777777" w:rsidR="002A635A" w:rsidRDefault="002A635A" w:rsidP="002A635A">
      <w:pPr>
        <w:pStyle w:val="af4"/>
      </w:pPr>
      <w:r>
        <w:t>Figure </w:t>
      </w:r>
      <w:r w:rsidR="00C44C9A">
        <w:fldChar w:fldCharType="begin"/>
      </w:r>
      <w:r>
        <w:instrText>SEQ Figure \* ARABIC</w:instrText>
      </w:r>
      <w:r w:rsidR="00C44C9A">
        <w:fldChar w:fldCharType="separate"/>
      </w:r>
      <w:r w:rsidR="00EA58DD">
        <w:rPr>
          <w:noProof/>
        </w:rPr>
        <w:t>1</w:t>
      </w:r>
      <w:r w:rsidR="00C44C9A">
        <w:fldChar w:fldCharType="end"/>
      </w:r>
      <w:r>
        <w:t> : Avant projet Use Case diagram</w:t>
      </w:r>
    </w:p>
    <w:p w14:paraId="0659C5B3" w14:textId="77777777" w:rsidR="00420066" w:rsidRDefault="00420066" w:rsidP="00420066">
      <w:pPr>
        <w:pStyle w:val="1"/>
        <w:pageBreakBefore/>
        <w:rPr>
          <w:ins w:id="250" w:author="peng" w:date="2015-01-26T02:21:00Z"/>
        </w:rPr>
      </w:pPr>
      <w:bookmarkStart w:id="251" w:name="_Toc410005053"/>
      <w:ins w:id="252" w:author="peng" w:date="2015-01-26T02:21:00Z">
        <w:r>
          <w:lastRenderedPageBreak/>
          <w:t>Package Index</w:t>
        </w:r>
        <w:bookmarkEnd w:id="251"/>
      </w:ins>
    </w:p>
    <w:tbl>
      <w:tblPr>
        <w:tblW w:w="5000" w:type="pct"/>
        <w:jc w:val="both"/>
        <w:tblLook w:val="04A0" w:firstRow="1" w:lastRow="0" w:firstColumn="1" w:lastColumn="0" w:noHBand="0" w:noVBand="1"/>
      </w:tblPr>
      <w:tblGrid>
        <w:gridCol w:w="2082"/>
        <w:gridCol w:w="6990"/>
      </w:tblGrid>
      <w:tr w:rsidR="00420066" w14:paraId="56123E28" w14:textId="77777777" w:rsidTr="00420066">
        <w:trPr>
          <w:jc w:val="both"/>
          <w:ins w:id="253" w:author="peng" w:date="2015-01-26T02:21:00Z"/>
        </w:trPr>
        <w:tc>
          <w:tcPr>
            <w:tcW w:w="0" w:type="auto"/>
          </w:tcPr>
          <w:p w14:paraId="3D021781" w14:textId="77777777" w:rsidR="00420066" w:rsidRDefault="00420066" w:rsidP="00420066">
            <w:pPr>
              <w:rPr>
                <w:ins w:id="254" w:author="peng" w:date="2015-01-26T02:21:00Z"/>
              </w:rPr>
            </w:pPr>
            <w:ins w:id="255" w:author="peng" w:date="2015-01-26T02:21:00Z">
              <w:r>
                <w:fldChar w:fldCharType="begin"/>
              </w:r>
              <w:r>
                <w:instrText xml:space="preserve"> HYPERLINK \l "_3c0eec90-a163-4364-8ec1-855c885b184b" \h </w:instrText>
              </w:r>
              <w:r>
                <w:fldChar w:fldCharType="separate"/>
              </w:r>
              <w:r>
                <w:rPr>
                  <w:rStyle w:val="af2"/>
                </w:rPr>
                <w:t>RandomForestHOG</w:t>
              </w:r>
              <w:r>
                <w:rPr>
                  <w:rStyle w:val="af2"/>
                </w:rPr>
                <w:fldChar w:fldCharType="end"/>
              </w:r>
            </w:ins>
          </w:p>
        </w:tc>
        <w:tc>
          <w:tcPr>
            <w:tcW w:w="0" w:type="auto"/>
          </w:tcPr>
          <w:p w14:paraId="144C818A" w14:textId="77777777" w:rsidR="00420066" w:rsidRDefault="00420066" w:rsidP="00420066">
            <w:pPr>
              <w:rPr>
                <w:ins w:id="256" w:author="peng" w:date="2015-01-26T02:21:00Z"/>
              </w:rPr>
            </w:pPr>
          </w:p>
        </w:tc>
      </w:tr>
      <w:tr w:rsidR="00420066" w14:paraId="1C3C736F" w14:textId="77777777" w:rsidTr="00420066">
        <w:trPr>
          <w:jc w:val="both"/>
          <w:ins w:id="257" w:author="peng" w:date="2015-01-26T02:21:00Z"/>
        </w:trPr>
        <w:tc>
          <w:tcPr>
            <w:tcW w:w="0" w:type="auto"/>
          </w:tcPr>
          <w:p w14:paraId="14E7791F" w14:textId="77777777" w:rsidR="00420066" w:rsidRDefault="00420066" w:rsidP="00420066">
            <w:pPr>
              <w:rPr>
                <w:ins w:id="258" w:author="peng" w:date="2015-01-26T02:21:00Z"/>
              </w:rPr>
            </w:pPr>
            <w:ins w:id="259" w:author="peng" w:date="2015-01-26T02:21:00Z">
              <w:r>
                <w:fldChar w:fldCharType="begin"/>
              </w:r>
              <w:r>
                <w:instrText xml:space="preserve"> HYPERLINK \l "_3f901274-58e3-42e4-98b3-df441014db6d" \h </w:instrText>
              </w:r>
              <w:r>
                <w:fldChar w:fldCharType="separate"/>
              </w:r>
              <w:r>
                <w:rPr>
                  <w:rStyle w:val="af2"/>
                </w:rPr>
                <w:t>HOG</w:t>
              </w:r>
              <w:r>
                <w:rPr>
                  <w:rStyle w:val="af2"/>
                </w:rPr>
                <w:fldChar w:fldCharType="end"/>
              </w:r>
            </w:ins>
          </w:p>
        </w:tc>
        <w:tc>
          <w:tcPr>
            <w:tcW w:w="0" w:type="auto"/>
          </w:tcPr>
          <w:p w14:paraId="0F1E6604" w14:textId="77777777" w:rsidR="00420066" w:rsidRDefault="007D1D13" w:rsidP="00420066">
            <w:pPr>
              <w:rPr>
                <w:ins w:id="260" w:author="peng" w:date="2015-01-26T02:21:00Z"/>
              </w:rPr>
            </w:pPr>
            <w:customXmlInsRangeStart w:id="261" w:author="peng" w:date="2015-01-26T02:21:00Z"/>
            <w:sdt>
              <w:sdtPr>
                <w:alias w:val="Package NOTE summary 0"/>
                <w:tag w:val="3f901274-58e3-42e4-98b3-df441014db6d"/>
                <w:id w:val="527996458"/>
                <w:dataBinding w:xpath="/elements/element[@objid='3f901274-58e3-42e4-98b3-df441014db6d']/content[@alias='Package NOTE summary 0']" w:storeItemID="{D35B6978-45B9-4860-8E6E-EDB6F017D2CB}"/>
                <w:text w:multiLine="1"/>
              </w:sdtPr>
              <w:sdtEndPr/>
              <w:sdtContent>
                <w:customXmlInsRangeEnd w:id="261"/>
                <w:ins w:id="262" w:author="peng" w:date="2015-01-26T02:21:00Z">
                  <w:r w:rsidR="00420066">
                    <w:t>Package responsible for creating HOG representations of images</w:t>
                  </w:r>
                </w:ins>
                <w:customXmlInsRangeStart w:id="263" w:author="peng" w:date="2015-01-26T02:21:00Z"/>
              </w:sdtContent>
            </w:sdt>
            <w:customXmlInsRangeEnd w:id="263"/>
          </w:p>
        </w:tc>
      </w:tr>
      <w:tr w:rsidR="00420066" w14:paraId="5B09648D" w14:textId="77777777" w:rsidTr="00420066">
        <w:trPr>
          <w:jc w:val="both"/>
          <w:ins w:id="264" w:author="peng" w:date="2015-01-26T02:21:00Z"/>
        </w:trPr>
        <w:tc>
          <w:tcPr>
            <w:tcW w:w="0" w:type="auto"/>
          </w:tcPr>
          <w:p w14:paraId="562523D8" w14:textId="77777777" w:rsidR="00420066" w:rsidRDefault="00420066" w:rsidP="00420066">
            <w:pPr>
              <w:rPr>
                <w:ins w:id="265" w:author="peng" w:date="2015-01-26T02:21:00Z"/>
              </w:rPr>
            </w:pPr>
            <w:ins w:id="266" w:author="peng" w:date="2015-01-26T02:21:00Z">
              <w:r>
                <w:fldChar w:fldCharType="begin"/>
              </w:r>
              <w:r>
                <w:instrText xml:space="preserve"> HYPERLINK \l "_59aa1dec-a6d5-40e5-bf32-21f89bc84295" \h </w:instrText>
              </w:r>
              <w:r>
                <w:fldChar w:fldCharType="separate"/>
              </w:r>
              <w:r>
                <w:rPr>
                  <w:rStyle w:val="af2"/>
                </w:rPr>
                <w:t>DecisionTree</w:t>
              </w:r>
              <w:r>
                <w:rPr>
                  <w:rStyle w:val="af2"/>
                </w:rPr>
                <w:fldChar w:fldCharType="end"/>
              </w:r>
            </w:ins>
          </w:p>
        </w:tc>
        <w:tc>
          <w:tcPr>
            <w:tcW w:w="0" w:type="auto"/>
          </w:tcPr>
          <w:p w14:paraId="69DCE9FC" w14:textId="77777777" w:rsidR="00420066" w:rsidRDefault="007D1D13" w:rsidP="00420066">
            <w:pPr>
              <w:rPr>
                <w:ins w:id="267" w:author="peng" w:date="2015-01-26T02:21:00Z"/>
              </w:rPr>
            </w:pPr>
            <w:customXmlInsRangeStart w:id="268" w:author="peng" w:date="2015-01-26T02:21:00Z"/>
            <w:sdt>
              <w:sdtPr>
                <w:alias w:val="Package NOTE summary 0"/>
                <w:tag w:val="59aa1dec-a6d5-40e5-bf32-21f89bc84295"/>
                <w:id w:val="911822303"/>
                <w:dataBinding w:xpath="/elements/element[@objid='59aa1dec-a6d5-40e5-bf32-21f89bc84295']/content[@alias='Package NOTE summary 0']" w:storeItemID="{D35B6978-45B9-4860-8E6E-EDB6F017D2CB}"/>
                <w:text w:multiLine="1"/>
              </w:sdtPr>
              <w:sdtEndPr/>
              <w:sdtContent>
                <w:customXmlInsRangeEnd w:id="268"/>
                <w:ins w:id="269" w:author="peng" w:date="2015-01-26T02:21:00Z">
                  <w:r w:rsidR="00420066">
                    <w:t>Package contains the classes used in decision tree</w:t>
                  </w:r>
                </w:ins>
                <w:customXmlInsRangeStart w:id="270" w:author="peng" w:date="2015-01-26T02:21:00Z"/>
              </w:sdtContent>
            </w:sdt>
            <w:customXmlInsRangeEnd w:id="270"/>
          </w:p>
        </w:tc>
      </w:tr>
      <w:tr w:rsidR="00420066" w14:paraId="14C0BC00" w14:textId="77777777" w:rsidTr="00420066">
        <w:trPr>
          <w:jc w:val="both"/>
          <w:ins w:id="271" w:author="peng" w:date="2015-01-26T02:21:00Z"/>
        </w:trPr>
        <w:tc>
          <w:tcPr>
            <w:tcW w:w="0" w:type="auto"/>
          </w:tcPr>
          <w:p w14:paraId="126366AB" w14:textId="77777777" w:rsidR="00420066" w:rsidRDefault="00420066" w:rsidP="00420066">
            <w:pPr>
              <w:rPr>
                <w:ins w:id="272" w:author="peng" w:date="2015-01-26T02:21:00Z"/>
              </w:rPr>
            </w:pPr>
            <w:ins w:id="273" w:author="peng" w:date="2015-01-26T02:21:00Z">
              <w:r>
                <w:fldChar w:fldCharType="begin"/>
              </w:r>
              <w:r>
                <w:instrText xml:space="preserve"> HYPERLINK \l "_ffda6e8b-f5ec-48e6-9347-56af0b87eb91" \h </w:instrText>
              </w:r>
              <w:r>
                <w:fldChar w:fldCharType="separate"/>
              </w:r>
              <w:r>
                <w:rPr>
                  <w:rStyle w:val="af2"/>
                </w:rPr>
                <w:t>RandomForest</w:t>
              </w:r>
              <w:r>
                <w:rPr>
                  <w:rStyle w:val="af2"/>
                </w:rPr>
                <w:fldChar w:fldCharType="end"/>
              </w:r>
            </w:ins>
          </w:p>
        </w:tc>
        <w:tc>
          <w:tcPr>
            <w:tcW w:w="0" w:type="auto"/>
          </w:tcPr>
          <w:p w14:paraId="0A6661C0" w14:textId="77777777" w:rsidR="00420066" w:rsidRDefault="007D1D13" w:rsidP="00420066">
            <w:pPr>
              <w:rPr>
                <w:ins w:id="274" w:author="peng" w:date="2015-01-26T02:21:00Z"/>
              </w:rPr>
            </w:pPr>
            <w:customXmlInsRangeStart w:id="275" w:author="peng" w:date="2015-01-26T02:21:00Z"/>
            <w:sdt>
              <w:sdtPr>
                <w:alias w:val="Package NOTE summary 0"/>
                <w:tag w:val="ffda6e8b-f5ec-48e6-9347-56af0b87eb91"/>
                <w:id w:val="-1358430690"/>
                <w:dataBinding w:xpath="/elements/element[@objid='ffda6e8b-f5ec-48e6-9347-56af0b87eb91']/content[@alias='Package NOTE summary 0']" w:storeItemID="{D35B6978-45B9-4860-8E6E-EDB6F017D2CB}"/>
                <w:text w:multiLine="1"/>
              </w:sdtPr>
              <w:sdtEndPr/>
              <w:sdtContent>
                <w:customXmlInsRangeEnd w:id="275"/>
                <w:ins w:id="276" w:author="peng" w:date="2015-01-26T02:21:00Z">
                  <w:r w:rsidR="00420066">
                    <w:t>Package contains class RandomForest and class RandomForestLearner.</w:t>
                  </w:r>
                </w:ins>
                <w:customXmlInsRangeStart w:id="277" w:author="peng" w:date="2015-01-26T02:21:00Z"/>
              </w:sdtContent>
            </w:sdt>
            <w:customXmlInsRangeEnd w:id="277"/>
          </w:p>
        </w:tc>
      </w:tr>
      <w:tr w:rsidR="00420066" w14:paraId="34103A59" w14:textId="77777777" w:rsidTr="00420066">
        <w:trPr>
          <w:jc w:val="both"/>
          <w:ins w:id="278" w:author="peng" w:date="2015-01-26T02:21:00Z"/>
        </w:trPr>
        <w:tc>
          <w:tcPr>
            <w:tcW w:w="0" w:type="auto"/>
          </w:tcPr>
          <w:p w14:paraId="40F8F6C9" w14:textId="77777777" w:rsidR="00420066" w:rsidRDefault="00420066" w:rsidP="00420066">
            <w:pPr>
              <w:rPr>
                <w:ins w:id="279" w:author="peng" w:date="2015-01-26T02:21:00Z"/>
              </w:rPr>
            </w:pPr>
            <w:ins w:id="280" w:author="peng" w:date="2015-01-26T02:21:00Z">
              <w:r>
                <w:fldChar w:fldCharType="begin"/>
              </w:r>
              <w:r>
                <w:instrText xml:space="preserve"> HYPERLINK \l "_7f56ec47-8192-48b7-ae3d-b8281cd23271" \h </w:instrText>
              </w:r>
              <w:r>
                <w:fldChar w:fldCharType="separate"/>
              </w:r>
              <w:r>
                <w:rPr>
                  <w:rStyle w:val="af2"/>
                </w:rPr>
                <w:t>NotifyingThread</w:t>
              </w:r>
              <w:r>
                <w:rPr>
                  <w:rStyle w:val="af2"/>
                </w:rPr>
                <w:fldChar w:fldCharType="end"/>
              </w:r>
            </w:ins>
          </w:p>
        </w:tc>
        <w:tc>
          <w:tcPr>
            <w:tcW w:w="0" w:type="auto"/>
          </w:tcPr>
          <w:p w14:paraId="2A204BFF" w14:textId="77777777" w:rsidR="00420066" w:rsidRDefault="007D1D13" w:rsidP="00420066">
            <w:pPr>
              <w:rPr>
                <w:ins w:id="281" w:author="peng" w:date="2015-01-26T02:21:00Z"/>
              </w:rPr>
            </w:pPr>
            <w:customXmlInsRangeStart w:id="282" w:author="peng" w:date="2015-01-26T02:21:00Z"/>
            <w:sdt>
              <w:sdtPr>
                <w:alias w:val="Package NOTE summary 0"/>
                <w:tag w:val="7f56ec47-8192-48b7-ae3d-b8281cd23271"/>
                <w:id w:val="994610636"/>
                <w:dataBinding w:xpath="/elements/element[@objid='7f56ec47-8192-48b7-ae3d-b8281cd23271']/content[@alias='Package NOTE summary 0']" w:storeItemID="{D35B6978-45B9-4860-8E6E-EDB6F017D2CB}"/>
                <w:text w:multiLine="1"/>
              </w:sdtPr>
              <w:sdtEndPr/>
              <w:sdtContent>
                <w:customXmlInsRangeEnd w:id="282"/>
                <w:ins w:id="283" w:author="peng" w:date="2015-01-26T02:21:00Z">
                  <w:r w:rsidR="00420066">
                    <w:t>Implement listener for threading</w:t>
                  </w:r>
                </w:ins>
                <w:customXmlInsRangeStart w:id="284" w:author="peng" w:date="2015-01-26T02:21:00Z"/>
              </w:sdtContent>
            </w:sdt>
            <w:customXmlInsRangeEnd w:id="284"/>
          </w:p>
        </w:tc>
      </w:tr>
      <w:tr w:rsidR="00420066" w14:paraId="30EBAEB7" w14:textId="77777777" w:rsidTr="00420066">
        <w:trPr>
          <w:jc w:val="both"/>
          <w:ins w:id="285" w:author="peng" w:date="2015-01-26T02:29:00Z"/>
        </w:trPr>
        <w:tc>
          <w:tcPr>
            <w:tcW w:w="0" w:type="auto"/>
          </w:tcPr>
          <w:p w14:paraId="7F688197" w14:textId="77777777" w:rsidR="00420066" w:rsidRDefault="00420066" w:rsidP="00420066">
            <w:pPr>
              <w:rPr>
                <w:ins w:id="286" w:author="peng" w:date="2015-01-26T02:29:00Z"/>
              </w:rPr>
            </w:pPr>
          </w:p>
        </w:tc>
        <w:tc>
          <w:tcPr>
            <w:tcW w:w="0" w:type="auto"/>
          </w:tcPr>
          <w:p w14:paraId="674082ED" w14:textId="77777777" w:rsidR="00420066" w:rsidRDefault="00420066" w:rsidP="00420066">
            <w:pPr>
              <w:rPr>
                <w:ins w:id="287" w:author="peng" w:date="2015-01-26T02:29:00Z"/>
              </w:rPr>
            </w:pPr>
          </w:p>
        </w:tc>
      </w:tr>
    </w:tbl>
    <w:p w14:paraId="775CCB40" w14:textId="77777777" w:rsidR="00420066" w:rsidRDefault="00420066" w:rsidP="00420066">
      <w:pPr>
        <w:pStyle w:val="af4"/>
        <w:rPr>
          <w:ins w:id="288" w:author="peng" w:date="2015-01-26T02:29:00Z"/>
        </w:rPr>
      </w:pPr>
    </w:p>
    <w:p w14:paraId="75C5607E" w14:textId="77777777" w:rsidR="00420066" w:rsidRDefault="00420066" w:rsidP="00420066">
      <w:pPr>
        <w:pStyle w:val="1"/>
        <w:pageBreakBefore/>
        <w:rPr>
          <w:ins w:id="289" w:author="peng" w:date="2015-01-26T02:21:00Z"/>
        </w:rPr>
      </w:pPr>
      <w:bookmarkStart w:id="290" w:name="_Toc410005054"/>
      <w:ins w:id="291" w:author="peng" w:date="2015-01-26T02:21:00Z">
        <w:r>
          <w:lastRenderedPageBreak/>
          <w:t>Package "</w:t>
        </w:r>
      </w:ins>
      <w:customXmlInsRangeStart w:id="292" w:author="peng" w:date="2015-01-26T02:21:00Z"/>
      <w:sdt>
        <w:sdtPr>
          <w:alias w:val="Package ATTRIBUTE Name"/>
          <w:tag w:val="3c0eec90-a163-4364-8ec1-855c885b184b"/>
          <w:id w:val="421149901"/>
          <w:dataBinding w:xpath="/elements/element[@objid='3c0eec90-a163-4364-8ec1-855c885b184b']/content[@alias='Package ATTRIBUTE Name']" w:storeItemID="{D35B6978-45B9-4860-8E6E-EDB6F017D2CB}"/>
          <w:text w:multiLine="1"/>
        </w:sdtPr>
        <w:sdtEndPr/>
        <w:sdtContent>
          <w:customXmlInsRangeEnd w:id="292"/>
          <w:ins w:id="293" w:author="peng" w:date="2015-01-26T02:21:00Z">
            <w:r>
              <w:t>RandomForestHOG</w:t>
            </w:r>
          </w:ins>
          <w:customXmlInsRangeStart w:id="294" w:author="peng" w:date="2015-01-26T02:21:00Z"/>
        </w:sdtContent>
      </w:sdt>
      <w:customXmlInsRangeEnd w:id="294"/>
      <w:ins w:id="295" w:author="peng" w:date="2015-01-26T02:21:00Z">
        <w:r>
          <w:t>"</w:t>
        </w:r>
        <w:bookmarkEnd w:id="290"/>
      </w:ins>
    </w:p>
    <w:p w14:paraId="3013BFE1" w14:textId="77777777" w:rsidR="00420066" w:rsidRDefault="00420066" w:rsidP="00420066">
      <w:pPr>
        <w:pStyle w:val="ab"/>
        <w:rPr>
          <w:ins w:id="296" w:author="peng" w:date="2015-01-26T02:21:00Z"/>
          <w:rStyle w:val="ae"/>
        </w:rPr>
      </w:pPr>
      <w:ins w:id="297" w:author="peng" w:date="2015-01-26T02:21:00Z">
        <w:r>
          <w:rPr>
            <w:rStyle w:val="ae"/>
          </w:rPr>
          <w:t xml:space="preserve">from Package </w:t>
        </w:r>
        <w:r>
          <w:fldChar w:fldCharType="begin"/>
        </w:r>
        <w:r>
          <w:instrText xml:space="preserve"> HYPERLINK \l "_3dcb2c09-2a32-475f-982a-7933da523875" \h </w:instrText>
        </w:r>
        <w:r>
          <w:fldChar w:fldCharType="separate"/>
        </w:r>
        <w:r>
          <w:rPr>
            <w:rStyle w:val="af2"/>
          </w:rPr>
          <w:t>gforge</w:t>
        </w:r>
        <w:r>
          <w:rPr>
            <w:rStyle w:val="af2"/>
          </w:rPr>
          <w:fldChar w:fldCharType="end"/>
        </w:r>
      </w:ins>
    </w:p>
    <w:p w14:paraId="00B4E931" w14:textId="77777777" w:rsidR="00420066" w:rsidRDefault="00420066" w:rsidP="00420066">
      <w:pPr>
        <w:pStyle w:val="Texte"/>
        <w:rPr>
          <w:ins w:id="298" w:author="peng" w:date="2015-01-26T02:21:00Z"/>
        </w:rPr>
      </w:pPr>
      <w:ins w:id="299" w:author="peng" w:date="2015-01-26T02:21:00Z">
        <w:r>
          <w:t xml:space="preserve">Stereotypes: </w:t>
        </w:r>
      </w:ins>
      <w:customXmlInsRangeStart w:id="300" w:author="peng" w:date="2015-01-26T02:21:00Z"/>
      <w:sdt>
        <w:sdtPr>
          <w:alias w:val="Stereotype ATTRIBUTE Name"/>
          <w:tag w:val="01ec23a8-0000-0126-0000-000000000000"/>
          <w:id w:val="-690456275"/>
          <w:dataBinding w:xpath="/elements/element[@objid='01ec23a8-0000-0126-0000-000000000000']/content[@alias='Stereotype ATTRIBUTE Name']" w:storeItemID="{D35B6978-45B9-4860-8E6E-EDB6F017D2CB}"/>
          <w:text w:multiLine="1"/>
        </w:sdtPr>
        <w:sdtEndPr/>
        <w:sdtContent>
          <w:customXmlInsRangeEnd w:id="300"/>
          <w:ins w:id="301" w:author="peng" w:date="2015-01-26T02:21:00Z">
            <w:r>
              <w:t>Java Package</w:t>
            </w:r>
          </w:ins>
          <w:customXmlInsRangeStart w:id="302" w:author="peng" w:date="2015-01-26T02:21:00Z"/>
        </w:sdtContent>
      </w:sdt>
      <w:customXmlInsRangeEnd w:id="302"/>
    </w:p>
    <w:p w14:paraId="2965023F" w14:textId="3F882974" w:rsidR="00420066" w:rsidRDefault="00420066">
      <w:pPr>
        <w:pStyle w:val="Image"/>
        <w:rPr>
          <w:ins w:id="303" w:author="peng" w:date="2015-01-26T02:21:00Z"/>
        </w:rPr>
        <w:pPrChange w:id="304" w:author="peng" w:date="2015-01-26T02:30:00Z">
          <w:pPr>
            <w:pStyle w:val="Image"/>
            <w:jc w:val="center"/>
          </w:pPr>
        </w:pPrChange>
      </w:pPr>
    </w:p>
    <w:tbl>
      <w:tblPr>
        <w:tblStyle w:val="-1"/>
        <w:tblW w:w="5000" w:type="pct"/>
        <w:jc w:val="both"/>
        <w:tblLook w:val="04A0" w:firstRow="1" w:lastRow="0" w:firstColumn="1" w:lastColumn="0" w:noHBand="0" w:noVBand="1"/>
      </w:tblPr>
      <w:tblGrid>
        <w:gridCol w:w="1869"/>
        <w:gridCol w:w="7183"/>
      </w:tblGrid>
      <w:tr w:rsidR="00420066" w14:paraId="21F31050" w14:textId="77777777" w:rsidTr="00420066">
        <w:trPr>
          <w:cnfStyle w:val="100000000000" w:firstRow="1" w:lastRow="0" w:firstColumn="0" w:lastColumn="0" w:oddVBand="0" w:evenVBand="0" w:oddHBand="0" w:evenHBand="0" w:firstRowFirstColumn="0" w:firstRowLastColumn="0" w:lastRowFirstColumn="0" w:lastRowLastColumn="0"/>
          <w:tblHeader/>
          <w:jc w:val="both"/>
          <w:ins w:id="30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313F4B1" w14:textId="77777777" w:rsidR="00420066" w:rsidRDefault="00420066" w:rsidP="00420066">
            <w:pPr>
              <w:jc w:val="center"/>
              <w:rPr>
                <w:ins w:id="306" w:author="peng" w:date="2015-01-26T02:21:00Z"/>
              </w:rPr>
            </w:pPr>
            <w:ins w:id="307" w:author="peng" w:date="2015-01-26T02:21:00Z">
              <w:r>
                <w:t>Name</w:t>
              </w:r>
            </w:ins>
          </w:p>
        </w:tc>
        <w:tc>
          <w:tcPr>
            <w:tcW w:w="0" w:type="auto"/>
          </w:tcPr>
          <w:p w14:paraId="4F9F00EB"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308" w:author="peng" w:date="2015-01-26T02:21:00Z"/>
              </w:rPr>
            </w:pPr>
            <w:ins w:id="309" w:author="peng" w:date="2015-01-26T02:21:00Z">
              <w:r>
                <w:t>Summary</w:t>
              </w:r>
            </w:ins>
          </w:p>
        </w:tc>
      </w:tr>
      <w:tr w:rsidR="00420066" w14:paraId="754CFF38" w14:textId="77777777" w:rsidTr="00420066">
        <w:trPr>
          <w:cnfStyle w:val="000000100000" w:firstRow="0" w:lastRow="0" w:firstColumn="0" w:lastColumn="0" w:oddVBand="0" w:evenVBand="0" w:oddHBand="1" w:evenHBand="0" w:firstRowFirstColumn="0" w:firstRowLastColumn="0" w:lastRowFirstColumn="0" w:lastRowLastColumn="0"/>
          <w:jc w:val="both"/>
          <w:ins w:id="31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4C597D8" w14:textId="77777777" w:rsidR="00420066" w:rsidRDefault="00420066" w:rsidP="00420066">
            <w:pPr>
              <w:rPr>
                <w:ins w:id="311" w:author="peng" w:date="2015-01-26T02:21:00Z"/>
              </w:rPr>
            </w:pPr>
            <w:ins w:id="312" w:author="peng" w:date="2015-01-26T02:21:00Z">
              <w:r>
                <w:fldChar w:fldCharType="begin"/>
              </w:r>
              <w:r>
                <w:instrText xml:space="preserve"> HYPERLINK \l "_3f901274-58e3-42e4-98b3-df441014db6d" \h </w:instrText>
              </w:r>
              <w:r>
                <w:fldChar w:fldCharType="separate"/>
              </w:r>
              <w:r>
                <w:rPr>
                  <w:rStyle w:val="af2"/>
                </w:rPr>
                <w:t>HOG</w:t>
              </w:r>
              <w:r>
                <w:rPr>
                  <w:rStyle w:val="af2"/>
                </w:rPr>
                <w:fldChar w:fldCharType="end"/>
              </w:r>
            </w:ins>
          </w:p>
        </w:tc>
        <w:tc>
          <w:tcPr>
            <w:tcW w:w="0" w:type="auto"/>
          </w:tcPr>
          <w:p w14:paraId="2B5EF796"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13" w:author="peng" w:date="2015-01-26T02:21:00Z"/>
              </w:rPr>
            </w:pPr>
            <w:customXmlInsRangeStart w:id="314" w:author="peng" w:date="2015-01-26T02:21:00Z"/>
            <w:sdt>
              <w:sdtPr>
                <w:alias w:val="Package NOTE summary 0"/>
                <w:tag w:val="3f901274-58e3-42e4-98b3-df441014db6d"/>
                <w:id w:val="-1052923070"/>
                <w:dataBinding w:xpath="/elements/element[@objid='3f901274-58e3-42e4-98b3-df441014db6d']/content[@alias='Package NOTE summary 0']" w:storeItemID="{D35B6978-45B9-4860-8E6E-EDB6F017D2CB}"/>
                <w:text w:multiLine="1"/>
              </w:sdtPr>
              <w:sdtEndPr/>
              <w:sdtContent>
                <w:customXmlInsRangeEnd w:id="314"/>
                <w:ins w:id="315" w:author="peng" w:date="2015-01-26T02:21:00Z">
                  <w:r w:rsidR="00420066">
                    <w:t>Package responsible for creating HOG representations of images</w:t>
                  </w:r>
                </w:ins>
                <w:customXmlInsRangeStart w:id="316" w:author="peng" w:date="2015-01-26T02:21:00Z"/>
              </w:sdtContent>
            </w:sdt>
            <w:customXmlInsRangeEnd w:id="316"/>
          </w:p>
        </w:tc>
      </w:tr>
      <w:tr w:rsidR="00420066" w14:paraId="2EA3748A" w14:textId="77777777" w:rsidTr="00420066">
        <w:trPr>
          <w:jc w:val="both"/>
          <w:ins w:id="31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5E7FD5C" w14:textId="77777777" w:rsidR="00420066" w:rsidRDefault="00420066" w:rsidP="00420066">
            <w:pPr>
              <w:rPr>
                <w:ins w:id="318" w:author="peng" w:date="2015-01-26T02:21:00Z"/>
              </w:rPr>
            </w:pPr>
            <w:ins w:id="319" w:author="peng" w:date="2015-01-26T02:21:00Z">
              <w:r>
                <w:fldChar w:fldCharType="begin"/>
              </w:r>
              <w:r>
                <w:instrText xml:space="preserve"> HYPERLINK \l "_59aa1dec-a6d5-40e5-bf32-21f89bc84295" \h </w:instrText>
              </w:r>
              <w:r>
                <w:fldChar w:fldCharType="separate"/>
              </w:r>
              <w:r>
                <w:rPr>
                  <w:rStyle w:val="af2"/>
                </w:rPr>
                <w:t>DecisionTree</w:t>
              </w:r>
              <w:r>
                <w:rPr>
                  <w:rStyle w:val="af2"/>
                </w:rPr>
                <w:fldChar w:fldCharType="end"/>
              </w:r>
            </w:ins>
          </w:p>
        </w:tc>
        <w:tc>
          <w:tcPr>
            <w:tcW w:w="0" w:type="auto"/>
          </w:tcPr>
          <w:p w14:paraId="4FEF6932"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20" w:author="peng" w:date="2015-01-26T02:21:00Z"/>
              </w:rPr>
            </w:pPr>
            <w:customXmlInsRangeStart w:id="321" w:author="peng" w:date="2015-01-26T02:21:00Z"/>
            <w:sdt>
              <w:sdtPr>
                <w:alias w:val="Package NOTE summary 0"/>
                <w:tag w:val="59aa1dec-a6d5-40e5-bf32-21f89bc84295"/>
                <w:id w:val="1731879553"/>
                <w:dataBinding w:xpath="/elements/element[@objid='59aa1dec-a6d5-40e5-bf32-21f89bc84295']/content[@alias='Package NOTE summary 0']" w:storeItemID="{D35B6978-45B9-4860-8E6E-EDB6F017D2CB}"/>
                <w:text w:multiLine="1"/>
              </w:sdtPr>
              <w:sdtEndPr/>
              <w:sdtContent>
                <w:customXmlInsRangeEnd w:id="321"/>
                <w:ins w:id="322" w:author="peng" w:date="2015-01-26T02:21:00Z">
                  <w:r w:rsidR="00420066">
                    <w:t>Package contains the classes used in decision tree</w:t>
                  </w:r>
                </w:ins>
                <w:customXmlInsRangeStart w:id="323" w:author="peng" w:date="2015-01-26T02:21:00Z"/>
              </w:sdtContent>
            </w:sdt>
            <w:customXmlInsRangeEnd w:id="323"/>
          </w:p>
        </w:tc>
      </w:tr>
      <w:tr w:rsidR="00420066" w14:paraId="182B0DB6" w14:textId="77777777" w:rsidTr="00420066">
        <w:trPr>
          <w:cnfStyle w:val="000000100000" w:firstRow="0" w:lastRow="0" w:firstColumn="0" w:lastColumn="0" w:oddVBand="0" w:evenVBand="0" w:oddHBand="1" w:evenHBand="0" w:firstRowFirstColumn="0" w:firstRowLastColumn="0" w:lastRowFirstColumn="0" w:lastRowLastColumn="0"/>
          <w:jc w:val="both"/>
          <w:ins w:id="32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FBA8FA6" w14:textId="77777777" w:rsidR="00420066" w:rsidRDefault="00420066" w:rsidP="00420066">
            <w:pPr>
              <w:rPr>
                <w:ins w:id="325" w:author="peng" w:date="2015-01-26T02:21:00Z"/>
              </w:rPr>
            </w:pPr>
            <w:ins w:id="326" w:author="peng" w:date="2015-01-26T02:21:00Z">
              <w:r>
                <w:fldChar w:fldCharType="begin"/>
              </w:r>
              <w:r>
                <w:instrText xml:space="preserve"> HYPERLINK \l "_ffda6e8b-f5ec-48e6-9347-56af0b87eb91" \h </w:instrText>
              </w:r>
              <w:r>
                <w:fldChar w:fldCharType="separate"/>
              </w:r>
              <w:r>
                <w:rPr>
                  <w:rStyle w:val="af2"/>
                </w:rPr>
                <w:t>RandomForest</w:t>
              </w:r>
              <w:r>
                <w:rPr>
                  <w:rStyle w:val="af2"/>
                </w:rPr>
                <w:fldChar w:fldCharType="end"/>
              </w:r>
            </w:ins>
          </w:p>
        </w:tc>
        <w:tc>
          <w:tcPr>
            <w:tcW w:w="0" w:type="auto"/>
          </w:tcPr>
          <w:p w14:paraId="4325B20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27" w:author="peng" w:date="2015-01-26T02:21:00Z"/>
              </w:rPr>
            </w:pPr>
            <w:customXmlInsRangeStart w:id="328" w:author="peng" w:date="2015-01-26T02:21:00Z"/>
            <w:sdt>
              <w:sdtPr>
                <w:alias w:val="Package NOTE summary 0"/>
                <w:tag w:val="ffda6e8b-f5ec-48e6-9347-56af0b87eb91"/>
                <w:id w:val="1155731765"/>
                <w:dataBinding w:xpath="/elements/element[@objid='ffda6e8b-f5ec-48e6-9347-56af0b87eb91']/content[@alias='Package NOTE summary 0']" w:storeItemID="{D35B6978-45B9-4860-8E6E-EDB6F017D2CB}"/>
                <w:text w:multiLine="1"/>
              </w:sdtPr>
              <w:sdtEndPr/>
              <w:sdtContent>
                <w:customXmlInsRangeEnd w:id="328"/>
                <w:ins w:id="329" w:author="peng" w:date="2015-01-26T02:21:00Z">
                  <w:r w:rsidR="00420066">
                    <w:t>Package contains class RandomForest and class RandomForestLearner.</w:t>
                  </w:r>
                </w:ins>
                <w:customXmlInsRangeStart w:id="330" w:author="peng" w:date="2015-01-26T02:21:00Z"/>
              </w:sdtContent>
            </w:sdt>
            <w:customXmlInsRangeEnd w:id="330"/>
          </w:p>
        </w:tc>
      </w:tr>
      <w:tr w:rsidR="00420066" w14:paraId="78B73BE3" w14:textId="77777777" w:rsidTr="00420066">
        <w:trPr>
          <w:jc w:val="both"/>
          <w:ins w:id="33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6B9B2D1" w14:textId="77777777" w:rsidR="00420066" w:rsidRDefault="00420066" w:rsidP="00420066">
            <w:pPr>
              <w:rPr>
                <w:ins w:id="332" w:author="peng" w:date="2015-01-26T02:21:00Z"/>
              </w:rPr>
            </w:pPr>
            <w:ins w:id="333" w:author="peng" w:date="2015-01-26T02:21:00Z">
              <w:r>
                <w:fldChar w:fldCharType="begin"/>
              </w:r>
              <w:r>
                <w:instrText xml:space="preserve"> HYPERLINK \l "_7f56ec47-8192-48b7-ae3d-b8281cd23271" \h </w:instrText>
              </w:r>
              <w:r>
                <w:fldChar w:fldCharType="separate"/>
              </w:r>
              <w:r>
                <w:rPr>
                  <w:rStyle w:val="af2"/>
                </w:rPr>
                <w:t>NotifyingThread</w:t>
              </w:r>
              <w:r>
                <w:rPr>
                  <w:rStyle w:val="af2"/>
                </w:rPr>
                <w:fldChar w:fldCharType="end"/>
              </w:r>
            </w:ins>
          </w:p>
        </w:tc>
        <w:tc>
          <w:tcPr>
            <w:tcW w:w="0" w:type="auto"/>
          </w:tcPr>
          <w:p w14:paraId="5D0DE280"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34" w:author="peng" w:date="2015-01-26T02:21:00Z"/>
              </w:rPr>
            </w:pPr>
            <w:customXmlInsRangeStart w:id="335" w:author="peng" w:date="2015-01-26T02:21:00Z"/>
            <w:sdt>
              <w:sdtPr>
                <w:alias w:val="Package NOTE summary 0"/>
                <w:tag w:val="7f56ec47-8192-48b7-ae3d-b8281cd23271"/>
                <w:id w:val="1790709325"/>
                <w:dataBinding w:xpath="/elements/element[@objid='7f56ec47-8192-48b7-ae3d-b8281cd23271']/content[@alias='Package NOTE summary 0']" w:storeItemID="{D35B6978-45B9-4860-8E6E-EDB6F017D2CB}"/>
                <w:text w:multiLine="1"/>
              </w:sdtPr>
              <w:sdtEndPr/>
              <w:sdtContent>
                <w:customXmlInsRangeEnd w:id="335"/>
                <w:ins w:id="336" w:author="peng" w:date="2015-01-26T02:21:00Z">
                  <w:r w:rsidR="00420066">
                    <w:t>Implement listener for threading</w:t>
                  </w:r>
                </w:ins>
                <w:customXmlInsRangeStart w:id="337" w:author="peng" w:date="2015-01-26T02:21:00Z"/>
              </w:sdtContent>
            </w:sdt>
            <w:customXmlInsRangeEnd w:id="337"/>
          </w:p>
        </w:tc>
      </w:tr>
    </w:tbl>
    <w:p w14:paraId="2881692E" w14:textId="77777777" w:rsidR="00420066" w:rsidRDefault="00420066" w:rsidP="00420066">
      <w:pPr>
        <w:pStyle w:val="af4"/>
        <w:rPr>
          <w:ins w:id="338" w:author="peng" w:date="2015-01-26T02:29:00Z"/>
        </w:rPr>
      </w:pPr>
      <w:ins w:id="339" w:author="peng" w:date="2015-01-26T02:21:00Z">
        <w:r>
          <w:t>Table </w:t>
        </w:r>
        <w:r>
          <w:fldChar w:fldCharType="begin"/>
        </w:r>
        <w:r>
          <w:instrText>SEQ Table \* ARABIC</w:instrText>
        </w:r>
        <w:r>
          <w:fldChar w:fldCharType="separate"/>
        </w:r>
      </w:ins>
      <w:ins w:id="340" w:author="peng" w:date="2015-01-26T03:23:00Z">
        <w:r w:rsidR="00EA58DD">
          <w:rPr>
            <w:noProof/>
          </w:rPr>
          <w:t>3</w:t>
        </w:r>
      </w:ins>
      <w:ins w:id="341" w:author="peng" w:date="2015-01-26T02:21:00Z">
        <w:r>
          <w:fldChar w:fldCharType="end"/>
        </w:r>
        <w:r>
          <w:t> Owned Packages of Package "RandomForestHOG"</w:t>
        </w:r>
      </w:ins>
    </w:p>
    <w:p w14:paraId="3BA9853B" w14:textId="77777777" w:rsidR="00420066" w:rsidRDefault="00420066" w:rsidP="00420066">
      <w:pPr>
        <w:pStyle w:val="af4"/>
        <w:rPr>
          <w:ins w:id="342" w:author="peng" w:date="2015-01-26T02:30:00Z"/>
        </w:rPr>
      </w:pPr>
    </w:p>
    <w:p w14:paraId="359209F0" w14:textId="77777777" w:rsidR="00420066" w:rsidRPr="00EA58DD" w:rsidRDefault="00420066">
      <w:pPr>
        <w:rPr>
          <w:ins w:id="343" w:author="peng" w:date="2015-01-26T02:29:00Z"/>
        </w:rPr>
        <w:pPrChange w:id="344" w:author="peng" w:date="2015-01-26T02:30:00Z">
          <w:pPr>
            <w:pStyle w:val="af4"/>
          </w:pPr>
        </w:pPrChange>
      </w:pPr>
    </w:p>
    <w:p w14:paraId="12EFF226" w14:textId="1A2968C2" w:rsidR="00420066" w:rsidRDefault="00420066" w:rsidP="00420066">
      <w:pPr>
        <w:pStyle w:val="af4"/>
        <w:rPr>
          <w:ins w:id="345" w:author="peng" w:date="2015-01-26T02:29:00Z"/>
        </w:rPr>
      </w:pPr>
      <w:ins w:id="346" w:author="peng" w:date="2015-01-26T02:29:00Z">
        <w:r>
          <w:rPr>
            <w:noProof/>
            <w:lang w:eastAsia="zh-TW"/>
          </w:rPr>
          <w:drawing>
            <wp:inline distT="0" distB="0" distL="0" distR="0" wp14:anchorId="472D611B" wp14:editId="32F31E61">
              <wp:extent cx="5715000" cy="3209925"/>
              <wp:effectExtent l="0" t="0" r="0" b="952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5431703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r w:rsidRPr="00420066">
          <w:t xml:space="preserve"> </w:t>
        </w:r>
        <w:r>
          <w:t>Figure </w:t>
        </w:r>
        <w:r>
          <w:fldChar w:fldCharType="begin"/>
        </w:r>
        <w:r>
          <w:instrText>SEQ Figure \* ARABIC</w:instrText>
        </w:r>
        <w:r>
          <w:fldChar w:fldCharType="separate"/>
        </w:r>
      </w:ins>
      <w:ins w:id="347" w:author="peng" w:date="2015-01-26T03:23:00Z">
        <w:r w:rsidR="00EA58DD">
          <w:rPr>
            <w:noProof/>
          </w:rPr>
          <w:t>2</w:t>
        </w:r>
      </w:ins>
      <w:ins w:id="348" w:author="peng" w:date="2015-01-26T02:29:00Z">
        <w:r>
          <w:fldChar w:fldCharType="end"/>
        </w:r>
        <w:r>
          <w:t> RandomForestHOG (subpackage_structure_autodiagram)</w:t>
        </w:r>
      </w:ins>
    </w:p>
    <w:p w14:paraId="6330189E" w14:textId="77777777" w:rsidR="00420066" w:rsidRDefault="00420066" w:rsidP="00420066">
      <w:pPr>
        <w:rPr>
          <w:ins w:id="349" w:author="peng" w:date="2015-01-26T02:29:00Z"/>
        </w:rPr>
      </w:pPr>
    </w:p>
    <w:p w14:paraId="56B011D9" w14:textId="77777777" w:rsidR="00420066" w:rsidRPr="00EA58DD" w:rsidRDefault="00420066">
      <w:pPr>
        <w:rPr>
          <w:ins w:id="350" w:author="peng" w:date="2015-01-26T02:21:00Z"/>
        </w:rPr>
        <w:pPrChange w:id="351" w:author="peng" w:date="2015-01-26T02:29:00Z">
          <w:pPr>
            <w:pStyle w:val="af4"/>
          </w:pPr>
        </w:pPrChange>
      </w:pPr>
    </w:p>
    <w:p w14:paraId="07ACCAFA" w14:textId="77777777" w:rsidR="00420066" w:rsidRDefault="00420066" w:rsidP="00420066">
      <w:pPr>
        <w:pStyle w:val="1"/>
        <w:pageBreakBefore/>
        <w:rPr>
          <w:ins w:id="352" w:author="peng" w:date="2015-01-26T02:21:00Z"/>
        </w:rPr>
      </w:pPr>
      <w:bookmarkStart w:id="353" w:name="_Toc410005055"/>
      <w:ins w:id="354" w:author="peng" w:date="2015-01-26T02:21:00Z">
        <w:r>
          <w:lastRenderedPageBreak/>
          <w:t>Package "</w:t>
        </w:r>
      </w:ins>
      <w:customXmlInsRangeStart w:id="355" w:author="peng" w:date="2015-01-26T02:21:00Z"/>
      <w:sdt>
        <w:sdtPr>
          <w:alias w:val="Package ATTRIBUTE Name"/>
          <w:tag w:val="3f901274-58e3-42e4-98b3-df441014db6d"/>
          <w:id w:val="-469595521"/>
          <w:dataBinding w:xpath="/elements/element[@objid='3f901274-58e3-42e4-98b3-df441014db6d']/content[@alias='Package ATTRIBUTE Name']" w:storeItemID="{D35B6978-45B9-4860-8E6E-EDB6F017D2CB}"/>
          <w:text w:multiLine="1"/>
        </w:sdtPr>
        <w:sdtEndPr/>
        <w:sdtContent>
          <w:customXmlInsRangeEnd w:id="355"/>
          <w:ins w:id="356" w:author="peng" w:date="2015-01-26T02:21:00Z">
            <w:r>
              <w:t>HOG</w:t>
            </w:r>
          </w:ins>
          <w:customXmlInsRangeStart w:id="357" w:author="peng" w:date="2015-01-26T02:21:00Z"/>
        </w:sdtContent>
      </w:sdt>
      <w:customXmlInsRangeEnd w:id="357"/>
      <w:ins w:id="358" w:author="peng" w:date="2015-01-26T02:21:00Z">
        <w:r>
          <w:t>"</w:t>
        </w:r>
        <w:bookmarkEnd w:id="353"/>
      </w:ins>
    </w:p>
    <w:p w14:paraId="0AF39451" w14:textId="77777777" w:rsidR="00420066" w:rsidRDefault="00420066" w:rsidP="00420066">
      <w:pPr>
        <w:pStyle w:val="ab"/>
        <w:rPr>
          <w:ins w:id="359" w:author="peng" w:date="2015-01-26T02:21:00Z"/>
          <w:rStyle w:val="ae"/>
        </w:rPr>
      </w:pPr>
      <w:ins w:id="360" w:author="peng" w:date="2015-01-26T02:21:00Z">
        <w:r>
          <w:rPr>
            <w:rStyle w:val="ae"/>
          </w:rPr>
          <w:t xml:space="preserve">from Package </w:t>
        </w:r>
      </w:ins>
      <w:customXmlInsRangeStart w:id="361" w:author="peng" w:date="2015-01-26T02:21:00Z"/>
      <w:sdt>
        <w:sdtPr>
          <w:rPr>
            <w:rStyle w:val="ae"/>
          </w:rPr>
          <w:alias w:val="Package ATTRIBUTE Name"/>
          <w:tag w:val="3dcb2c09-2a32-475f-982a-7933da523875"/>
          <w:id w:val="-2020157682"/>
          <w:dataBinding w:xpath="/elements/element[@objid='3dcb2c09-2a32-475f-982a-7933da523875']/content[@alias='Package ATTRIBUTE Name']" w:storeItemID="{D35B6978-45B9-4860-8E6E-EDB6F017D2CB}"/>
          <w:text w:multiLine="1"/>
        </w:sdtPr>
        <w:sdtEndPr>
          <w:rPr>
            <w:rStyle w:val="ae"/>
          </w:rPr>
        </w:sdtEndPr>
        <w:sdtContent>
          <w:customXmlInsRangeEnd w:id="361"/>
          <w:ins w:id="362" w:author="peng" w:date="2015-01-26T02:21:00Z">
            <w:r>
              <w:rPr>
                <w:rStyle w:val="ae"/>
              </w:rPr>
              <w:t>gforge</w:t>
            </w:r>
          </w:ins>
          <w:customXmlInsRangeStart w:id="363" w:author="peng" w:date="2015-01-26T02:21:00Z"/>
        </w:sdtContent>
      </w:sdt>
      <w:customXmlInsRangeEnd w:id="363"/>
      <w:ins w:id="364" w:author="peng" w:date="2015-01-26T02:21:00Z">
        <w:r>
          <w:rPr>
            <w:rStyle w:val="ae"/>
          </w:rPr>
          <w:t>.</w:t>
        </w:r>
        <w:r>
          <w:fldChar w:fldCharType="begin"/>
        </w:r>
        <w:r>
          <w:instrText xml:space="preserve"> HYPERLINK \l "_3c0eec90-a163-4364-8ec1-855c885b184b" \h </w:instrText>
        </w:r>
        <w:r>
          <w:fldChar w:fldCharType="separate"/>
        </w:r>
        <w:r>
          <w:rPr>
            <w:rStyle w:val="af2"/>
          </w:rPr>
          <w:t>RandomForestHOG</w:t>
        </w:r>
        <w:r>
          <w:rPr>
            <w:rStyle w:val="af2"/>
          </w:rPr>
          <w:fldChar w:fldCharType="end"/>
        </w:r>
      </w:ins>
    </w:p>
    <w:p w14:paraId="46457E39" w14:textId="68C85D74" w:rsidR="00420066" w:rsidRDefault="00420066">
      <w:pPr>
        <w:pStyle w:val="Texte"/>
        <w:rPr>
          <w:ins w:id="365" w:author="peng" w:date="2015-01-26T02:30:00Z"/>
        </w:rPr>
        <w:pPrChange w:id="366" w:author="peng" w:date="2015-01-26T02:30:00Z">
          <w:pPr>
            <w:pStyle w:val="ab"/>
          </w:pPr>
        </w:pPrChange>
      </w:pPr>
      <w:ins w:id="367" w:author="peng" w:date="2015-01-26T02:21:00Z">
        <w:r>
          <w:t xml:space="preserve">Stereotypes: </w:t>
        </w:r>
      </w:ins>
      <w:customXmlInsRangeStart w:id="368" w:author="peng" w:date="2015-01-26T02:21:00Z"/>
      <w:sdt>
        <w:sdtPr>
          <w:alias w:val="Stereotype ATTRIBUTE Name"/>
          <w:tag w:val="01ec23a8-0000-0126-0000-000000000000"/>
          <w:id w:val="-1844544243"/>
          <w:dataBinding w:xpath="/elements/element[@objid='01ec23a8-0000-0126-0000-000000000000']/content[@alias='Stereotype ATTRIBUTE Name']" w:storeItemID="{D35B6978-45B9-4860-8E6E-EDB6F017D2CB}"/>
          <w:text w:multiLine="1"/>
        </w:sdtPr>
        <w:sdtEndPr/>
        <w:sdtContent>
          <w:customXmlInsRangeEnd w:id="368"/>
          <w:ins w:id="369" w:author="peng" w:date="2015-01-26T02:21:00Z">
            <w:r>
              <w:t>Java Package</w:t>
            </w:r>
          </w:ins>
          <w:customXmlInsRangeStart w:id="370" w:author="peng" w:date="2015-01-26T02:21:00Z"/>
        </w:sdtContent>
      </w:sdt>
      <w:customXmlInsRangeEnd w:id="370"/>
    </w:p>
    <w:p w14:paraId="69B620A1" w14:textId="77777777" w:rsidR="00520160" w:rsidRDefault="00520160">
      <w:pPr>
        <w:pStyle w:val="Texte"/>
        <w:rPr>
          <w:ins w:id="371" w:author="peng" w:date="2015-01-26T02:21:00Z"/>
        </w:rPr>
        <w:pPrChange w:id="372" w:author="peng" w:date="2015-01-26T02:30:00Z">
          <w:pPr>
            <w:pStyle w:val="ab"/>
          </w:pPr>
        </w:pPrChange>
      </w:pPr>
    </w:p>
    <w:tbl>
      <w:tblPr>
        <w:tblStyle w:val="-1"/>
        <w:tblW w:w="5000" w:type="pct"/>
        <w:jc w:val="both"/>
        <w:tblLook w:val="04A0" w:firstRow="1" w:lastRow="0" w:firstColumn="1" w:lastColumn="0" w:noHBand="0" w:noVBand="1"/>
      </w:tblPr>
      <w:tblGrid>
        <w:gridCol w:w="1617"/>
        <w:gridCol w:w="7435"/>
      </w:tblGrid>
      <w:tr w:rsidR="00420066" w14:paraId="7F7703F4" w14:textId="77777777" w:rsidTr="00420066">
        <w:trPr>
          <w:cnfStyle w:val="100000000000" w:firstRow="1" w:lastRow="0" w:firstColumn="0" w:lastColumn="0" w:oddVBand="0" w:evenVBand="0" w:oddHBand="0" w:evenHBand="0" w:firstRowFirstColumn="0" w:firstRowLastColumn="0" w:lastRowFirstColumn="0" w:lastRowLastColumn="0"/>
          <w:tblHeader/>
          <w:jc w:val="both"/>
          <w:ins w:id="37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3083615" w14:textId="77777777" w:rsidR="00420066" w:rsidRDefault="00420066" w:rsidP="00420066">
            <w:pPr>
              <w:jc w:val="center"/>
              <w:rPr>
                <w:ins w:id="374" w:author="peng" w:date="2015-01-26T02:21:00Z"/>
              </w:rPr>
            </w:pPr>
            <w:ins w:id="375" w:author="peng" w:date="2015-01-26T02:21:00Z">
              <w:r>
                <w:t>Name</w:t>
              </w:r>
            </w:ins>
          </w:p>
        </w:tc>
        <w:tc>
          <w:tcPr>
            <w:tcW w:w="0" w:type="auto"/>
          </w:tcPr>
          <w:p w14:paraId="1D0FBA9E"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376" w:author="peng" w:date="2015-01-26T02:21:00Z"/>
              </w:rPr>
            </w:pPr>
            <w:ins w:id="377" w:author="peng" w:date="2015-01-26T02:21:00Z">
              <w:r>
                <w:t>Summary</w:t>
              </w:r>
            </w:ins>
          </w:p>
        </w:tc>
      </w:tr>
      <w:tr w:rsidR="00420066" w14:paraId="5FDC27F2" w14:textId="77777777" w:rsidTr="00420066">
        <w:trPr>
          <w:cnfStyle w:val="000000100000" w:firstRow="0" w:lastRow="0" w:firstColumn="0" w:lastColumn="0" w:oddVBand="0" w:evenVBand="0" w:oddHBand="1" w:evenHBand="0" w:firstRowFirstColumn="0" w:firstRowLastColumn="0" w:lastRowFirstColumn="0" w:lastRowLastColumn="0"/>
          <w:jc w:val="both"/>
          <w:ins w:id="37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3DFAF90" w14:textId="77777777" w:rsidR="00420066" w:rsidRDefault="00420066" w:rsidP="00420066">
            <w:pPr>
              <w:rPr>
                <w:ins w:id="379" w:author="peng" w:date="2015-01-26T02:21:00Z"/>
              </w:rPr>
            </w:pPr>
            <w:ins w:id="380" w:author="peng" w:date="2015-01-26T02:21:00Z">
              <w:r>
                <w:fldChar w:fldCharType="begin"/>
              </w:r>
              <w:r>
                <w:instrText xml:space="preserve"> HYPERLINK \l "_b30f2d3b-3dd3-4928-8c2e-210cde6bac4c" \h </w:instrText>
              </w:r>
              <w:r>
                <w:fldChar w:fldCharType="separate"/>
              </w:r>
              <w:r>
                <w:rPr>
                  <w:rStyle w:val="af2"/>
                </w:rPr>
                <w:t>HOGParam</w:t>
              </w:r>
              <w:r>
                <w:rPr>
                  <w:rStyle w:val="af2"/>
                </w:rPr>
                <w:fldChar w:fldCharType="end"/>
              </w:r>
            </w:ins>
          </w:p>
        </w:tc>
        <w:tc>
          <w:tcPr>
            <w:tcW w:w="0" w:type="auto"/>
          </w:tcPr>
          <w:p w14:paraId="075EEDF9"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81" w:author="peng" w:date="2015-01-26T02:21:00Z"/>
              </w:rPr>
            </w:pPr>
            <w:customXmlInsRangeStart w:id="382" w:author="peng" w:date="2015-01-26T02:21:00Z"/>
            <w:sdt>
              <w:sdtPr>
                <w:alias w:val="Class NOTE summary 0"/>
                <w:tag w:val="b30f2d3b-3dd3-4928-8c2e-210cde6bac4c"/>
                <w:id w:val="-1459404595"/>
                <w:dataBinding w:xpath="/elements/element[@objid='b30f2d3b-3dd3-4928-8c2e-210cde6bac4c']/content[@alias='Class NOTE summary 0']" w:storeItemID="{D35B6978-45B9-4860-8E6E-EDB6F017D2CB}"/>
                <w:text w:multiLine="1"/>
              </w:sdtPr>
              <w:sdtEndPr/>
              <w:sdtContent>
                <w:customXmlInsRangeEnd w:id="382"/>
                <w:ins w:id="383" w:author="peng" w:date="2015-01-26T02:21:00Z">
                  <w:r w:rsidR="00420066">
                    <w:t>Class contains a set of parameters for HOG</w:t>
                  </w:r>
                </w:ins>
                <w:customXmlInsRangeStart w:id="384" w:author="peng" w:date="2015-01-26T02:21:00Z"/>
              </w:sdtContent>
            </w:sdt>
            <w:customXmlInsRangeEnd w:id="384"/>
          </w:p>
        </w:tc>
      </w:tr>
      <w:tr w:rsidR="00420066" w14:paraId="1DE39214" w14:textId="77777777" w:rsidTr="00420066">
        <w:trPr>
          <w:jc w:val="both"/>
          <w:ins w:id="38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BF55B7D" w14:textId="77777777" w:rsidR="00420066" w:rsidRDefault="00420066" w:rsidP="00420066">
            <w:pPr>
              <w:rPr>
                <w:ins w:id="386" w:author="peng" w:date="2015-01-26T02:21:00Z"/>
              </w:rPr>
            </w:pPr>
            <w:ins w:id="387" w:author="peng" w:date="2015-01-26T02:21:00Z">
              <w:r>
                <w:fldChar w:fldCharType="begin"/>
              </w:r>
              <w:r>
                <w:instrText xml:space="preserve"> HYPERLINK \l "_77b78d4d-6afc-4bc3-b438-316a59622fd8" \h </w:instrText>
              </w:r>
              <w:r>
                <w:fldChar w:fldCharType="separate"/>
              </w:r>
              <w:r>
                <w:rPr>
                  <w:rStyle w:val="af2"/>
                </w:rPr>
                <w:t>HOG</w:t>
              </w:r>
              <w:r>
                <w:rPr>
                  <w:rStyle w:val="af2"/>
                </w:rPr>
                <w:fldChar w:fldCharType="end"/>
              </w:r>
            </w:ins>
          </w:p>
        </w:tc>
        <w:tc>
          <w:tcPr>
            <w:tcW w:w="0" w:type="auto"/>
          </w:tcPr>
          <w:p w14:paraId="2EC38574"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88" w:author="peng" w:date="2015-01-26T02:21:00Z"/>
              </w:rPr>
            </w:pPr>
            <w:customXmlInsRangeStart w:id="389" w:author="peng" w:date="2015-01-26T02:21:00Z"/>
            <w:sdt>
              <w:sdtPr>
                <w:alias w:val="Class NOTE summary 0"/>
                <w:tag w:val="77b78d4d-6afc-4bc3-b438-316a59622fd8"/>
                <w:id w:val="1547563869"/>
                <w:dataBinding w:xpath="/elements/element[@objid='77b78d4d-6afc-4bc3-b438-316a59622fd8']/content[@alias='Class NOTE summary 0']" w:storeItemID="{D35B6978-45B9-4860-8E6E-EDB6F017D2CB}"/>
                <w:text w:multiLine="1"/>
              </w:sdtPr>
              <w:sdtEndPr/>
              <w:sdtContent>
                <w:customXmlInsRangeEnd w:id="389"/>
                <w:ins w:id="390" w:author="peng" w:date="2015-01-26T02:21:00Z">
                  <w:r w:rsidR="00420066">
                    <w:t>Class responsible for creating HOG representations of images</w:t>
                  </w:r>
                </w:ins>
                <w:customXmlInsRangeStart w:id="391" w:author="peng" w:date="2015-01-26T02:21:00Z"/>
              </w:sdtContent>
            </w:sdt>
            <w:customXmlInsRangeEnd w:id="391"/>
          </w:p>
        </w:tc>
      </w:tr>
      <w:tr w:rsidR="00420066" w14:paraId="08E9624B" w14:textId="77777777" w:rsidTr="00420066">
        <w:trPr>
          <w:cnfStyle w:val="000000100000" w:firstRow="0" w:lastRow="0" w:firstColumn="0" w:lastColumn="0" w:oddVBand="0" w:evenVBand="0" w:oddHBand="1" w:evenHBand="0" w:firstRowFirstColumn="0" w:firstRowLastColumn="0" w:lastRowFirstColumn="0" w:lastRowLastColumn="0"/>
          <w:jc w:val="both"/>
          <w:ins w:id="39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E67C210" w14:textId="77777777" w:rsidR="00420066" w:rsidRDefault="00420066" w:rsidP="00420066">
            <w:pPr>
              <w:rPr>
                <w:ins w:id="393" w:author="peng" w:date="2015-01-26T02:21:00Z"/>
              </w:rPr>
            </w:pPr>
            <w:ins w:id="394" w:author="peng" w:date="2015-01-26T02:21:00Z">
              <w:r>
                <w:fldChar w:fldCharType="begin"/>
              </w:r>
              <w:r>
                <w:instrText xml:space="preserve"> HYPERLINK \l "_7d92f50b-23ca-492e-955c-d6ec3ca3f45d" \h </w:instrText>
              </w:r>
              <w:r>
                <w:fldChar w:fldCharType="separate"/>
              </w:r>
              <w:r>
                <w:rPr>
                  <w:rStyle w:val="af2"/>
                </w:rPr>
                <w:t>HOGAppli</w:t>
              </w:r>
              <w:r>
                <w:rPr>
                  <w:rStyle w:val="af2"/>
                </w:rPr>
                <w:fldChar w:fldCharType="end"/>
              </w:r>
            </w:ins>
          </w:p>
        </w:tc>
        <w:tc>
          <w:tcPr>
            <w:tcW w:w="0" w:type="auto"/>
          </w:tcPr>
          <w:p w14:paraId="2D8CAD8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95" w:author="peng" w:date="2015-01-26T02:21:00Z"/>
              </w:rPr>
            </w:pPr>
            <w:customXmlInsRangeStart w:id="396" w:author="peng" w:date="2015-01-26T02:21:00Z"/>
            <w:sdt>
              <w:sdtPr>
                <w:alias w:val="Class NOTE summary 0"/>
                <w:tag w:val="7d92f50b-23ca-492e-955c-d6ec3ca3f45d"/>
                <w:id w:val="-1463417734"/>
                <w:dataBinding w:xpath="/elements/element[@objid='7d92f50b-23ca-492e-955c-d6ec3ca3f45d']/content[@alias='Class NOTE summary 0']" w:storeItemID="{D35B6978-45B9-4860-8E6E-EDB6F017D2CB}"/>
                <w:text w:multiLine="1"/>
              </w:sdtPr>
              <w:sdtEndPr/>
              <w:sdtContent>
                <w:customXmlInsRangeEnd w:id="396"/>
                <w:ins w:id="397" w:author="peng" w:date="2015-01-26T02:21:00Z">
                  <w:r w:rsidR="00420066">
                    <w:t>convert an image into HOG data set</w:t>
                  </w:r>
                </w:ins>
                <w:customXmlInsRangeStart w:id="398" w:author="peng" w:date="2015-01-26T02:21:00Z"/>
              </w:sdtContent>
            </w:sdt>
            <w:customXmlInsRangeEnd w:id="398"/>
          </w:p>
        </w:tc>
      </w:tr>
    </w:tbl>
    <w:p w14:paraId="7C6C99B4" w14:textId="77777777" w:rsidR="00420066" w:rsidRDefault="00420066" w:rsidP="00420066">
      <w:pPr>
        <w:pStyle w:val="af4"/>
        <w:rPr>
          <w:ins w:id="399" w:author="peng" w:date="2015-01-26T02:30:00Z"/>
        </w:rPr>
      </w:pPr>
      <w:ins w:id="400" w:author="peng" w:date="2015-01-26T02:21:00Z">
        <w:r>
          <w:t>Table </w:t>
        </w:r>
        <w:r>
          <w:fldChar w:fldCharType="begin"/>
        </w:r>
        <w:r>
          <w:instrText>SEQ Table \* ARABIC</w:instrText>
        </w:r>
        <w:r>
          <w:fldChar w:fldCharType="separate"/>
        </w:r>
      </w:ins>
      <w:ins w:id="401" w:author="peng" w:date="2015-01-26T03:23:00Z">
        <w:r w:rsidR="00EA58DD">
          <w:rPr>
            <w:noProof/>
          </w:rPr>
          <w:t>4</w:t>
        </w:r>
      </w:ins>
      <w:ins w:id="402" w:author="peng" w:date="2015-01-26T02:21:00Z">
        <w:r>
          <w:fldChar w:fldCharType="end"/>
        </w:r>
        <w:r>
          <w:t> Owned Classes of Package "HOG"</w:t>
        </w:r>
      </w:ins>
    </w:p>
    <w:p w14:paraId="22955099" w14:textId="77777777" w:rsidR="00520160" w:rsidRDefault="00520160">
      <w:pPr>
        <w:rPr>
          <w:ins w:id="403" w:author="peng" w:date="2015-01-26T02:30:00Z"/>
        </w:rPr>
        <w:pPrChange w:id="404" w:author="peng" w:date="2015-01-26T02:30:00Z">
          <w:pPr>
            <w:pStyle w:val="af4"/>
          </w:pPr>
        </w:pPrChange>
      </w:pPr>
    </w:p>
    <w:p w14:paraId="5541BACC" w14:textId="77777777" w:rsidR="00520160" w:rsidRDefault="00520160">
      <w:pPr>
        <w:rPr>
          <w:ins w:id="405" w:author="peng" w:date="2015-01-26T02:30:00Z"/>
        </w:rPr>
        <w:pPrChange w:id="406" w:author="peng" w:date="2015-01-26T02:30:00Z">
          <w:pPr>
            <w:pStyle w:val="af4"/>
          </w:pPr>
        </w:pPrChange>
      </w:pPr>
    </w:p>
    <w:p w14:paraId="55A80D4F" w14:textId="77777777" w:rsidR="00520160" w:rsidRDefault="00520160">
      <w:pPr>
        <w:rPr>
          <w:ins w:id="407" w:author="peng" w:date="2015-01-26T02:30:00Z"/>
        </w:rPr>
        <w:pPrChange w:id="408" w:author="peng" w:date="2015-01-26T02:30:00Z">
          <w:pPr>
            <w:pStyle w:val="af4"/>
          </w:pPr>
        </w:pPrChange>
      </w:pPr>
    </w:p>
    <w:p w14:paraId="2B136A70" w14:textId="77777777" w:rsidR="00520160" w:rsidRDefault="00520160">
      <w:pPr>
        <w:rPr>
          <w:ins w:id="409" w:author="peng" w:date="2015-01-26T02:30:00Z"/>
        </w:rPr>
        <w:pPrChange w:id="410" w:author="peng" w:date="2015-01-26T02:30:00Z">
          <w:pPr>
            <w:pStyle w:val="af4"/>
          </w:pPr>
        </w:pPrChange>
      </w:pPr>
    </w:p>
    <w:p w14:paraId="22E72341" w14:textId="77777777" w:rsidR="00520160" w:rsidRDefault="00520160">
      <w:pPr>
        <w:rPr>
          <w:ins w:id="411" w:author="peng" w:date="2015-01-26T02:30:00Z"/>
        </w:rPr>
        <w:pPrChange w:id="412" w:author="peng" w:date="2015-01-26T02:30:00Z">
          <w:pPr>
            <w:pStyle w:val="af4"/>
          </w:pPr>
        </w:pPrChange>
      </w:pPr>
    </w:p>
    <w:p w14:paraId="184042EB" w14:textId="77777777" w:rsidR="00520160" w:rsidRDefault="00520160">
      <w:pPr>
        <w:rPr>
          <w:ins w:id="413" w:author="peng" w:date="2015-01-26T02:30:00Z"/>
        </w:rPr>
        <w:pPrChange w:id="414" w:author="peng" w:date="2015-01-26T02:30:00Z">
          <w:pPr>
            <w:pStyle w:val="af4"/>
          </w:pPr>
        </w:pPrChange>
      </w:pPr>
    </w:p>
    <w:p w14:paraId="7453DDBA" w14:textId="77777777" w:rsidR="00520160" w:rsidRDefault="00520160">
      <w:pPr>
        <w:rPr>
          <w:ins w:id="415" w:author="peng" w:date="2015-01-26T02:30:00Z"/>
        </w:rPr>
        <w:pPrChange w:id="416" w:author="peng" w:date="2015-01-26T02:30:00Z">
          <w:pPr>
            <w:pStyle w:val="af4"/>
          </w:pPr>
        </w:pPrChange>
      </w:pPr>
    </w:p>
    <w:p w14:paraId="506E16CA" w14:textId="77777777" w:rsidR="00520160" w:rsidRDefault="00520160">
      <w:pPr>
        <w:rPr>
          <w:ins w:id="417" w:author="peng" w:date="2015-01-26T02:30:00Z"/>
        </w:rPr>
        <w:pPrChange w:id="418" w:author="peng" w:date="2015-01-26T02:30:00Z">
          <w:pPr>
            <w:pStyle w:val="af4"/>
          </w:pPr>
        </w:pPrChange>
      </w:pPr>
    </w:p>
    <w:p w14:paraId="2A6D24B7" w14:textId="77777777" w:rsidR="00520160" w:rsidRDefault="00520160">
      <w:pPr>
        <w:rPr>
          <w:ins w:id="419" w:author="peng" w:date="2015-01-26T02:30:00Z"/>
        </w:rPr>
        <w:pPrChange w:id="420" w:author="peng" w:date="2015-01-26T02:30:00Z">
          <w:pPr>
            <w:pStyle w:val="af4"/>
          </w:pPr>
        </w:pPrChange>
      </w:pPr>
    </w:p>
    <w:p w14:paraId="38265872" w14:textId="77777777" w:rsidR="00520160" w:rsidRDefault="00520160">
      <w:pPr>
        <w:rPr>
          <w:ins w:id="421" w:author="peng" w:date="2015-01-26T02:30:00Z"/>
        </w:rPr>
        <w:pPrChange w:id="422" w:author="peng" w:date="2015-01-26T02:30:00Z">
          <w:pPr>
            <w:pStyle w:val="af4"/>
          </w:pPr>
        </w:pPrChange>
      </w:pPr>
    </w:p>
    <w:p w14:paraId="321BF0B2" w14:textId="77777777" w:rsidR="00520160" w:rsidRDefault="00520160">
      <w:pPr>
        <w:rPr>
          <w:ins w:id="423" w:author="peng" w:date="2015-01-26T02:30:00Z"/>
        </w:rPr>
        <w:pPrChange w:id="424" w:author="peng" w:date="2015-01-26T02:30:00Z">
          <w:pPr>
            <w:pStyle w:val="af4"/>
          </w:pPr>
        </w:pPrChange>
      </w:pPr>
    </w:p>
    <w:p w14:paraId="74EDA9FD" w14:textId="77777777" w:rsidR="00520160" w:rsidRDefault="00520160">
      <w:pPr>
        <w:rPr>
          <w:ins w:id="425" w:author="peng" w:date="2015-01-26T02:30:00Z"/>
        </w:rPr>
        <w:pPrChange w:id="426" w:author="peng" w:date="2015-01-26T02:30:00Z">
          <w:pPr>
            <w:pStyle w:val="af4"/>
          </w:pPr>
        </w:pPrChange>
      </w:pPr>
    </w:p>
    <w:p w14:paraId="5C9F3A22" w14:textId="77777777" w:rsidR="00520160" w:rsidRDefault="00520160">
      <w:pPr>
        <w:rPr>
          <w:ins w:id="427" w:author="peng" w:date="2015-01-26T02:30:00Z"/>
        </w:rPr>
        <w:pPrChange w:id="428" w:author="peng" w:date="2015-01-26T02:30:00Z">
          <w:pPr>
            <w:pStyle w:val="af4"/>
          </w:pPr>
        </w:pPrChange>
      </w:pPr>
    </w:p>
    <w:p w14:paraId="6386017E" w14:textId="77777777" w:rsidR="00520160" w:rsidRDefault="00520160">
      <w:pPr>
        <w:rPr>
          <w:ins w:id="429" w:author="peng" w:date="2015-01-26T02:30:00Z"/>
        </w:rPr>
        <w:pPrChange w:id="430" w:author="peng" w:date="2015-01-26T02:30:00Z">
          <w:pPr>
            <w:pStyle w:val="af4"/>
          </w:pPr>
        </w:pPrChange>
      </w:pPr>
    </w:p>
    <w:p w14:paraId="26F42221" w14:textId="77777777" w:rsidR="00520160" w:rsidRDefault="00520160">
      <w:pPr>
        <w:rPr>
          <w:ins w:id="431" w:author="peng" w:date="2015-01-26T02:30:00Z"/>
        </w:rPr>
        <w:pPrChange w:id="432" w:author="peng" w:date="2015-01-26T02:30:00Z">
          <w:pPr>
            <w:pStyle w:val="af4"/>
          </w:pPr>
        </w:pPrChange>
      </w:pPr>
    </w:p>
    <w:p w14:paraId="7ECE2047" w14:textId="77777777" w:rsidR="00520160" w:rsidRDefault="00520160">
      <w:pPr>
        <w:rPr>
          <w:ins w:id="433" w:author="peng" w:date="2015-01-26T02:30:00Z"/>
        </w:rPr>
        <w:pPrChange w:id="434" w:author="peng" w:date="2015-01-26T02:30:00Z">
          <w:pPr>
            <w:pStyle w:val="af4"/>
          </w:pPr>
        </w:pPrChange>
      </w:pPr>
    </w:p>
    <w:p w14:paraId="44B95142" w14:textId="77777777" w:rsidR="00520160" w:rsidRDefault="00520160">
      <w:pPr>
        <w:rPr>
          <w:ins w:id="435" w:author="peng" w:date="2015-01-26T02:30:00Z"/>
        </w:rPr>
        <w:pPrChange w:id="436" w:author="peng" w:date="2015-01-26T02:30:00Z">
          <w:pPr>
            <w:pStyle w:val="af4"/>
          </w:pPr>
        </w:pPrChange>
      </w:pPr>
    </w:p>
    <w:p w14:paraId="146F286C" w14:textId="77777777" w:rsidR="00520160" w:rsidRDefault="00520160">
      <w:pPr>
        <w:rPr>
          <w:ins w:id="437" w:author="peng" w:date="2015-01-26T02:30:00Z"/>
        </w:rPr>
        <w:pPrChange w:id="438" w:author="peng" w:date="2015-01-26T02:30:00Z">
          <w:pPr>
            <w:pStyle w:val="af4"/>
          </w:pPr>
        </w:pPrChange>
      </w:pPr>
    </w:p>
    <w:p w14:paraId="076E69BD" w14:textId="77777777" w:rsidR="00520160" w:rsidRPr="00EA58DD" w:rsidRDefault="00520160">
      <w:pPr>
        <w:rPr>
          <w:ins w:id="439" w:author="peng" w:date="2015-01-26T02:21:00Z"/>
        </w:rPr>
        <w:pPrChange w:id="440" w:author="peng" w:date="2015-01-26T02:30:00Z">
          <w:pPr>
            <w:pStyle w:val="af4"/>
          </w:pPr>
        </w:pPrChange>
      </w:pPr>
    </w:p>
    <w:p w14:paraId="6D519303" w14:textId="77777777" w:rsidR="00420066" w:rsidRDefault="00420066" w:rsidP="00420066">
      <w:pPr>
        <w:pStyle w:val="2"/>
        <w:rPr>
          <w:ins w:id="441" w:author="peng" w:date="2015-01-26T02:21:00Z"/>
        </w:rPr>
      </w:pPr>
      <w:bookmarkStart w:id="442" w:name="_Toc410005056"/>
      <w:ins w:id="443" w:author="peng" w:date="2015-01-26T02:21:00Z">
        <w:r>
          <w:lastRenderedPageBreak/>
          <w:t>Class "</w:t>
        </w:r>
      </w:ins>
      <w:customXmlInsRangeStart w:id="444" w:author="peng" w:date="2015-01-26T02:21:00Z"/>
      <w:sdt>
        <w:sdtPr>
          <w:alias w:val="Class ATTRIBUTE Name"/>
          <w:tag w:val="b30f2d3b-3dd3-4928-8c2e-210cde6bac4c"/>
          <w:id w:val="127288969"/>
          <w:dataBinding w:xpath="/elements/element[@objid='b30f2d3b-3dd3-4928-8c2e-210cde6bac4c']/content[@alias='Class ATTRIBUTE Name']" w:storeItemID="{D35B6978-45B9-4860-8E6E-EDB6F017D2CB}"/>
          <w:text w:multiLine="1"/>
        </w:sdtPr>
        <w:sdtEndPr/>
        <w:sdtContent>
          <w:customXmlInsRangeEnd w:id="444"/>
          <w:ins w:id="445" w:author="peng" w:date="2015-01-26T02:21:00Z">
            <w:r>
              <w:t>HOGParam</w:t>
            </w:r>
          </w:ins>
          <w:customXmlInsRangeStart w:id="446" w:author="peng" w:date="2015-01-26T02:21:00Z"/>
        </w:sdtContent>
      </w:sdt>
      <w:customXmlInsRangeEnd w:id="446"/>
      <w:ins w:id="447" w:author="peng" w:date="2015-01-26T02:21:00Z">
        <w:r>
          <w:t>"</w:t>
        </w:r>
        <w:bookmarkEnd w:id="442"/>
      </w:ins>
    </w:p>
    <w:p w14:paraId="6D81C768" w14:textId="77777777" w:rsidR="00420066" w:rsidRDefault="00420066" w:rsidP="00420066">
      <w:pPr>
        <w:pStyle w:val="ab"/>
        <w:rPr>
          <w:ins w:id="448" w:author="peng" w:date="2015-01-26T02:21:00Z"/>
          <w:rStyle w:val="ae"/>
        </w:rPr>
      </w:pPr>
      <w:ins w:id="449" w:author="peng" w:date="2015-01-26T02:21:00Z">
        <w:r>
          <w:rPr>
            <w:rStyle w:val="ae"/>
          </w:rPr>
          <w:t xml:space="preserve">from Package </w:t>
        </w:r>
      </w:ins>
      <w:customXmlInsRangeStart w:id="450" w:author="peng" w:date="2015-01-26T02:21:00Z"/>
      <w:sdt>
        <w:sdtPr>
          <w:rPr>
            <w:rStyle w:val="ae"/>
          </w:rPr>
          <w:alias w:val="Package ATTRIBUTE Name"/>
          <w:tag w:val="3dcb2c09-2a32-475f-982a-7933da523875"/>
          <w:id w:val="1084110108"/>
          <w:dataBinding w:xpath="/elements/element[@objid='3dcb2c09-2a32-475f-982a-7933da523875']/content[@alias='Package ATTRIBUTE Name']" w:storeItemID="{D35B6978-45B9-4860-8E6E-EDB6F017D2CB}"/>
          <w:text w:multiLine="1"/>
        </w:sdtPr>
        <w:sdtEndPr>
          <w:rPr>
            <w:rStyle w:val="ae"/>
          </w:rPr>
        </w:sdtEndPr>
        <w:sdtContent>
          <w:customXmlInsRangeEnd w:id="450"/>
          <w:ins w:id="451" w:author="peng" w:date="2015-01-26T02:21:00Z">
            <w:r>
              <w:rPr>
                <w:rStyle w:val="ae"/>
              </w:rPr>
              <w:t>gforge</w:t>
            </w:r>
          </w:ins>
          <w:customXmlInsRangeStart w:id="452" w:author="peng" w:date="2015-01-26T02:21:00Z"/>
        </w:sdtContent>
      </w:sdt>
      <w:customXmlInsRangeEnd w:id="452"/>
      <w:ins w:id="453" w:author="peng" w:date="2015-01-26T02:21:00Z">
        <w:r>
          <w:rPr>
            <w:rStyle w:val="ae"/>
          </w:rPr>
          <w:t>.</w:t>
        </w:r>
      </w:ins>
      <w:customXmlInsRangeStart w:id="454" w:author="peng" w:date="2015-01-26T02:21:00Z"/>
      <w:sdt>
        <w:sdtPr>
          <w:rPr>
            <w:rStyle w:val="ae"/>
          </w:rPr>
          <w:alias w:val="Package ATTRIBUTE Name"/>
          <w:tag w:val="3c0eec90-a163-4364-8ec1-855c885b184b"/>
          <w:id w:val="-841319037"/>
          <w:dataBinding w:xpath="/elements/element[@objid='3c0eec90-a163-4364-8ec1-855c885b184b']/content[@alias='Package ATTRIBUTE Name']" w:storeItemID="{D35B6978-45B9-4860-8E6E-EDB6F017D2CB}"/>
          <w:text w:multiLine="1"/>
        </w:sdtPr>
        <w:sdtEndPr>
          <w:rPr>
            <w:rStyle w:val="ae"/>
          </w:rPr>
        </w:sdtEndPr>
        <w:sdtContent>
          <w:customXmlInsRangeEnd w:id="454"/>
          <w:ins w:id="455" w:author="peng" w:date="2015-01-26T02:21:00Z">
            <w:r>
              <w:rPr>
                <w:rStyle w:val="ae"/>
              </w:rPr>
              <w:t>RandomForestHOG</w:t>
            </w:r>
          </w:ins>
          <w:customXmlInsRangeStart w:id="456" w:author="peng" w:date="2015-01-26T02:21:00Z"/>
        </w:sdtContent>
      </w:sdt>
      <w:customXmlInsRangeEnd w:id="456"/>
      <w:ins w:id="457" w:author="peng" w:date="2015-01-26T02:21:00Z">
        <w:r>
          <w:rPr>
            <w:rStyle w:val="ae"/>
          </w:rPr>
          <w:t>.</w:t>
        </w:r>
        <w:r>
          <w:fldChar w:fldCharType="begin"/>
        </w:r>
        <w:r>
          <w:instrText xml:space="preserve"> HYPERLINK \l "_3f901274-58e3-42e4-98b3-df441014db6d" \h </w:instrText>
        </w:r>
        <w:r>
          <w:fldChar w:fldCharType="separate"/>
        </w:r>
        <w:r>
          <w:rPr>
            <w:rStyle w:val="af2"/>
          </w:rPr>
          <w:t>HOG</w:t>
        </w:r>
        <w:r>
          <w:rPr>
            <w:rStyle w:val="af2"/>
          </w:rPr>
          <w:fldChar w:fldCharType="end"/>
        </w:r>
      </w:ins>
    </w:p>
    <w:p w14:paraId="26CBE196" w14:textId="77777777" w:rsidR="00420066" w:rsidRDefault="00420066" w:rsidP="00420066">
      <w:pPr>
        <w:pStyle w:val="Texte"/>
        <w:rPr>
          <w:ins w:id="458" w:author="peng" w:date="2015-01-26T02:21:00Z"/>
        </w:rPr>
      </w:pPr>
      <w:ins w:id="459" w:author="peng" w:date="2015-01-26T02:21:00Z">
        <w:r>
          <w:t xml:space="preserve">Stereotypes: </w:t>
        </w:r>
      </w:ins>
      <w:customXmlInsRangeStart w:id="460" w:author="peng" w:date="2015-01-26T02:21:00Z"/>
      <w:sdt>
        <w:sdtPr>
          <w:alias w:val="Stereotype ATTRIBUTE Name"/>
          <w:tag w:val="01ec23a8-0000-0258-0000-000000000000"/>
          <w:id w:val="1919515044"/>
          <w:dataBinding w:xpath="/elements/element[@objid='01ec23a8-0000-0258-0000-000000000000']/content[@alias='Stereotype ATTRIBUTE Name']" w:storeItemID="{D35B6978-45B9-4860-8E6E-EDB6F017D2CB}"/>
          <w:text w:multiLine="1"/>
        </w:sdtPr>
        <w:sdtEndPr/>
        <w:sdtContent>
          <w:customXmlInsRangeEnd w:id="460"/>
          <w:ins w:id="461" w:author="peng" w:date="2015-01-26T02:21:00Z">
            <w:r>
              <w:t>Java Class</w:t>
            </w:r>
          </w:ins>
          <w:customXmlInsRangeStart w:id="462" w:author="peng" w:date="2015-01-26T02:21:00Z"/>
        </w:sdtContent>
      </w:sdt>
      <w:customXmlInsRangeEnd w:id="462"/>
    </w:p>
    <w:p w14:paraId="0EFC10B5" w14:textId="31DB3B79" w:rsidR="00420066" w:rsidRDefault="007D1D13">
      <w:pPr>
        <w:rPr>
          <w:ins w:id="463" w:author="peng" w:date="2015-01-26T02:30:00Z"/>
        </w:rPr>
        <w:pPrChange w:id="464" w:author="peng" w:date="2015-01-26T02:30:00Z">
          <w:pPr>
            <w:pStyle w:val="ab"/>
          </w:pPr>
        </w:pPrChange>
      </w:pPr>
      <w:customXmlInsRangeStart w:id="465" w:author="peng" w:date="2015-01-26T02:21:00Z"/>
      <w:sdt>
        <w:sdtPr>
          <w:alias w:val="Class NOTE description 0"/>
          <w:tag w:val="b30f2d3b-3dd3-4928-8c2e-210cde6bac4c"/>
          <w:id w:val="-655218474"/>
          <w:dataBinding w:xpath="/elements/element[@objid='b30f2d3b-3dd3-4928-8c2e-210cde6bac4c']/content[@alias='Class NOTE description 0']" w:storeItemID="{D35B6978-45B9-4860-8E6E-EDB6F017D2CB}"/>
          <w:text w:multiLine="1"/>
        </w:sdtPr>
        <w:sdtEndPr/>
        <w:sdtContent>
          <w:customXmlInsRangeEnd w:id="465"/>
          <w:ins w:id="466" w:author="peng" w:date="2015-01-26T02:21:00Z">
            <w:r w:rsidR="00420066">
              <w:t xml:space="preserve">This class bundles the essential parameters to perform HOG. </w:t>
            </w:r>
          </w:ins>
          <w:customXmlInsRangeStart w:id="467" w:author="peng" w:date="2015-01-26T02:21:00Z"/>
        </w:sdtContent>
      </w:sdt>
      <w:customXmlInsRangeEnd w:id="467"/>
    </w:p>
    <w:p w14:paraId="42855332" w14:textId="77777777" w:rsidR="00520160" w:rsidRDefault="00520160">
      <w:pPr>
        <w:rPr>
          <w:ins w:id="468" w:author="peng" w:date="2015-01-26T02:30:00Z"/>
        </w:rPr>
        <w:pPrChange w:id="469" w:author="peng" w:date="2015-01-26T02:30:00Z">
          <w:pPr>
            <w:pStyle w:val="ab"/>
          </w:pPr>
        </w:pPrChange>
      </w:pPr>
    </w:p>
    <w:p w14:paraId="657501B6" w14:textId="77777777" w:rsidR="00520160" w:rsidRDefault="00520160">
      <w:pPr>
        <w:rPr>
          <w:ins w:id="470" w:author="peng" w:date="2015-01-26T02:21:00Z"/>
        </w:rPr>
        <w:pPrChange w:id="471" w:author="peng" w:date="2015-01-26T02:30:00Z">
          <w:pPr>
            <w:pStyle w:val="ab"/>
          </w:pPr>
        </w:pPrChange>
      </w:pPr>
    </w:p>
    <w:p w14:paraId="7719A566" w14:textId="77777777" w:rsidR="00420066" w:rsidRDefault="00420066" w:rsidP="00420066">
      <w:pPr>
        <w:pStyle w:val="af4"/>
        <w:rPr>
          <w:ins w:id="472" w:author="peng" w:date="2015-01-26T02:21:00Z"/>
        </w:rPr>
      </w:pPr>
      <w:ins w:id="473" w:author="peng" w:date="2015-01-26T02:21:00Z">
        <w:r>
          <w:t>Figure </w:t>
        </w:r>
        <w:r>
          <w:fldChar w:fldCharType="begin"/>
        </w:r>
        <w:r>
          <w:instrText>SEQ Figure \* ARABIC</w:instrText>
        </w:r>
        <w:r>
          <w:fldChar w:fldCharType="separate"/>
        </w:r>
      </w:ins>
      <w:ins w:id="474" w:author="peng" w:date="2015-01-26T03:23:00Z">
        <w:r w:rsidR="00EA58DD">
          <w:rPr>
            <w:noProof/>
          </w:rPr>
          <w:t>3</w:t>
        </w:r>
      </w:ins>
      <w:ins w:id="475" w:author="peng" w:date="2015-01-26T02:21:00Z">
        <w:r>
          <w:fldChar w:fldCharType="end"/>
        </w:r>
        <w:r>
          <w:t xml:space="preserve"> HOGParam </w:t>
        </w:r>
      </w:ins>
    </w:p>
    <w:p w14:paraId="2DEB3C5B" w14:textId="44D70EE8" w:rsidR="00420066" w:rsidRDefault="00420066" w:rsidP="00420066">
      <w:pPr>
        <w:pStyle w:val="Image"/>
        <w:jc w:val="center"/>
        <w:rPr>
          <w:ins w:id="476" w:author="peng" w:date="2015-01-26T02:30:00Z"/>
        </w:rPr>
      </w:pPr>
      <w:ins w:id="477" w:author="peng" w:date="2015-01-26T02:21:00Z">
        <w:r>
          <w:rPr>
            <w:noProof/>
            <w:lang w:eastAsia="zh-TW"/>
          </w:rPr>
          <w:drawing>
            <wp:inline distT="0" distB="0" distL="0" distR="0" wp14:anchorId="5D08E8D4" wp14:editId="1EC34913">
              <wp:extent cx="4429125" cy="4200525"/>
              <wp:effectExtent l="0" t="0" r="9525" b="9525"/>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57716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4200525"/>
                      </a:xfrm>
                      <a:prstGeom prst="rect">
                        <a:avLst/>
                      </a:prstGeom>
                      <a:noFill/>
                      <a:ln>
                        <a:noFill/>
                      </a:ln>
                    </pic:spPr>
                  </pic:pic>
                </a:graphicData>
              </a:graphic>
            </wp:inline>
          </w:drawing>
        </w:r>
      </w:ins>
    </w:p>
    <w:p w14:paraId="54CF9203" w14:textId="77777777" w:rsidR="00520160" w:rsidRDefault="00520160">
      <w:pPr>
        <w:rPr>
          <w:ins w:id="478" w:author="peng" w:date="2015-01-26T02:30:00Z"/>
        </w:rPr>
        <w:pPrChange w:id="479" w:author="peng" w:date="2015-01-26T02:30:00Z">
          <w:pPr>
            <w:pStyle w:val="Image"/>
            <w:jc w:val="center"/>
          </w:pPr>
        </w:pPrChange>
      </w:pPr>
    </w:p>
    <w:p w14:paraId="3A215056" w14:textId="77777777" w:rsidR="00520160" w:rsidRDefault="00520160">
      <w:pPr>
        <w:rPr>
          <w:ins w:id="480" w:author="peng" w:date="2015-01-26T02:30:00Z"/>
        </w:rPr>
        <w:pPrChange w:id="481" w:author="peng" w:date="2015-01-26T02:30:00Z">
          <w:pPr>
            <w:pStyle w:val="Image"/>
            <w:jc w:val="center"/>
          </w:pPr>
        </w:pPrChange>
      </w:pPr>
    </w:p>
    <w:p w14:paraId="2B13C584" w14:textId="77777777" w:rsidR="00520160" w:rsidRDefault="00520160">
      <w:pPr>
        <w:rPr>
          <w:ins w:id="482" w:author="peng" w:date="2015-01-26T02:30:00Z"/>
        </w:rPr>
        <w:pPrChange w:id="483" w:author="peng" w:date="2015-01-26T02:30:00Z">
          <w:pPr>
            <w:pStyle w:val="Image"/>
            <w:jc w:val="center"/>
          </w:pPr>
        </w:pPrChange>
      </w:pPr>
    </w:p>
    <w:p w14:paraId="308D1D5D" w14:textId="77777777" w:rsidR="00520160" w:rsidRDefault="00520160">
      <w:pPr>
        <w:rPr>
          <w:ins w:id="484" w:author="peng" w:date="2015-01-26T02:30:00Z"/>
        </w:rPr>
        <w:pPrChange w:id="485" w:author="peng" w:date="2015-01-26T02:30:00Z">
          <w:pPr>
            <w:pStyle w:val="Image"/>
            <w:jc w:val="center"/>
          </w:pPr>
        </w:pPrChange>
      </w:pPr>
    </w:p>
    <w:p w14:paraId="30AC4C68" w14:textId="77777777" w:rsidR="00520160" w:rsidRDefault="00520160">
      <w:pPr>
        <w:rPr>
          <w:ins w:id="486" w:author="peng" w:date="2015-01-26T02:30:00Z"/>
        </w:rPr>
        <w:pPrChange w:id="487" w:author="peng" w:date="2015-01-26T02:30:00Z">
          <w:pPr>
            <w:pStyle w:val="Image"/>
            <w:jc w:val="center"/>
          </w:pPr>
        </w:pPrChange>
      </w:pPr>
    </w:p>
    <w:p w14:paraId="5CFC0088" w14:textId="77777777" w:rsidR="00520160" w:rsidRDefault="00520160">
      <w:pPr>
        <w:rPr>
          <w:ins w:id="488" w:author="peng" w:date="2015-01-26T02:30:00Z"/>
        </w:rPr>
        <w:pPrChange w:id="489" w:author="peng" w:date="2015-01-26T02:30:00Z">
          <w:pPr>
            <w:pStyle w:val="Image"/>
            <w:jc w:val="center"/>
          </w:pPr>
        </w:pPrChange>
      </w:pPr>
    </w:p>
    <w:p w14:paraId="4AAD3793" w14:textId="77777777" w:rsidR="00520160" w:rsidRDefault="00520160">
      <w:pPr>
        <w:rPr>
          <w:ins w:id="490" w:author="peng" w:date="2015-01-26T02:30:00Z"/>
        </w:rPr>
        <w:pPrChange w:id="491" w:author="peng" w:date="2015-01-26T02:30:00Z">
          <w:pPr>
            <w:pStyle w:val="Image"/>
            <w:jc w:val="center"/>
          </w:pPr>
        </w:pPrChange>
      </w:pPr>
    </w:p>
    <w:tbl>
      <w:tblPr>
        <w:tblStyle w:val="-1"/>
        <w:tblW w:w="5000" w:type="pct"/>
        <w:jc w:val="both"/>
        <w:tblLook w:val="04A0" w:firstRow="1" w:lastRow="0" w:firstColumn="1" w:lastColumn="0" w:noHBand="0" w:noVBand="1"/>
      </w:tblPr>
      <w:tblGrid>
        <w:gridCol w:w="6709"/>
        <w:gridCol w:w="2343"/>
      </w:tblGrid>
      <w:tr w:rsidR="00420066" w14:paraId="684E1E75" w14:textId="77777777" w:rsidTr="00420066">
        <w:trPr>
          <w:cnfStyle w:val="100000000000" w:firstRow="1" w:lastRow="0" w:firstColumn="0" w:lastColumn="0" w:oddVBand="0" w:evenVBand="0" w:oddHBand="0" w:evenHBand="0" w:firstRowFirstColumn="0" w:firstRowLastColumn="0" w:lastRowFirstColumn="0" w:lastRowLastColumn="0"/>
          <w:tblHeader/>
          <w:jc w:val="both"/>
          <w:ins w:id="49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477441A" w14:textId="77777777" w:rsidR="00420066" w:rsidRDefault="00420066" w:rsidP="00420066">
            <w:pPr>
              <w:jc w:val="center"/>
              <w:rPr>
                <w:ins w:id="493" w:author="peng" w:date="2015-01-26T02:21:00Z"/>
              </w:rPr>
            </w:pPr>
            <w:ins w:id="494" w:author="peng" w:date="2015-01-26T02:21:00Z">
              <w:r>
                <w:lastRenderedPageBreak/>
                <w:t>Name</w:t>
              </w:r>
            </w:ins>
          </w:p>
        </w:tc>
        <w:tc>
          <w:tcPr>
            <w:tcW w:w="0" w:type="auto"/>
          </w:tcPr>
          <w:p w14:paraId="5E7C7980"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495" w:author="peng" w:date="2015-01-26T02:21:00Z"/>
              </w:rPr>
            </w:pPr>
            <w:ins w:id="496" w:author="peng" w:date="2015-01-26T02:21:00Z">
              <w:r>
                <w:t>Description</w:t>
              </w:r>
            </w:ins>
          </w:p>
        </w:tc>
      </w:tr>
      <w:tr w:rsidR="00420066" w14:paraId="62169FEC" w14:textId="77777777" w:rsidTr="00420066">
        <w:trPr>
          <w:cnfStyle w:val="000000100000" w:firstRow="0" w:lastRow="0" w:firstColumn="0" w:lastColumn="0" w:oddVBand="0" w:evenVBand="0" w:oddHBand="1" w:evenHBand="0" w:firstRowFirstColumn="0" w:firstRowLastColumn="0" w:lastRowFirstColumn="0" w:lastRowLastColumn="0"/>
          <w:jc w:val="both"/>
          <w:ins w:id="49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7F34B1E" w14:textId="77777777" w:rsidR="00420066" w:rsidRDefault="007D1D13" w:rsidP="00420066">
            <w:pPr>
              <w:rPr>
                <w:ins w:id="498" w:author="peng" w:date="2015-01-26T02:21:00Z"/>
              </w:rPr>
            </w:pPr>
            <w:customXmlInsRangeStart w:id="499" w:author="peng" w:date="2015-01-26T02:21:00Z"/>
            <w:sdt>
              <w:sdtPr>
                <w:alias w:val="Operation ATTRIBUTE Name"/>
                <w:tag w:val="d2e76ede-7957-415b-a548-bb88abaab29a"/>
                <w:id w:val="2046018070"/>
                <w:dataBinding w:xpath="/elements/element[@objid='d2e76ede-7957-415b-a548-bb88abaab29a']/content[@alias='Operation ATTRIBUTE Name']" w:storeItemID="{D35B6978-45B9-4860-8E6E-EDB6F017D2CB}"/>
                <w:text w:multiLine="1"/>
              </w:sdtPr>
              <w:sdtEndPr/>
              <w:sdtContent>
                <w:customXmlInsRangeEnd w:id="499"/>
                <w:ins w:id="500" w:author="peng" w:date="2015-01-26T02:21:00Z">
                  <w:r w:rsidR="00420066">
                    <w:t>HOGParam</w:t>
                  </w:r>
                </w:ins>
                <w:customXmlInsRangeStart w:id="501" w:author="peng" w:date="2015-01-26T02:21:00Z"/>
              </w:sdtContent>
            </w:sdt>
            <w:customXmlInsRangeEnd w:id="501"/>
            <w:ins w:id="502" w:author="peng" w:date="2015-01-26T02:21:00Z">
              <w:r w:rsidR="00420066">
                <w:t xml:space="preserve"> (</w:t>
              </w:r>
            </w:ins>
            <w:customXmlInsRangeStart w:id="503" w:author="peng" w:date="2015-01-26T02:21:00Z"/>
            <w:sdt>
              <w:sdtPr>
                <w:rPr>
                  <w:rStyle w:val="ae"/>
                </w:rPr>
                <w:alias w:val="Parameter ATTRIBUTE ParameterPassing"/>
                <w:tag w:val="a304e761-5298-44d7-9769-094041d0b086"/>
                <w:id w:val="565227646"/>
                <w:dataBinding w:xpath="/elements/element[@objid='a304e761-5298-44d7-9769-094041d0b086']/content[@alias='Parameter ATTRIBUTE ParameterPassing']" w:storeItemID="{D35B6978-45B9-4860-8E6E-EDB6F017D2CB}"/>
                <w:text w:multiLine="1"/>
              </w:sdtPr>
              <w:sdtEndPr>
                <w:rPr>
                  <w:rStyle w:val="ae"/>
                </w:rPr>
              </w:sdtEndPr>
              <w:sdtContent>
                <w:customXmlInsRangeEnd w:id="503"/>
                <w:ins w:id="504" w:author="peng" w:date="2015-01-26T02:21:00Z">
                  <w:r w:rsidR="00420066">
                    <w:rPr>
                      <w:rStyle w:val="ae"/>
                    </w:rPr>
                    <w:t>In</w:t>
                  </w:r>
                </w:ins>
                <w:customXmlInsRangeStart w:id="505" w:author="peng" w:date="2015-01-26T02:21:00Z"/>
              </w:sdtContent>
            </w:sdt>
            <w:customXmlInsRangeEnd w:id="505"/>
            <w:ins w:id="506" w:author="peng" w:date="2015-01-26T02:21:00Z">
              <w:r w:rsidR="00420066">
                <w:rPr>
                  <w:rStyle w:val="ae"/>
                </w:rPr>
                <w:t xml:space="preserve"> </w:t>
              </w:r>
            </w:ins>
            <w:customXmlInsRangeStart w:id="507" w:author="peng" w:date="2015-01-26T02:21:00Z"/>
            <w:sdt>
              <w:sdtPr>
                <w:alias w:val="Parameter ATTRIBUTE Name"/>
                <w:tag w:val="a304e761-5298-44d7-9769-094041d0b086"/>
                <w:id w:val="1047029181"/>
                <w:dataBinding w:xpath="/elements/element[@objid='a304e761-5298-44d7-9769-094041d0b086']/content[@alias='Parameter ATTRIBUTE Name']" w:storeItemID="{D35B6978-45B9-4860-8E6E-EDB6F017D2CB}"/>
                <w:text w:multiLine="1"/>
              </w:sdtPr>
              <w:sdtEndPr/>
              <w:sdtContent>
                <w:customXmlInsRangeEnd w:id="507"/>
                <w:ins w:id="508" w:author="peng" w:date="2015-01-26T02:21:00Z">
                  <w:r w:rsidR="00420066">
                    <w:t>blockType</w:t>
                  </w:r>
                </w:ins>
                <w:customXmlInsRangeStart w:id="509" w:author="peng" w:date="2015-01-26T02:21:00Z"/>
              </w:sdtContent>
            </w:sdt>
            <w:customXmlInsRangeEnd w:id="509"/>
            <w:ins w:id="510" w:author="peng" w:date="2015-01-26T02:21:00Z">
              <w:r w:rsidR="00420066">
                <w:t xml:space="preserve"> </w:t>
              </w:r>
            </w:ins>
            <w:customXmlInsRangeStart w:id="511" w:author="peng" w:date="2015-01-26T02:21:00Z"/>
            <w:sdt>
              <w:sdtPr>
                <w:alias w:val="Enumeration ATTRIBUTE Name"/>
                <w:tag w:val="cf22af6c-1565-40d4-9531-dbb6818406b1"/>
                <w:id w:val="1250849364"/>
                <w:dataBinding w:xpath="/elements/element[@objid='cf22af6c-1565-40d4-9531-dbb6818406b1']/content[@alias='Enumeration ATTRIBUTE Name']" w:storeItemID="{D35B6978-45B9-4860-8E6E-EDB6F017D2CB}"/>
                <w:text w:multiLine="1"/>
              </w:sdtPr>
              <w:sdtEndPr/>
              <w:sdtContent>
                <w:customXmlInsRangeEnd w:id="511"/>
                <w:ins w:id="512" w:author="peng" w:date="2015-01-26T02:21:00Z">
                  <w:r w:rsidR="00420066">
                    <w:t>BlockType</w:t>
                  </w:r>
                </w:ins>
                <w:customXmlInsRangeStart w:id="513" w:author="peng" w:date="2015-01-26T02:21:00Z"/>
              </w:sdtContent>
            </w:sdt>
            <w:customXmlInsRangeEnd w:id="513"/>
            <w:ins w:id="514" w:author="peng" w:date="2015-01-26T02:21:00Z">
              <w:r w:rsidR="00420066">
                <w:t>,</w:t>
              </w:r>
            </w:ins>
            <w:customXmlInsRangeStart w:id="515" w:author="peng" w:date="2015-01-26T02:21:00Z"/>
            <w:sdt>
              <w:sdtPr>
                <w:rPr>
                  <w:rStyle w:val="ae"/>
                </w:rPr>
                <w:alias w:val="Parameter ATTRIBUTE ParameterPassing"/>
                <w:tag w:val="cc588c9a-c0bc-4fc5-8b39-59428365004e"/>
                <w:id w:val="1452516671"/>
                <w:dataBinding w:xpath="/elements/element[@objid='cc588c9a-c0bc-4fc5-8b39-59428365004e']/content[@alias='Parameter ATTRIBUTE ParameterPassing']" w:storeItemID="{D35B6978-45B9-4860-8E6E-EDB6F017D2CB}"/>
                <w:text w:multiLine="1"/>
              </w:sdtPr>
              <w:sdtEndPr>
                <w:rPr>
                  <w:rStyle w:val="ae"/>
                </w:rPr>
              </w:sdtEndPr>
              <w:sdtContent>
                <w:customXmlInsRangeEnd w:id="515"/>
                <w:ins w:id="516" w:author="peng" w:date="2015-01-26T02:21:00Z">
                  <w:r w:rsidR="00420066">
                    <w:rPr>
                      <w:rStyle w:val="ae"/>
                    </w:rPr>
                    <w:t>In</w:t>
                  </w:r>
                </w:ins>
                <w:customXmlInsRangeStart w:id="517" w:author="peng" w:date="2015-01-26T02:21:00Z"/>
              </w:sdtContent>
            </w:sdt>
            <w:customXmlInsRangeEnd w:id="517"/>
            <w:ins w:id="518" w:author="peng" w:date="2015-01-26T02:21:00Z">
              <w:r w:rsidR="00420066">
                <w:rPr>
                  <w:rStyle w:val="ae"/>
                </w:rPr>
                <w:t xml:space="preserve"> </w:t>
              </w:r>
            </w:ins>
            <w:customXmlInsRangeStart w:id="519" w:author="peng" w:date="2015-01-26T02:21:00Z"/>
            <w:sdt>
              <w:sdtPr>
                <w:alias w:val="Parameter ATTRIBUTE Name"/>
                <w:tag w:val="cc588c9a-c0bc-4fc5-8b39-59428365004e"/>
                <w:id w:val="-1114363009"/>
                <w:dataBinding w:xpath="/elements/element[@objid='cc588c9a-c0bc-4fc5-8b39-59428365004e']/content[@alias='Parameter ATTRIBUTE Name']" w:storeItemID="{D35B6978-45B9-4860-8E6E-EDB6F017D2CB}"/>
                <w:text w:multiLine="1"/>
              </w:sdtPr>
              <w:sdtEndPr/>
              <w:sdtContent>
                <w:customXmlInsRangeEnd w:id="519"/>
                <w:ins w:id="520" w:author="peng" w:date="2015-01-26T02:21:00Z">
                  <w:r w:rsidR="00420066">
                    <w:t>binNumber</w:t>
                  </w:r>
                </w:ins>
                <w:customXmlInsRangeStart w:id="521" w:author="peng" w:date="2015-01-26T02:21:00Z"/>
              </w:sdtContent>
            </w:sdt>
            <w:customXmlInsRangeEnd w:id="521"/>
            <w:ins w:id="522" w:author="peng" w:date="2015-01-26T02:21:00Z">
              <w:r w:rsidR="00420066">
                <w:t xml:space="preserve"> </w:t>
              </w:r>
            </w:ins>
            <w:customXmlInsRangeStart w:id="523" w:author="peng" w:date="2015-01-26T02:21:00Z"/>
            <w:sdt>
              <w:sdtPr>
                <w:alias w:val="DataType ATTRIBUTE Name"/>
                <w:tag w:val="00000004-0000-0009-0000-000000000000"/>
                <w:id w:val="121351656"/>
                <w:dataBinding w:xpath="/elements/element[@objid='00000004-0000-0009-0000-000000000000']/content[@alias='DataType ATTRIBUTE Name']" w:storeItemID="{D35B6978-45B9-4860-8E6E-EDB6F017D2CB}"/>
                <w:text w:multiLine="1"/>
              </w:sdtPr>
              <w:sdtEndPr/>
              <w:sdtContent>
                <w:customXmlInsRangeEnd w:id="523"/>
                <w:ins w:id="524" w:author="peng" w:date="2015-01-26T02:21:00Z">
                  <w:r w:rsidR="00420066">
                    <w:t>integer</w:t>
                  </w:r>
                </w:ins>
                <w:customXmlInsRangeStart w:id="525" w:author="peng" w:date="2015-01-26T02:21:00Z"/>
              </w:sdtContent>
            </w:sdt>
            <w:customXmlInsRangeEnd w:id="525"/>
            <w:ins w:id="526" w:author="peng" w:date="2015-01-26T02:21:00Z">
              <w:r w:rsidR="00420066">
                <w:t>,</w:t>
              </w:r>
            </w:ins>
            <w:customXmlInsRangeStart w:id="527" w:author="peng" w:date="2015-01-26T02:21:00Z"/>
            <w:sdt>
              <w:sdtPr>
                <w:rPr>
                  <w:rStyle w:val="ae"/>
                </w:rPr>
                <w:alias w:val="Parameter ATTRIBUTE ParameterPassing"/>
                <w:tag w:val="cb3eb605-a856-4489-9bac-74f821ac4712"/>
                <w:id w:val="-224377261"/>
                <w:dataBinding w:xpath="/elements/element[@objid='cb3eb605-a856-4489-9bac-74f821ac4712']/content[@alias='Parameter ATTRIBUTE ParameterPassing']" w:storeItemID="{D35B6978-45B9-4860-8E6E-EDB6F017D2CB}"/>
                <w:text w:multiLine="1"/>
              </w:sdtPr>
              <w:sdtEndPr>
                <w:rPr>
                  <w:rStyle w:val="ae"/>
                </w:rPr>
              </w:sdtEndPr>
              <w:sdtContent>
                <w:customXmlInsRangeEnd w:id="527"/>
                <w:ins w:id="528" w:author="peng" w:date="2015-01-26T02:21:00Z">
                  <w:r w:rsidR="00420066">
                    <w:rPr>
                      <w:rStyle w:val="ae"/>
                    </w:rPr>
                    <w:t>In</w:t>
                  </w:r>
                </w:ins>
                <w:customXmlInsRangeStart w:id="529" w:author="peng" w:date="2015-01-26T02:21:00Z"/>
              </w:sdtContent>
            </w:sdt>
            <w:customXmlInsRangeEnd w:id="529"/>
            <w:ins w:id="530" w:author="peng" w:date="2015-01-26T02:21:00Z">
              <w:r w:rsidR="00420066">
                <w:rPr>
                  <w:rStyle w:val="ae"/>
                </w:rPr>
                <w:t xml:space="preserve"> </w:t>
              </w:r>
            </w:ins>
            <w:customXmlInsRangeStart w:id="531" w:author="peng" w:date="2015-01-26T02:21:00Z"/>
            <w:sdt>
              <w:sdtPr>
                <w:alias w:val="Parameter ATTRIBUTE Name"/>
                <w:tag w:val="cb3eb605-a856-4489-9bac-74f821ac4712"/>
                <w:id w:val="1132134202"/>
                <w:dataBinding w:xpath="/elements/element[@objid='cb3eb605-a856-4489-9bac-74f821ac4712']/content[@alias='Parameter ATTRIBUTE Name']" w:storeItemID="{D35B6978-45B9-4860-8E6E-EDB6F017D2CB}"/>
                <w:text w:multiLine="1"/>
              </w:sdtPr>
              <w:sdtEndPr/>
              <w:sdtContent>
                <w:customXmlInsRangeEnd w:id="531"/>
                <w:ins w:id="532" w:author="peng" w:date="2015-01-26T02:21:00Z">
                  <w:r w:rsidR="00420066">
                    <w:t>cellWidth</w:t>
                  </w:r>
                </w:ins>
                <w:customXmlInsRangeStart w:id="533" w:author="peng" w:date="2015-01-26T02:21:00Z"/>
              </w:sdtContent>
            </w:sdt>
            <w:customXmlInsRangeEnd w:id="533"/>
            <w:ins w:id="534" w:author="peng" w:date="2015-01-26T02:21:00Z">
              <w:r w:rsidR="00420066">
                <w:t xml:space="preserve"> </w:t>
              </w:r>
            </w:ins>
            <w:customXmlInsRangeStart w:id="535" w:author="peng" w:date="2015-01-26T02:21:00Z"/>
            <w:sdt>
              <w:sdtPr>
                <w:alias w:val="DataType ATTRIBUTE Name"/>
                <w:tag w:val="00000004-0000-0009-0000-000000000000"/>
                <w:id w:val="-826583381"/>
                <w:dataBinding w:xpath="/elements/element[@objid='00000004-0000-0009-0000-000000000000']/content[@alias='DataType ATTRIBUTE Name']" w:storeItemID="{D35B6978-45B9-4860-8E6E-EDB6F017D2CB}"/>
                <w:text w:multiLine="1"/>
              </w:sdtPr>
              <w:sdtEndPr/>
              <w:sdtContent>
                <w:customXmlInsRangeEnd w:id="535"/>
                <w:ins w:id="536" w:author="peng" w:date="2015-01-26T02:21:00Z">
                  <w:r w:rsidR="00420066">
                    <w:t>integer</w:t>
                  </w:r>
                </w:ins>
                <w:customXmlInsRangeStart w:id="537" w:author="peng" w:date="2015-01-26T02:21:00Z"/>
              </w:sdtContent>
            </w:sdt>
            <w:customXmlInsRangeEnd w:id="537"/>
            <w:ins w:id="538" w:author="peng" w:date="2015-01-26T02:21:00Z">
              <w:r w:rsidR="00420066">
                <w:t>,</w:t>
              </w:r>
            </w:ins>
            <w:customXmlInsRangeStart w:id="539" w:author="peng" w:date="2015-01-26T02:21:00Z"/>
            <w:sdt>
              <w:sdtPr>
                <w:rPr>
                  <w:rStyle w:val="ae"/>
                </w:rPr>
                <w:alias w:val="Parameter ATTRIBUTE ParameterPassing"/>
                <w:tag w:val="ab5d8e62-60d1-4759-b388-39351162f45b"/>
                <w:id w:val="786321158"/>
                <w:dataBinding w:xpath="/elements/element[@objid='ab5d8e62-60d1-4759-b388-39351162f45b']/content[@alias='Parameter ATTRIBUTE ParameterPassing']" w:storeItemID="{D35B6978-45B9-4860-8E6E-EDB6F017D2CB}"/>
                <w:text w:multiLine="1"/>
              </w:sdtPr>
              <w:sdtEndPr>
                <w:rPr>
                  <w:rStyle w:val="ae"/>
                </w:rPr>
              </w:sdtEndPr>
              <w:sdtContent>
                <w:customXmlInsRangeEnd w:id="539"/>
                <w:ins w:id="540" w:author="peng" w:date="2015-01-26T02:21:00Z">
                  <w:r w:rsidR="00420066">
                    <w:rPr>
                      <w:rStyle w:val="ae"/>
                    </w:rPr>
                    <w:t>In</w:t>
                  </w:r>
                </w:ins>
                <w:customXmlInsRangeStart w:id="541" w:author="peng" w:date="2015-01-26T02:21:00Z"/>
              </w:sdtContent>
            </w:sdt>
            <w:customXmlInsRangeEnd w:id="541"/>
            <w:ins w:id="542" w:author="peng" w:date="2015-01-26T02:21:00Z">
              <w:r w:rsidR="00420066">
                <w:rPr>
                  <w:rStyle w:val="ae"/>
                </w:rPr>
                <w:t xml:space="preserve"> </w:t>
              </w:r>
            </w:ins>
            <w:customXmlInsRangeStart w:id="543" w:author="peng" w:date="2015-01-26T02:21:00Z"/>
            <w:sdt>
              <w:sdtPr>
                <w:alias w:val="Parameter ATTRIBUTE Name"/>
                <w:tag w:val="ab5d8e62-60d1-4759-b388-39351162f45b"/>
                <w:id w:val="-431511002"/>
                <w:dataBinding w:xpath="/elements/element[@objid='ab5d8e62-60d1-4759-b388-39351162f45b']/content[@alias='Parameter ATTRIBUTE Name']" w:storeItemID="{D35B6978-45B9-4860-8E6E-EDB6F017D2CB}"/>
                <w:text w:multiLine="1"/>
              </w:sdtPr>
              <w:sdtEndPr/>
              <w:sdtContent>
                <w:customXmlInsRangeEnd w:id="543"/>
                <w:ins w:id="544" w:author="peng" w:date="2015-01-26T02:21:00Z">
                  <w:r w:rsidR="00420066">
                    <w:t>cellHeight</w:t>
                  </w:r>
                </w:ins>
                <w:customXmlInsRangeStart w:id="545" w:author="peng" w:date="2015-01-26T02:21:00Z"/>
              </w:sdtContent>
            </w:sdt>
            <w:customXmlInsRangeEnd w:id="545"/>
            <w:ins w:id="546" w:author="peng" w:date="2015-01-26T02:21:00Z">
              <w:r w:rsidR="00420066">
                <w:t xml:space="preserve"> </w:t>
              </w:r>
            </w:ins>
            <w:customXmlInsRangeStart w:id="547" w:author="peng" w:date="2015-01-26T02:21:00Z"/>
            <w:sdt>
              <w:sdtPr>
                <w:alias w:val="DataType ATTRIBUTE Name"/>
                <w:tag w:val="00000004-0000-0009-0000-000000000000"/>
                <w:id w:val="-440225713"/>
                <w:dataBinding w:xpath="/elements/element[@objid='00000004-0000-0009-0000-000000000000']/content[@alias='DataType ATTRIBUTE Name']" w:storeItemID="{D35B6978-45B9-4860-8E6E-EDB6F017D2CB}"/>
                <w:text w:multiLine="1"/>
              </w:sdtPr>
              <w:sdtEndPr/>
              <w:sdtContent>
                <w:customXmlInsRangeEnd w:id="547"/>
                <w:ins w:id="548" w:author="peng" w:date="2015-01-26T02:21:00Z">
                  <w:r w:rsidR="00420066">
                    <w:t>integer</w:t>
                  </w:r>
                </w:ins>
                <w:customXmlInsRangeStart w:id="549" w:author="peng" w:date="2015-01-26T02:21:00Z"/>
              </w:sdtContent>
            </w:sdt>
            <w:customXmlInsRangeEnd w:id="549"/>
            <w:ins w:id="550" w:author="peng" w:date="2015-01-26T02:21:00Z">
              <w:r w:rsidR="00420066">
                <w:t>,</w:t>
              </w:r>
            </w:ins>
            <w:customXmlInsRangeStart w:id="551" w:author="peng" w:date="2015-01-26T02:21:00Z"/>
            <w:sdt>
              <w:sdtPr>
                <w:rPr>
                  <w:rStyle w:val="ae"/>
                </w:rPr>
                <w:alias w:val="Parameter ATTRIBUTE ParameterPassing"/>
                <w:tag w:val="505ca8fa-c803-4020-851c-d7eb7f9d9fb3"/>
                <w:id w:val="952282701"/>
                <w:dataBinding w:xpath="/elements/element[@objid='505ca8fa-c803-4020-851c-d7eb7f9d9fb3']/content[@alias='Parameter ATTRIBUTE ParameterPassing']" w:storeItemID="{D35B6978-45B9-4860-8E6E-EDB6F017D2CB}"/>
                <w:text w:multiLine="1"/>
              </w:sdtPr>
              <w:sdtEndPr>
                <w:rPr>
                  <w:rStyle w:val="ae"/>
                </w:rPr>
              </w:sdtEndPr>
              <w:sdtContent>
                <w:customXmlInsRangeEnd w:id="551"/>
                <w:ins w:id="552" w:author="peng" w:date="2015-01-26T02:21:00Z">
                  <w:r w:rsidR="00420066">
                    <w:rPr>
                      <w:rStyle w:val="ae"/>
                    </w:rPr>
                    <w:t>In</w:t>
                  </w:r>
                </w:ins>
                <w:customXmlInsRangeStart w:id="553" w:author="peng" w:date="2015-01-26T02:21:00Z"/>
              </w:sdtContent>
            </w:sdt>
            <w:customXmlInsRangeEnd w:id="553"/>
            <w:ins w:id="554" w:author="peng" w:date="2015-01-26T02:21:00Z">
              <w:r w:rsidR="00420066">
                <w:rPr>
                  <w:rStyle w:val="ae"/>
                </w:rPr>
                <w:t xml:space="preserve"> </w:t>
              </w:r>
            </w:ins>
            <w:customXmlInsRangeStart w:id="555" w:author="peng" w:date="2015-01-26T02:21:00Z"/>
            <w:sdt>
              <w:sdtPr>
                <w:alias w:val="Parameter ATTRIBUTE Name"/>
                <w:tag w:val="505ca8fa-c803-4020-851c-d7eb7f9d9fb3"/>
                <w:id w:val="674077475"/>
                <w:dataBinding w:xpath="/elements/element[@objid='505ca8fa-c803-4020-851c-d7eb7f9d9fb3']/content[@alias='Parameter ATTRIBUTE Name']" w:storeItemID="{D35B6978-45B9-4860-8E6E-EDB6F017D2CB}"/>
                <w:text w:multiLine="1"/>
              </w:sdtPr>
              <w:sdtEndPr/>
              <w:sdtContent>
                <w:customXmlInsRangeEnd w:id="555"/>
                <w:ins w:id="556" w:author="peng" w:date="2015-01-26T02:21:00Z">
                  <w:r w:rsidR="00420066">
                    <w:t>blockWidth</w:t>
                  </w:r>
                </w:ins>
                <w:customXmlInsRangeStart w:id="557" w:author="peng" w:date="2015-01-26T02:21:00Z"/>
              </w:sdtContent>
            </w:sdt>
            <w:customXmlInsRangeEnd w:id="557"/>
            <w:ins w:id="558" w:author="peng" w:date="2015-01-26T02:21:00Z">
              <w:r w:rsidR="00420066">
                <w:t xml:space="preserve"> </w:t>
              </w:r>
            </w:ins>
            <w:customXmlInsRangeStart w:id="559" w:author="peng" w:date="2015-01-26T02:21:00Z"/>
            <w:sdt>
              <w:sdtPr>
                <w:alias w:val="DataType ATTRIBUTE Name"/>
                <w:tag w:val="00000004-0000-0009-0000-000000000000"/>
                <w:id w:val="-540515441"/>
                <w:dataBinding w:xpath="/elements/element[@objid='00000004-0000-0009-0000-000000000000']/content[@alias='DataType ATTRIBUTE Name']" w:storeItemID="{D35B6978-45B9-4860-8E6E-EDB6F017D2CB}"/>
                <w:text w:multiLine="1"/>
              </w:sdtPr>
              <w:sdtEndPr/>
              <w:sdtContent>
                <w:customXmlInsRangeEnd w:id="559"/>
                <w:ins w:id="560" w:author="peng" w:date="2015-01-26T02:21:00Z">
                  <w:r w:rsidR="00420066">
                    <w:t>integer</w:t>
                  </w:r>
                </w:ins>
                <w:customXmlInsRangeStart w:id="561" w:author="peng" w:date="2015-01-26T02:21:00Z"/>
              </w:sdtContent>
            </w:sdt>
            <w:customXmlInsRangeEnd w:id="561"/>
            <w:ins w:id="562" w:author="peng" w:date="2015-01-26T02:21:00Z">
              <w:r w:rsidR="00420066">
                <w:t>,</w:t>
              </w:r>
            </w:ins>
            <w:customXmlInsRangeStart w:id="563" w:author="peng" w:date="2015-01-26T02:21:00Z"/>
            <w:sdt>
              <w:sdtPr>
                <w:rPr>
                  <w:rStyle w:val="ae"/>
                </w:rPr>
                <w:alias w:val="Parameter ATTRIBUTE ParameterPassing"/>
                <w:tag w:val="7535ccbd-3641-4ef8-a9d6-9341af6deecb"/>
                <w:id w:val="-1317345196"/>
                <w:dataBinding w:xpath="/elements/element[@objid='7535ccbd-3641-4ef8-a9d6-9341af6deecb']/content[@alias='Parameter ATTRIBUTE ParameterPassing']" w:storeItemID="{D35B6978-45B9-4860-8E6E-EDB6F017D2CB}"/>
                <w:text w:multiLine="1"/>
              </w:sdtPr>
              <w:sdtEndPr>
                <w:rPr>
                  <w:rStyle w:val="ae"/>
                </w:rPr>
              </w:sdtEndPr>
              <w:sdtContent>
                <w:customXmlInsRangeEnd w:id="563"/>
                <w:ins w:id="564" w:author="peng" w:date="2015-01-26T02:21:00Z">
                  <w:r w:rsidR="00420066">
                    <w:rPr>
                      <w:rStyle w:val="ae"/>
                    </w:rPr>
                    <w:t>In</w:t>
                  </w:r>
                </w:ins>
                <w:customXmlInsRangeStart w:id="565" w:author="peng" w:date="2015-01-26T02:21:00Z"/>
              </w:sdtContent>
            </w:sdt>
            <w:customXmlInsRangeEnd w:id="565"/>
            <w:ins w:id="566" w:author="peng" w:date="2015-01-26T02:21:00Z">
              <w:r w:rsidR="00420066">
                <w:rPr>
                  <w:rStyle w:val="ae"/>
                </w:rPr>
                <w:t xml:space="preserve"> </w:t>
              </w:r>
            </w:ins>
            <w:customXmlInsRangeStart w:id="567" w:author="peng" w:date="2015-01-26T02:21:00Z"/>
            <w:sdt>
              <w:sdtPr>
                <w:alias w:val="Parameter ATTRIBUTE Name"/>
                <w:tag w:val="7535ccbd-3641-4ef8-a9d6-9341af6deecb"/>
                <w:id w:val="980502227"/>
                <w:dataBinding w:xpath="/elements/element[@objid='7535ccbd-3641-4ef8-a9d6-9341af6deecb']/content[@alias='Parameter ATTRIBUTE Name']" w:storeItemID="{D35B6978-45B9-4860-8E6E-EDB6F017D2CB}"/>
                <w:text w:multiLine="1"/>
              </w:sdtPr>
              <w:sdtEndPr/>
              <w:sdtContent>
                <w:customXmlInsRangeEnd w:id="567"/>
                <w:ins w:id="568" w:author="peng" w:date="2015-01-26T02:21:00Z">
                  <w:r w:rsidR="00420066">
                    <w:t>blockHeight</w:t>
                  </w:r>
                </w:ins>
                <w:customXmlInsRangeStart w:id="569" w:author="peng" w:date="2015-01-26T02:21:00Z"/>
              </w:sdtContent>
            </w:sdt>
            <w:customXmlInsRangeEnd w:id="569"/>
            <w:ins w:id="570" w:author="peng" w:date="2015-01-26T02:21:00Z">
              <w:r w:rsidR="00420066">
                <w:t xml:space="preserve"> </w:t>
              </w:r>
            </w:ins>
            <w:customXmlInsRangeStart w:id="571" w:author="peng" w:date="2015-01-26T02:21:00Z"/>
            <w:sdt>
              <w:sdtPr>
                <w:alias w:val="DataType ATTRIBUTE Name"/>
                <w:tag w:val="00000004-0000-0009-0000-000000000000"/>
                <w:id w:val="1897699736"/>
                <w:dataBinding w:xpath="/elements/element[@objid='00000004-0000-0009-0000-000000000000']/content[@alias='DataType ATTRIBUTE Name']" w:storeItemID="{D35B6978-45B9-4860-8E6E-EDB6F017D2CB}"/>
                <w:text w:multiLine="1"/>
              </w:sdtPr>
              <w:sdtEndPr/>
              <w:sdtContent>
                <w:customXmlInsRangeEnd w:id="571"/>
                <w:ins w:id="572" w:author="peng" w:date="2015-01-26T02:21:00Z">
                  <w:r w:rsidR="00420066">
                    <w:t>integer</w:t>
                  </w:r>
                </w:ins>
                <w:customXmlInsRangeStart w:id="573" w:author="peng" w:date="2015-01-26T02:21:00Z"/>
              </w:sdtContent>
            </w:sdt>
            <w:customXmlInsRangeEnd w:id="573"/>
            <w:ins w:id="574" w:author="peng" w:date="2015-01-26T02:21:00Z">
              <w:r w:rsidR="00420066">
                <w:t>,</w:t>
              </w:r>
            </w:ins>
            <w:customXmlInsRangeStart w:id="575" w:author="peng" w:date="2015-01-26T02:21:00Z"/>
            <w:sdt>
              <w:sdtPr>
                <w:rPr>
                  <w:rStyle w:val="ae"/>
                </w:rPr>
                <w:alias w:val="Parameter ATTRIBUTE ParameterPassing"/>
                <w:tag w:val="326e224c-533e-47c3-b8bc-04c4896c546d"/>
                <w:id w:val="-1225442322"/>
                <w:dataBinding w:xpath="/elements/element[@objid='326e224c-533e-47c3-b8bc-04c4896c546d']/content[@alias='Parameter ATTRIBUTE ParameterPassing']" w:storeItemID="{D35B6978-45B9-4860-8E6E-EDB6F017D2CB}"/>
                <w:text w:multiLine="1"/>
              </w:sdtPr>
              <w:sdtEndPr>
                <w:rPr>
                  <w:rStyle w:val="ae"/>
                </w:rPr>
              </w:sdtEndPr>
              <w:sdtContent>
                <w:customXmlInsRangeEnd w:id="575"/>
                <w:ins w:id="576" w:author="peng" w:date="2015-01-26T02:21:00Z">
                  <w:r w:rsidR="00420066">
                    <w:rPr>
                      <w:rStyle w:val="ae"/>
                    </w:rPr>
                    <w:t>In</w:t>
                  </w:r>
                </w:ins>
                <w:customXmlInsRangeStart w:id="577" w:author="peng" w:date="2015-01-26T02:21:00Z"/>
              </w:sdtContent>
            </w:sdt>
            <w:customXmlInsRangeEnd w:id="577"/>
            <w:ins w:id="578" w:author="peng" w:date="2015-01-26T02:21:00Z">
              <w:r w:rsidR="00420066">
                <w:rPr>
                  <w:rStyle w:val="ae"/>
                </w:rPr>
                <w:t xml:space="preserve"> </w:t>
              </w:r>
            </w:ins>
            <w:customXmlInsRangeStart w:id="579" w:author="peng" w:date="2015-01-26T02:21:00Z"/>
            <w:sdt>
              <w:sdtPr>
                <w:alias w:val="Parameter ATTRIBUTE Name"/>
                <w:tag w:val="326e224c-533e-47c3-b8bc-04c4896c546d"/>
                <w:id w:val="2087175276"/>
                <w:dataBinding w:xpath="/elements/element[@objid='326e224c-533e-47c3-b8bc-04c4896c546d']/content[@alias='Parameter ATTRIBUTE Name']" w:storeItemID="{D35B6978-45B9-4860-8E6E-EDB6F017D2CB}"/>
                <w:text w:multiLine="1"/>
              </w:sdtPr>
              <w:sdtEndPr/>
              <w:sdtContent>
                <w:customXmlInsRangeEnd w:id="579"/>
                <w:ins w:id="580" w:author="peng" w:date="2015-01-26T02:21:00Z">
                  <w:r w:rsidR="00420066">
                    <w:t>maskType</w:t>
                  </w:r>
                </w:ins>
                <w:customXmlInsRangeStart w:id="581" w:author="peng" w:date="2015-01-26T02:21:00Z"/>
              </w:sdtContent>
            </w:sdt>
            <w:customXmlInsRangeEnd w:id="581"/>
            <w:ins w:id="582" w:author="peng" w:date="2015-01-26T02:21:00Z">
              <w:r w:rsidR="00420066">
                <w:t xml:space="preserve"> </w:t>
              </w:r>
            </w:ins>
            <w:customXmlInsRangeStart w:id="583" w:author="peng" w:date="2015-01-26T02:21:00Z"/>
            <w:sdt>
              <w:sdtPr>
                <w:alias w:val="DataType ATTRIBUTE Name"/>
                <w:tag w:val="00000004-0000-0009-0000-000000000000"/>
                <w:id w:val="-805389918"/>
                <w:dataBinding w:xpath="/elements/element[@objid='00000004-0000-0009-0000-000000000000']/content[@alias='DataType ATTRIBUTE Name']" w:storeItemID="{D35B6978-45B9-4860-8E6E-EDB6F017D2CB}"/>
                <w:text w:multiLine="1"/>
              </w:sdtPr>
              <w:sdtEndPr/>
              <w:sdtContent>
                <w:customXmlInsRangeEnd w:id="583"/>
                <w:ins w:id="584" w:author="peng" w:date="2015-01-26T02:21:00Z">
                  <w:r w:rsidR="00420066">
                    <w:t>integer</w:t>
                  </w:r>
                </w:ins>
                <w:customXmlInsRangeStart w:id="585" w:author="peng" w:date="2015-01-26T02:21:00Z"/>
              </w:sdtContent>
            </w:sdt>
            <w:customXmlInsRangeEnd w:id="585"/>
            <w:ins w:id="586" w:author="peng" w:date="2015-01-26T02:21:00Z">
              <w:r w:rsidR="00420066">
                <w:t>,</w:t>
              </w:r>
            </w:ins>
            <w:customXmlInsRangeStart w:id="587" w:author="peng" w:date="2015-01-26T02:21:00Z"/>
            <w:sdt>
              <w:sdtPr>
                <w:rPr>
                  <w:rStyle w:val="ae"/>
                </w:rPr>
                <w:alias w:val="Parameter ATTRIBUTE ParameterPassing"/>
                <w:tag w:val="1083d617-b853-4600-a164-fd0543084852"/>
                <w:id w:val="-371001843"/>
                <w:dataBinding w:xpath="/elements/element[@objid='1083d617-b853-4600-a164-fd0543084852']/content[@alias='Parameter ATTRIBUTE ParameterPassing']" w:storeItemID="{D35B6978-45B9-4860-8E6E-EDB6F017D2CB}"/>
                <w:text w:multiLine="1"/>
              </w:sdtPr>
              <w:sdtEndPr>
                <w:rPr>
                  <w:rStyle w:val="ae"/>
                </w:rPr>
              </w:sdtEndPr>
              <w:sdtContent>
                <w:customXmlInsRangeEnd w:id="587"/>
                <w:ins w:id="588" w:author="peng" w:date="2015-01-26T02:21:00Z">
                  <w:r w:rsidR="00420066">
                    <w:rPr>
                      <w:rStyle w:val="ae"/>
                    </w:rPr>
                    <w:t>Inout</w:t>
                  </w:r>
                </w:ins>
                <w:customXmlInsRangeStart w:id="589" w:author="peng" w:date="2015-01-26T02:21:00Z"/>
              </w:sdtContent>
            </w:sdt>
            <w:customXmlInsRangeEnd w:id="589"/>
            <w:ins w:id="590" w:author="peng" w:date="2015-01-26T02:21:00Z">
              <w:r w:rsidR="00420066">
                <w:rPr>
                  <w:rStyle w:val="ae"/>
                </w:rPr>
                <w:t xml:space="preserve"> </w:t>
              </w:r>
            </w:ins>
            <w:customXmlInsRangeStart w:id="591" w:author="peng" w:date="2015-01-26T02:21:00Z"/>
            <w:sdt>
              <w:sdtPr>
                <w:alias w:val="Parameter ATTRIBUTE Name"/>
                <w:tag w:val="1083d617-b853-4600-a164-fd0543084852"/>
                <w:id w:val="-1108120434"/>
                <w:dataBinding w:xpath="/elements/element[@objid='1083d617-b853-4600-a164-fd0543084852']/content[@alias='Parameter ATTRIBUTE Name']" w:storeItemID="{D35B6978-45B9-4860-8E6E-EDB6F017D2CB}"/>
                <w:text w:multiLine="1"/>
              </w:sdtPr>
              <w:sdtEndPr/>
              <w:sdtContent>
                <w:customXmlInsRangeEnd w:id="591"/>
                <w:ins w:id="592" w:author="peng" w:date="2015-01-26T02:21:00Z">
                  <w:r w:rsidR="00420066">
                    <w:t>width</w:t>
                  </w:r>
                </w:ins>
                <w:customXmlInsRangeStart w:id="593" w:author="peng" w:date="2015-01-26T02:21:00Z"/>
              </w:sdtContent>
            </w:sdt>
            <w:customXmlInsRangeEnd w:id="593"/>
            <w:ins w:id="594" w:author="peng" w:date="2015-01-26T02:21:00Z">
              <w:r w:rsidR="00420066">
                <w:t xml:space="preserve"> </w:t>
              </w:r>
            </w:ins>
            <w:customXmlInsRangeStart w:id="595" w:author="peng" w:date="2015-01-26T02:21:00Z"/>
            <w:sdt>
              <w:sdtPr>
                <w:alias w:val="DataType ATTRIBUTE Name"/>
                <w:tag w:val="00000004-0000-0009-0000-000000000000"/>
                <w:id w:val="-280116713"/>
                <w:dataBinding w:xpath="/elements/element[@objid='00000004-0000-0009-0000-000000000000']/content[@alias='DataType ATTRIBUTE Name']" w:storeItemID="{D35B6978-45B9-4860-8E6E-EDB6F017D2CB}"/>
                <w:text w:multiLine="1"/>
              </w:sdtPr>
              <w:sdtEndPr/>
              <w:sdtContent>
                <w:customXmlInsRangeEnd w:id="595"/>
                <w:ins w:id="596" w:author="peng" w:date="2015-01-26T02:21:00Z">
                  <w:r w:rsidR="00420066">
                    <w:t>integer</w:t>
                  </w:r>
                </w:ins>
                <w:customXmlInsRangeStart w:id="597" w:author="peng" w:date="2015-01-26T02:21:00Z"/>
              </w:sdtContent>
            </w:sdt>
            <w:customXmlInsRangeEnd w:id="597"/>
            <w:ins w:id="598" w:author="peng" w:date="2015-01-26T02:21:00Z">
              <w:r w:rsidR="00420066">
                <w:t>,</w:t>
              </w:r>
            </w:ins>
            <w:customXmlInsRangeStart w:id="599" w:author="peng" w:date="2015-01-26T02:21:00Z"/>
            <w:sdt>
              <w:sdtPr>
                <w:rPr>
                  <w:rStyle w:val="ae"/>
                </w:rPr>
                <w:alias w:val="Parameter ATTRIBUTE ParameterPassing"/>
                <w:tag w:val="453272a2-262c-49fe-8425-5e7722211366"/>
                <w:id w:val="1269737137"/>
                <w:dataBinding w:xpath="/elements/element[@objid='453272a2-262c-49fe-8425-5e7722211366']/content[@alias='Parameter ATTRIBUTE ParameterPassing']" w:storeItemID="{D35B6978-45B9-4860-8E6E-EDB6F017D2CB}"/>
                <w:text w:multiLine="1"/>
              </w:sdtPr>
              <w:sdtEndPr>
                <w:rPr>
                  <w:rStyle w:val="ae"/>
                </w:rPr>
              </w:sdtEndPr>
              <w:sdtContent>
                <w:customXmlInsRangeEnd w:id="599"/>
                <w:ins w:id="600" w:author="peng" w:date="2015-01-26T02:21:00Z">
                  <w:r w:rsidR="00420066">
                    <w:rPr>
                      <w:rStyle w:val="ae"/>
                    </w:rPr>
                    <w:t>Inout</w:t>
                  </w:r>
                </w:ins>
                <w:customXmlInsRangeStart w:id="601" w:author="peng" w:date="2015-01-26T02:21:00Z"/>
              </w:sdtContent>
            </w:sdt>
            <w:customXmlInsRangeEnd w:id="601"/>
            <w:ins w:id="602" w:author="peng" w:date="2015-01-26T02:21:00Z">
              <w:r w:rsidR="00420066">
                <w:rPr>
                  <w:rStyle w:val="ae"/>
                </w:rPr>
                <w:t xml:space="preserve"> </w:t>
              </w:r>
            </w:ins>
            <w:customXmlInsRangeStart w:id="603" w:author="peng" w:date="2015-01-26T02:21:00Z"/>
            <w:sdt>
              <w:sdtPr>
                <w:alias w:val="Parameter ATTRIBUTE Name"/>
                <w:tag w:val="453272a2-262c-49fe-8425-5e7722211366"/>
                <w:id w:val="773286435"/>
                <w:dataBinding w:xpath="/elements/element[@objid='453272a2-262c-49fe-8425-5e7722211366']/content[@alias='Parameter ATTRIBUTE Name']" w:storeItemID="{D35B6978-45B9-4860-8E6E-EDB6F017D2CB}"/>
                <w:text w:multiLine="1"/>
              </w:sdtPr>
              <w:sdtEndPr/>
              <w:sdtContent>
                <w:customXmlInsRangeEnd w:id="603"/>
                <w:ins w:id="604" w:author="peng" w:date="2015-01-26T02:21:00Z">
                  <w:r w:rsidR="00420066">
                    <w:t>height</w:t>
                  </w:r>
                </w:ins>
                <w:customXmlInsRangeStart w:id="605" w:author="peng" w:date="2015-01-26T02:21:00Z"/>
              </w:sdtContent>
            </w:sdt>
            <w:customXmlInsRangeEnd w:id="605"/>
            <w:ins w:id="606" w:author="peng" w:date="2015-01-26T02:21:00Z">
              <w:r w:rsidR="00420066">
                <w:t xml:space="preserve"> </w:t>
              </w:r>
            </w:ins>
            <w:customXmlInsRangeStart w:id="607" w:author="peng" w:date="2015-01-26T02:21:00Z"/>
            <w:sdt>
              <w:sdtPr>
                <w:alias w:val="DataType ATTRIBUTE Name"/>
                <w:tag w:val="00000004-0000-0009-0000-000000000000"/>
                <w:id w:val="493999351"/>
                <w:dataBinding w:xpath="/elements/element[@objid='00000004-0000-0009-0000-000000000000']/content[@alias='DataType ATTRIBUTE Name']" w:storeItemID="{D35B6978-45B9-4860-8E6E-EDB6F017D2CB}"/>
                <w:text w:multiLine="1"/>
              </w:sdtPr>
              <w:sdtEndPr/>
              <w:sdtContent>
                <w:customXmlInsRangeEnd w:id="607"/>
                <w:ins w:id="608" w:author="peng" w:date="2015-01-26T02:21:00Z">
                  <w:r w:rsidR="00420066">
                    <w:t>integer</w:t>
                  </w:r>
                </w:ins>
                <w:customXmlInsRangeStart w:id="609" w:author="peng" w:date="2015-01-26T02:21:00Z"/>
              </w:sdtContent>
            </w:sdt>
            <w:customXmlInsRangeEnd w:id="609"/>
            <w:ins w:id="610" w:author="peng" w:date="2015-01-26T02:21:00Z">
              <w:r w:rsidR="00420066">
                <w:t>)</w:t>
              </w:r>
            </w:ins>
          </w:p>
        </w:tc>
        <w:tc>
          <w:tcPr>
            <w:tcW w:w="0" w:type="auto"/>
          </w:tcPr>
          <w:p w14:paraId="6B9584DA"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611" w:author="peng" w:date="2015-01-26T02:21:00Z"/>
              </w:rPr>
            </w:pPr>
            <w:customXmlInsRangeStart w:id="612" w:author="peng" w:date="2015-01-26T02:21:00Z"/>
            <w:sdt>
              <w:sdtPr>
                <w:alias w:val="Operation NOTE description 0"/>
                <w:tag w:val="d2e76ede-7957-415b-a548-bb88abaab29a"/>
                <w:id w:val="1898314678"/>
                <w:dataBinding w:xpath="/elements/element[@objid='d2e76ede-7957-415b-a548-bb88abaab29a']/content[@alias='Operation NOTE description 0']" w:storeItemID="{D35B6978-45B9-4860-8E6E-EDB6F017D2CB}"/>
                <w:text w:multiLine="1"/>
              </w:sdtPr>
              <w:sdtEndPr/>
              <w:sdtContent>
                <w:customXmlInsRangeEnd w:id="612"/>
                <w:ins w:id="613" w:author="peng" w:date="2015-01-26T02:21:00Z">
                  <w:r w:rsidR="00420066">
                    <w:t>initialize instance of HOGParam with manual setting</w:t>
                  </w:r>
                </w:ins>
                <w:customXmlInsRangeStart w:id="614" w:author="peng" w:date="2015-01-26T02:21:00Z"/>
              </w:sdtContent>
            </w:sdt>
            <w:customXmlInsRangeEnd w:id="614"/>
          </w:p>
        </w:tc>
      </w:tr>
      <w:tr w:rsidR="00420066" w14:paraId="09DB0DCC" w14:textId="77777777" w:rsidTr="00420066">
        <w:trPr>
          <w:jc w:val="both"/>
          <w:ins w:id="61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901FCF9" w14:textId="77777777" w:rsidR="00420066" w:rsidRDefault="007D1D13" w:rsidP="00420066">
            <w:pPr>
              <w:rPr>
                <w:ins w:id="616" w:author="peng" w:date="2015-01-26T02:21:00Z"/>
              </w:rPr>
            </w:pPr>
            <w:customXmlInsRangeStart w:id="617" w:author="peng" w:date="2015-01-26T02:21:00Z"/>
            <w:sdt>
              <w:sdtPr>
                <w:alias w:val="Enumeration ATTRIBUTE Name"/>
                <w:tag w:val="cf22af6c-1565-40d4-9531-dbb6818406b1"/>
                <w:id w:val="-444847861"/>
                <w:dataBinding w:xpath="/elements/element[@objid='cf22af6c-1565-40d4-9531-dbb6818406b1']/content[@alias='Enumeration ATTRIBUTE Name']" w:storeItemID="{D35B6978-45B9-4860-8E6E-EDB6F017D2CB}"/>
                <w:text w:multiLine="1"/>
              </w:sdtPr>
              <w:sdtEndPr/>
              <w:sdtContent>
                <w:customXmlInsRangeEnd w:id="617"/>
                <w:ins w:id="618" w:author="peng" w:date="2015-01-26T02:21:00Z">
                  <w:r w:rsidR="00420066">
                    <w:t>BlockType</w:t>
                  </w:r>
                </w:ins>
                <w:customXmlInsRangeStart w:id="619" w:author="peng" w:date="2015-01-26T02:21:00Z"/>
              </w:sdtContent>
            </w:sdt>
            <w:customXmlInsRangeEnd w:id="619"/>
            <w:ins w:id="620" w:author="peng" w:date="2015-01-26T02:21:00Z">
              <w:r w:rsidR="00420066">
                <w:t xml:space="preserve"> </w:t>
              </w:r>
            </w:ins>
            <w:customXmlInsRangeStart w:id="621" w:author="peng" w:date="2015-01-26T02:21:00Z"/>
            <w:sdt>
              <w:sdtPr>
                <w:alias w:val="Operation ATTRIBUTE Name"/>
                <w:tag w:val="be1bd032-2b3c-4492-a4bf-68ee847d6f25"/>
                <w:id w:val="-566035575"/>
                <w:dataBinding w:xpath="/elements/element[@objid='be1bd032-2b3c-4492-a4bf-68ee847d6f25']/content[@alias='Operation ATTRIBUTE Name']" w:storeItemID="{D35B6978-45B9-4860-8E6E-EDB6F017D2CB}"/>
                <w:text w:multiLine="1"/>
              </w:sdtPr>
              <w:sdtEndPr/>
              <w:sdtContent>
                <w:customXmlInsRangeEnd w:id="621"/>
                <w:ins w:id="622" w:author="peng" w:date="2015-01-26T02:21:00Z">
                  <w:r w:rsidR="00420066">
                    <w:t>getBlockType</w:t>
                  </w:r>
                </w:ins>
                <w:customXmlInsRangeStart w:id="623" w:author="peng" w:date="2015-01-26T02:21:00Z"/>
              </w:sdtContent>
            </w:sdt>
            <w:customXmlInsRangeEnd w:id="623"/>
            <w:ins w:id="624" w:author="peng" w:date="2015-01-26T02:21:00Z">
              <w:r w:rsidR="00420066">
                <w:t xml:space="preserve"> ()</w:t>
              </w:r>
            </w:ins>
          </w:p>
        </w:tc>
        <w:tc>
          <w:tcPr>
            <w:tcW w:w="0" w:type="auto"/>
          </w:tcPr>
          <w:p w14:paraId="7C52A6EF"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625" w:author="peng" w:date="2015-01-26T02:21:00Z"/>
              </w:rPr>
            </w:pPr>
            <w:customXmlInsRangeStart w:id="626" w:author="peng" w:date="2015-01-26T02:21:00Z"/>
            <w:sdt>
              <w:sdtPr>
                <w:alias w:val="Operation NOTE description 0"/>
                <w:tag w:val="be1bd032-2b3c-4492-a4bf-68ee847d6f25"/>
                <w:id w:val="641552227"/>
                <w:dataBinding w:xpath="/elements/element[@objid='be1bd032-2b3c-4492-a4bf-68ee847d6f25']/content[@alias='Operation NOTE description 0']" w:storeItemID="{D35B6978-45B9-4860-8E6E-EDB6F017D2CB}"/>
                <w:text w:multiLine="1"/>
              </w:sdtPr>
              <w:sdtEndPr/>
              <w:sdtContent>
                <w:customXmlInsRangeEnd w:id="626"/>
                <w:ins w:id="627" w:author="peng" w:date="2015-01-26T02:21:00Z">
                  <w:r w:rsidR="00420066">
                    <w:t>return blockType variable</w:t>
                  </w:r>
                </w:ins>
                <w:customXmlInsRangeStart w:id="628" w:author="peng" w:date="2015-01-26T02:21:00Z"/>
              </w:sdtContent>
            </w:sdt>
            <w:customXmlInsRangeEnd w:id="628"/>
          </w:p>
        </w:tc>
      </w:tr>
      <w:tr w:rsidR="00420066" w14:paraId="162DA9FE" w14:textId="77777777" w:rsidTr="00420066">
        <w:trPr>
          <w:cnfStyle w:val="000000100000" w:firstRow="0" w:lastRow="0" w:firstColumn="0" w:lastColumn="0" w:oddVBand="0" w:evenVBand="0" w:oddHBand="1" w:evenHBand="0" w:firstRowFirstColumn="0" w:firstRowLastColumn="0" w:lastRowFirstColumn="0" w:lastRowLastColumn="0"/>
          <w:jc w:val="both"/>
          <w:ins w:id="62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3ACFF09" w14:textId="77777777" w:rsidR="00420066" w:rsidRDefault="007D1D13" w:rsidP="00420066">
            <w:pPr>
              <w:rPr>
                <w:ins w:id="630" w:author="peng" w:date="2015-01-26T02:21:00Z"/>
              </w:rPr>
            </w:pPr>
            <w:customXmlInsRangeStart w:id="631" w:author="peng" w:date="2015-01-26T02:21:00Z"/>
            <w:sdt>
              <w:sdtPr>
                <w:alias w:val="DataType ATTRIBUTE Name"/>
                <w:tag w:val="00000004-0000-0009-0000-000000000000"/>
                <w:id w:val="-768457945"/>
                <w:dataBinding w:xpath="/elements/element[@objid='00000004-0000-0009-0000-000000000000']/content[@alias='DataType ATTRIBUTE Name']" w:storeItemID="{D35B6978-45B9-4860-8E6E-EDB6F017D2CB}"/>
                <w:text w:multiLine="1"/>
              </w:sdtPr>
              <w:sdtEndPr/>
              <w:sdtContent>
                <w:customXmlInsRangeEnd w:id="631"/>
                <w:ins w:id="632" w:author="peng" w:date="2015-01-26T02:21:00Z">
                  <w:r w:rsidR="00420066">
                    <w:t>integer</w:t>
                  </w:r>
                </w:ins>
                <w:customXmlInsRangeStart w:id="633" w:author="peng" w:date="2015-01-26T02:21:00Z"/>
              </w:sdtContent>
            </w:sdt>
            <w:customXmlInsRangeEnd w:id="633"/>
            <w:ins w:id="634" w:author="peng" w:date="2015-01-26T02:21:00Z">
              <w:r w:rsidR="00420066">
                <w:t xml:space="preserve"> </w:t>
              </w:r>
            </w:ins>
            <w:customXmlInsRangeStart w:id="635" w:author="peng" w:date="2015-01-26T02:21:00Z"/>
            <w:sdt>
              <w:sdtPr>
                <w:alias w:val="Operation ATTRIBUTE Name"/>
                <w:tag w:val="0b9e77c2-03ba-4d2f-b30c-fa56df1acc20"/>
                <w:id w:val="-1838229130"/>
                <w:dataBinding w:xpath="/elements/element[@objid='0b9e77c2-03ba-4d2f-b30c-fa56df1acc20']/content[@alias='Operation ATTRIBUTE Name']" w:storeItemID="{D35B6978-45B9-4860-8E6E-EDB6F017D2CB}"/>
                <w:text w:multiLine="1"/>
              </w:sdtPr>
              <w:sdtEndPr/>
              <w:sdtContent>
                <w:customXmlInsRangeEnd w:id="635"/>
                <w:ins w:id="636" w:author="peng" w:date="2015-01-26T02:21:00Z">
                  <w:r w:rsidR="00420066">
                    <w:t>getBinNumber</w:t>
                  </w:r>
                </w:ins>
                <w:customXmlInsRangeStart w:id="637" w:author="peng" w:date="2015-01-26T02:21:00Z"/>
              </w:sdtContent>
            </w:sdt>
            <w:customXmlInsRangeEnd w:id="637"/>
            <w:ins w:id="638" w:author="peng" w:date="2015-01-26T02:21:00Z">
              <w:r w:rsidR="00420066">
                <w:t xml:space="preserve"> ()</w:t>
              </w:r>
            </w:ins>
          </w:p>
        </w:tc>
        <w:tc>
          <w:tcPr>
            <w:tcW w:w="0" w:type="auto"/>
          </w:tcPr>
          <w:p w14:paraId="0EC0D16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639" w:author="peng" w:date="2015-01-26T02:21:00Z"/>
              </w:rPr>
            </w:pPr>
            <w:customXmlInsRangeStart w:id="640" w:author="peng" w:date="2015-01-26T02:21:00Z"/>
            <w:sdt>
              <w:sdtPr>
                <w:alias w:val="Operation NOTE description 0"/>
                <w:tag w:val="0b9e77c2-03ba-4d2f-b30c-fa56df1acc20"/>
                <w:id w:val="-260376436"/>
                <w:dataBinding w:xpath="/elements/element[@objid='0b9e77c2-03ba-4d2f-b30c-fa56df1acc20']/content[@alias='Operation NOTE description 0']" w:storeItemID="{D35B6978-45B9-4860-8E6E-EDB6F017D2CB}"/>
                <w:text w:multiLine="1"/>
              </w:sdtPr>
              <w:sdtEndPr/>
              <w:sdtContent>
                <w:customXmlInsRangeEnd w:id="640"/>
                <w:ins w:id="641" w:author="peng" w:date="2015-01-26T02:21:00Z">
                  <w:r w:rsidR="00420066">
                    <w:t>return binNumber variable</w:t>
                  </w:r>
                </w:ins>
                <w:customXmlInsRangeStart w:id="642" w:author="peng" w:date="2015-01-26T02:21:00Z"/>
              </w:sdtContent>
            </w:sdt>
            <w:customXmlInsRangeEnd w:id="642"/>
          </w:p>
        </w:tc>
      </w:tr>
      <w:tr w:rsidR="00420066" w14:paraId="11D35F63" w14:textId="77777777" w:rsidTr="00420066">
        <w:trPr>
          <w:jc w:val="both"/>
          <w:ins w:id="64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0DF45BE" w14:textId="77777777" w:rsidR="00420066" w:rsidRDefault="007D1D13" w:rsidP="00420066">
            <w:pPr>
              <w:rPr>
                <w:ins w:id="644" w:author="peng" w:date="2015-01-26T02:21:00Z"/>
              </w:rPr>
            </w:pPr>
            <w:customXmlInsRangeStart w:id="645" w:author="peng" w:date="2015-01-26T02:21:00Z"/>
            <w:sdt>
              <w:sdtPr>
                <w:alias w:val="DataType ATTRIBUTE Name"/>
                <w:tag w:val="00000004-0000-0009-0000-000000000000"/>
                <w:id w:val="-2039115289"/>
                <w:dataBinding w:xpath="/elements/element[@objid='00000004-0000-0009-0000-000000000000']/content[@alias='DataType ATTRIBUTE Name']" w:storeItemID="{D35B6978-45B9-4860-8E6E-EDB6F017D2CB}"/>
                <w:text w:multiLine="1"/>
              </w:sdtPr>
              <w:sdtEndPr/>
              <w:sdtContent>
                <w:customXmlInsRangeEnd w:id="645"/>
                <w:ins w:id="646" w:author="peng" w:date="2015-01-26T02:21:00Z">
                  <w:r w:rsidR="00420066">
                    <w:t>integer</w:t>
                  </w:r>
                </w:ins>
                <w:customXmlInsRangeStart w:id="647" w:author="peng" w:date="2015-01-26T02:21:00Z"/>
              </w:sdtContent>
            </w:sdt>
            <w:customXmlInsRangeEnd w:id="647"/>
            <w:ins w:id="648" w:author="peng" w:date="2015-01-26T02:21:00Z">
              <w:r w:rsidR="00420066">
                <w:t xml:space="preserve"> </w:t>
              </w:r>
            </w:ins>
            <w:customXmlInsRangeStart w:id="649" w:author="peng" w:date="2015-01-26T02:21:00Z"/>
            <w:sdt>
              <w:sdtPr>
                <w:alias w:val="Operation ATTRIBUTE Name"/>
                <w:tag w:val="a8104f0a-6bad-4634-8a47-6040e3a8cbbf"/>
                <w:id w:val="-1355570891"/>
                <w:dataBinding w:xpath="/elements/element[@objid='a8104f0a-6bad-4634-8a47-6040e3a8cbbf']/content[@alias='Operation ATTRIBUTE Name']" w:storeItemID="{D35B6978-45B9-4860-8E6E-EDB6F017D2CB}"/>
                <w:text w:multiLine="1"/>
              </w:sdtPr>
              <w:sdtEndPr/>
              <w:sdtContent>
                <w:customXmlInsRangeEnd w:id="649"/>
                <w:ins w:id="650" w:author="peng" w:date="2015-01-26T02:21:00Z">
                  <w:r w:rsidR="00420066">
                    <w:t>getCellWidth</w:t>
                  </w:r>
                </w:ins>
                <w:customXmlInsRangeStart w:id="651" w:author="peng" w:date="2015-01-26T02:21:00Z"/>
              </w:sdtContent>
            </w:sdt>
            <w:customXmlInsRangeEnd w:id="651"/>
            <w:ins w:id="652" w:author="peng" w:date="2015-01-26T02:21:00Z">
              <w:r w:rsidR="00420066">
                <w:t xml:space="preserve"> ()</w:t>
              </w:r>
            </w:ins>
          </w:p>
        </w:tc>
        <w:tc>
          <w:tcPr>
            <w:tcW w:w="0" w:type="auto"/>
          </w:tcPr>
          <w:p w14:paraId="40838D5F"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653" w:author="peng" w:date="2015-01-26T02:21:00Z"/>
              </w:rPr>
            </w:pPr>
            <w:customXmlInsRangeStart w:id="654" w:author="peng" w:date="2015-01-26T02:21:00Z"/>
            <w:sdt>
              <w:sdtPr>
                <w:alias w:val="Operation NOTE description 0"/>
                <w:tag w:val="a8104f0a-6bad-4634-8a47-6040e3a8cbbf"/>
                <w:id w:val="-611822444"/>
                <w:dataBinding w:xpath="/elements/element[@objid='a8104f0a-6bad-4634-8a47-6040e3a8cbbf']/content[@alias='Operation NOTE description 0']" w:storeItemID="{D35B6978-45B9-4860-8E6E-EDB6F017D2CB}"/>
                <w:text w:multiLine="1"/>
              </w:sdtPr>
              <w:sdtEndPr/>
              <w:sdtContent>
                <w:customXmlInsRangeEnd w:id="654"/>
                <w:ins w:id="655" w:author="peng" w:date="2015-01-26T02:21:00Z">
                  <w:r w:rsidR="00420066">
                    <w:t>return cellWidth variable</w:t>
                  </w:r>
                </w:ins>
                <w:customXmlInsRangeStart w:id="656" w:author="peng" w:date="2015-01-26T02:21:00Z"/>
              </w:sdtContent>
            </w:sdt>
            <w:customXmlInsRangeEnd w:id="656"/>
          </w:p>
        </w:tc>
      </w:tr>
      <w:tr w:rsidR="00420066" w14:paraId="264523D4" w14:textId="77777777" w:rsidTr="00420066">
        <w:trPr>
          <w:cnfStyle w:val="000000100000" w:firstRow="0" w:lastRow="0" w:firstColumn="0" w:lastColumn="0" w:oddVBand="0" w:evenVBand="0" w:oddHBand="1" w:evenHBand="0" w:firstRowFirstColumn="0" w:firstRowLastColumn="0" w:lastRowFirstColumn="0" w:lastRowLastColumn="0"/>
          <w:jc w:val="both"/>
          <w:ins w:id="65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4FF25B0" w14:textId="77777777" w:rsidR="00420066" w:rsidRDefault="007D1D13" w:rsidP="00420066">
            <w:pPr>
              <w:rPr>
                <w:ins w:id="658" w:author="peng" w:date="2015-01-26T02:21:00Z"/>
              </w:rPr>
            </w:pPr>
            <w:customXmlInsRangeStart w:id="659" w:author="peng" w:date="2015-01-26T02:21:00Z"/>
            <w:sdt>
              <w:sdtPr>
                <w:alias w:val="DataType ATTRIBUTE Name"/>
                <w:tag w:val="00000004-0000-0009-0000-000000000000"/>
                <w:id w:val="379678907"/>
                <w:dataBinding w:xpath="/elements/element[@objid='00000004-0000-0009-0000-000000000000']/content[@alias='DataType ATTRIBUTE Name']" w:storeItemID="{D35B6978-45B9-4860-8E6E-EDB6F017D2CB}"/>
                <w:text w:multiLine="1"/>
              </w:sdtPr>
              <w:sdtEndPr/>
              <w:sdtContent>
                <w:customXmlInsRangeEnd w:id="659"/>
                <w:ins w:id="660" w:author="peng" w:date="2015-01-26T02:21:00Z">
                  <w:r w:rsidR="00420066">
                    <w:t>integer</w:t>
                  </w:r>
                </w:ins>
                <w:customXmlInsRangeStart w:id="661" w:author="peng" w:date="2015-01-26T02:21:00Z"/>
              </w:sdtContent>
            </w:sdt>
            <w:customXmlInsRangeEnd w:id="661"/>
            <w:ins w:id="662" w:author="peng" w:date="2015-01-26T02:21:00Z">
              <w:r w:rsidR="00420066">
                <w:t xml:space="preserve"> </w:t>
              </w:r>
            </w:ins>
            <w:customXmlInsRangeStart w:id="663" w:author="peng" w:date="2015-01-26T02:21:00Z"/>
            <w:sdt>
              <w:sdtPr>
                <w:alias w:val="Operation ATTRIBUTE Name"/>
                <w:tag w:val="10c2d8f6-5a5f-4851-84b8-25476e549c68"/>
                <w:id w:val="353466556"/>
                <w:dataBinding w:xpath="/elements/element[@objid='10c2d8f6-5a5f-4851-84b8-25476e549c68']/content[@alias='Operation ATTRIBUTE Name']" w:storeItemID="{D35B6978-45B9-4860-8E6E-EDB6F017D2CB}"/>
                <w:text w:multiLine="1"/>
              </w:sdtPr>
              <w:sdtEndPr/>
              <w:sdtContent>
                <w:customXmlInsRangeEnd w:id="663"/>
                <w:ins w:id="664" w:author="peng" w:date="2015-01-26T02:21:00Z">
                  <w:r w:rsidR="00420066">
                    <w:t>getCellHeight</w:t>
                  </w:r>
                </w:ins>
                <w:customXmlInsRangeStart w:id="665" w:author="peng" w:date="2015-01-26T02:21:00Z"/>
              </w:sdtContent>
            </w:sdt>
            <w:customXmlInsRangeEnd w:id="665"/>
            <w:ins w:id="666" w:author="peng" w:date="2015-01-26T02:21:00Z">
              <w:r w:rsidR="00420066">
                <w:t xml:space="preserve"> ()</w:t>
              </w:r>
            </w:ins>
          </w:p>
        </w:tc>
        <w:tc>
          <w:tcPr>
            <w:tcW w:w="0" w:type="auto"/>
          </w:tcPr>
          <w:p w14:paraId="7B55D123"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667" w:author="peng" w:date="2015-01-26T02:21:00Z"/>
              </w:rPr>
            </w:pPr>
            <w:customXmlInsRangeStart w:id="668" w:author="peng" w:date="2015-01-26T02:21:00Z"/>
            <w:sdt>
              <w:sdtPr>
                <w:alias w:val="Operation NOTE description 0"/>
                <w:tag w:val="10c2d8f6-5a5f-4851-84b8-25476e549c68"/>
                <w:id w:val="488827756"/>
                <w:dataBinding w:xpath="/elements/element[@objid='10c2d8f6-5a5f-4851-84b8-25476e549c68']/content[@alias='Operation NOTE description 0']" w:storeItemID="{D35B6978-45B9-4860-8E6E-EDB6F017D2CB}"/>
                <w:text w:multiLine="1"/>
              </w:sdtPr>
              <w:sdtEndPr/>
              <w:sdtContent>
                <w:customXmlInsRangeEnd w:id="668"/>
                <w:ins w:id="669" w:author="peng" w:date="2015-01-26T02:21:00Z">
                  <w:r w:rsidR="00420066">
                    <w:t>return cellHeight variable</w:t>
                  </w:r>
                </w:ins>
                <w:customXmlInsRangeStart w:id="670" w:author="peng" w:date="2015-01-26T02:21:00Z"/>
              </w:sdtContent>
            </w:sdt>
            <w:customXmlInsRangeEnd w:id="670"/>
          </w:p>
        </w:tc>
      </w:tr>
      <w:tr w:rsidR="00420066" w14:paraId="609C432E" w14:textId="77777777" w:rsidTr="00420066">
        <w:trPr>
          <w:jc w:val="both"/>
          <w:ins w:id="67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57C3616" w14:textId="77777777" w:rsidR="00420066" w:rsidRDefault="007D1D13" w:rsidP="00420066">
            <w:pPr>
              <w:rPr>
                <w:ins w:id="672" w:author="peng" w:date="2015-01-26T02:21:00Z"/>
              </w:rPr>
            </w:pPr>
            <w:customXmlInsRangeStart w:id="673" w:author="peng" w:date="2015-01-26T02:21:00Z"/>
            <w:sdt>
              <w:sdtPr>
                <w:alias w:val="DataType ATTRIBUTE Name"/>
                <w:tag w:val="00000004-0000-0009-0000-000000000000"/>
                <w:id w:val="142551778"/>
                <w:dataBinding w:xpath="/elements/element[@objid='00000004-0000-0009-0000-000000000000']/content[@alias='DataType ATTRIBUTE Name']" w:storeItemID="{D35B6978-45B9-4860-8E6E-EDB6F017D2CB}"/>
                <w:text w:multiLine="1"/>
              </w:sdtPr>
              <w:sdtEndPr/>
              <w:sdtContent>
                <w:customXmlInsRangeEnd w:id="673"/>
                <w:ins w:id="674" w:author="peng" w:date="2015-01-26T02:21:00Z">
                  <w:r w:rsidR="00420066">
                    <w:t>integer</w:t>
                  </w:r>
                </w:ins>
                <w:customXmlInsRangeStart w:id="675" w:author="peng" w:date="2015-01-26T02:21:00Z"/>
              </w:sdtContent>
            </w:sdt>
            <w:customXmlInsRangeEnd w:id="675"/>
            <w:ins w:id="676" w:author="peng" w:date="2015-01-26T02:21:00Z">
              <w:r w:rsidR="00420066">
                <w:t xml:space="preserve"> </w:t>
              </w:r>
            </w:ins>
            <w:customXmlInsRangeStart w:id="677" w:author="peng" w:date="2015-01-26T02:21:00Z"/>
            <w:sdt>
              <w:sdtPr>
                <w:alias w:val="Operation ATTRIBUTE Name"/>
                <w:tag w:val="2b71dd5a-6487-43dc-8a4f-8a1d9e304c82"/>
                <w:id w:val="1848517026"/>
                <w:dataBinding w:xpath="/elements/element[@objid='2b71dd5a-6487-43dc-8a4f-8a1d9e304c82']/content[@alias='Operation ATTRIBUTE Name']" w:storeItemID="{D35B6978-45B9-4860-8E6E-EDB6F017D2CB}"/>
                <w:text w:multiLine="1"/>
              </w:sdtPr>
              <w:sdtEndPr/>
              <w:sdtContent>
                <w:customXmlInsRangeEnd w:id="677"/>
                <w:ins w:id="678" w:author="peng" w:date="2015-01-26T02:21:00Z">
                  <w:r w:rsidR="00420066">
                    <w:t>getBlockWidth</w:t>
                  </w:r>
                </w:ins>
                <w:customXmlInsRangeStart w:id="679" w:author="peng" w:date="2015-01-26T02:21:00Z"/>
              </w:sdtContent>
            </w:sdt>
            <w:customXmlInsRangeEnd w:id="679"/>
            <w:ins w:id="680" w:author="peng" w:date="2015-01-26T02:21:00Z">
              <w:r w:rsidR="00420066">
                <w:t xml:space="preserve"> ()</w:t>
              </w:r>
            </w:ins>
          </w:p>
        </w:tc>
        <w:tc>
          <w:tcPr>
            <w:tcW w:w="0" w:type="auto"/>
          </w:tcPr>
          <w:p w14:paraId="4933BB10"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681" w:author="peng" w:date="2015-01-26T02:21:00Z"/>
              </w:rPr>
            </w:pPr>
            <w:customXmlInsRangeStart w:id="682" w:author="peng" w:date="2015-01-26T02:21:00Z"/>
            <w:sdt>
              <w:sdtPr>
                <w:alias w:val="Operation NOTE description 0"/>
                <w:tag w:val="2b71dd5a-6487-43dc-8a4f-8a1d9e304c82"/>
                <w:id w:val="-1567019504"/>
                <w:dataBinding w:xpath="/elements/element[@objid='2b71dd5a-6487-43dc-8a4f-8a1d9e304c82']/content[@alias='Operation NOTE description 0']" w:storeItemID="{D35B6978-45B9-4860-8E6E-EDB6F017D2CB}"/>
                <w:text w:multiLine="1"/>
              </w:sdtPr>
              <w:sdtEndPr/>
              <w:sdtContent>
                <w:customXmlInsRangeEnd w:id="682"/>
                <w:ins w:id="683" w:author="peng" w:date="2015-01-26T02:21:00Z">
                  <w:r w:rsidR="00420066">
                    <w:t>return blockWidth variable</w:t>
                  </w:r>
                </w:ins>
                <w:customXmlInsRangeStart w:id="684" w:author="peng" w:date="2015-01-26T02:21:00Z"/>
              </w:sdtContent>
            </w:sdt>
            <w:customXmlInsRangeEnd w:id="684"/>
          </w:p>
        </w:tc>
      </w:tr>
      <w:tr w:rsidR="00420066" w14:paraId="0CFF746C" w14:textId="77777777" w:rsidTr="00420066">
        <w:trPr>
          <w:cnfStyle w:val="000000100000" w:firstRow="0" w:lastRow="0" w:firstColumn="0" w:lastColumn="0" w:oddVBand="0" w:evenVBand="0" w:oddHBand="1" w:evenHBand="0" w:firstRowFirstColumn="0" w:firstRowLastColumn="0" w:lastRowFirstColumn="0" w:lastRowLastColumn="0"/>
          <w:jc w:val="both"/>
          <w:ins w:id="68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5CA2AE7" w14:textId="77777777" w:rsidR="00420066" w:rsidRDefault="007D1D13" w:rsidP="00420066">
            <w:pPr>
              <w:rPr>
                <w:ins w:id="686" w:author="peng" w:date="2015-01-26T02:21:00Z"/>
              </w:rPr>
            </w:pPr>
            <w:customXmlInsRangeStart w:id="687" w:author="peng" w:date="2015-01-26T02:21:00Z"/>
            <w:sdt>
              <w:sdtPr>
                <w:alias w:val="DataType ATTRIBUTE Name"/>
                <w:tag w:val="00000004-0000-0009-0000-000000000000"/>
                <w:id w:val="1578861498"/>
                <w:dataBinding w:xpath="/elements/element[@objid='00000004-0000-0009-0000-000000000000']/content[@alias='DataType ATTRIBUTE Name']" w:storeItemID="{D35B6978-45B9-4860-8E6E-EDB6F017D2CB}"/>
                <w:text w:multiLine="1"/>
              </w:sdtPr>
              <w:sdtEndPr/>
              <w:sdtContent>
                <w:customXmlInsRangeEnd w:id="687"/>
                <w:ins w:id="688" w:author="peng" w:date="2015-01-26T02:21:00Z">
                  <w:r w:rsidR="00420066">
                    <w:t>integer</w:t>
                  </w:r>
                </w:ins>
                <w:customXmlInsRangeStart w:id="689" w:author="peng" w:date="2015-01-26T02:21:00Z"/>
              </w:sdtContent>
            </w:sdt>
            <w:customXmlInsRangeEnd w:id="689"/>
            <w:ins w:id="690" w:author="peng" w:date="2015-01-26T02:21:00Z">
              <w:r w:rsidR="00420066">
                <w:t xml:space="preserve"> </w:t>
              </w:r>
            </w:ins>
            <w:customXmlInsRangeStart w:id="691" w:author="peng" w:date="2015-01-26T02:21:00Z"/>
            <w:sdt>
              <w:sdtPr>
                <w:alias w:val="Operation ATTRIBUTE Name"/>
                <w:tag w:val="2328c3cd-64f2-463b-8b09-f112f32f2ed7"/>
                <w:id w:val="-823434002"/>
                <w:dataBinding w:xpath="/elements/element[@objid='2328c3cd-64f2-463b-8b09-f112f32f2ed7']/content[@alias='Operation ATTRIBUTE Name']" w:storeItemID="{D35B6978-45B9-4860-8E6E-EDB6F017D2CB}"/>
                <w:text w:multiLine="1"/>
              </w:sdtPr>
              <w:sdtEndPr/>
              <w:sdtContent>
                <w:customXmlInsRangeEnd w:id="691"/>
                <w:ins w:id="692" w:author="peng" w:date="2015-01-26T02:21:00Z">
                  <w:r w:rsidR="00420066">
                    <w:t>getBlockHeight</w:t>
                  </w:r>
                </w:ins>
                <w:customXmlInsRangeStart w:id="693" w:author="peng" w:date="2015-01-26T02:21:00Z"/>
              </w:sdtContent>
            </w:sdt>
            <w:customXmlInsRangeEnd w:id="693"/>
            <w:ins w:id="694" w:author="peng" w:date="2015-01-26T02:21:00Z">
              <w:r w:rsidR="00420066">
                <w:t xml:space="preserve"> ()</w:t>
              </w:r>
            </w:ins>
          </w:p>
        </w:tc>
        <w:tc>
          <w:tcPr>
            <w:tcW w:w="0" w:type="auto"/>
          </w:tcPr>
          <w:p w14:paraId="17DCCF0A"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695" w:author="peng" w:date="2015-01-26T02:21:00Z"/>
              </w:rPr>
            </w:pPr>
            <w:customXmlInsRangeStart w:id="696" w:author="peng" w:date="2015-01-26T02:21:00Z"/>
            <w:sdt>
              <w:sdtPr>
                <w:alias w:val="Operation NOTE description 0"/>
                <w:tag w:val="2328c3cd-64f2-463b-8b09-f112f32f2ed7"/>
                <w:id w:val="1634514872"/>
                <w:dataBinding w:xpath="/elements/element[@objid='2328c3cd-64f2-463b-8b09-f112f32f2ed7']/content[@alias='Operation NOTE description 0']" w:storeItemID="{D35B6978-45B9-4860-8E6E-EDB6F017D2CB}"/>
                <w:text w:multiLine="1"/>
              </w:sdtPr>
              <w:sdtEndPr/>
              <w:sdtContent>
                <w:customXmlInsRangeEnd w:id="696"/>
                <w:ins w:id="697" w:author="peng" w:date="2015-01-26T02:21:00Z">
                  <w:r w:rsidR="00420066">
                    <w:t>return blockHeight variable</w:t>
                  </w:r>
                </w:ins>
                <w:customXmlInsRangeStart w:id="698" w:author="peng" w:date="2015-01-26T02:21:00Z"/>
              </w:sdtContent>
            </w:sdt>
            <w:customXmlInsRangeEnd w:id="698"/>
          </w:p>
        </w:tc>
      </w:tr>
      <w:tr w:rsidR="00420066" w14:paraId="0DF3F0E1" w14:textId="77777777" w:rsidTr="00420066">
        <w:trPr>
          <w:jc w:val="both"/>
          <w:ins w:id="69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F221925" w14:textId="77777777" w:rsidR="00420066" w:rsidRDefault="007D1D13" w:rsidP="00420066">
            <w:pPr>
              <w:rPr>
                <w:ins w:id="700" w:author="peng" w:date="2015-01-26T02:21:00Z"/>
              </w:rPr>
            </w:pPr>
            <w:customXmlInsRangeStart w:id="701" w:author="peng" w:date="2015-01-26T02:21:00Z"/>
            <w:sdt>
              <w:sdtPr>
                <w:alias w:val="DataType ATTRIBUTE Name"/>
                <w:tag w:val="00000004-0000-0009-0000-000000000000"/>
                <w:id w:val="-2071715600"/>
                <w:dataBinding w:xpath="/elements/element[@objid='00000004-0000-0009-0000-000000000000']/content[@alias='DataType ATTRIBUTE Name']" w:storeItemID="{D35B6978-45B9-4860-8E6E-EDB6F017D2CB}"/>
                <w:text w:multiLine="1"/>
              </w:sdtPr>
              <w:sdtEndPr/>
              <w:sdtContent>
                <w:customXmlInsRangeEnd w:id="701"/>
                <w:ins w:id="702" w:author="peng" w:date="2015-01-26T02:21:00Z">
                  <w:r w:rsidR="00420066">
                    <w:t>integer</w:t>
                  </w:r>
                </w:ins>
                <w:customXmlInsRangeStart w:id="703" w:author="peng" w:date="2015-01-26T02:21:00Z"/>
              </w:sdtContent>
            </w:sdt>
            <w:customXmlInsRangeEnd w:id="703"/>
            <w:ins w:id="704" w:author="peng" w:date="2015-01-26T02:21:00Z">
              <w:r w:rsidR="00420066">
                <w:t xml:space="preserve"> </w:t>
              </w:r>
            </w:ins>
            <w:customXmlInsRangeStart w:id="705" w:author="peng" w:date="2015-01-26T02:21:00Z"/>
            <w:sdt>
              <w:sdtPr>
                <w:alias w:val="Operation ATTRIBUTE Name"/>
                <w:tag w:val="362a3bfc-1956-4e8c-9f2a-7ad926505635"/>
                <w:id w:val="-423577784"/>
                <w:dataBinding w:xpath="/elements/element[@objid='362a3bfc-1956-4e8c-9f2a-7ad926505635']/content[@alias='Operation ATTRIBUTE Name']" w:storeItemID="{D35B6978-45B9-4860-8E6E-EDB6F017D2CB}"/>
                <w:text w:multiLine="1"/>
              </w:sdtPr>
              <w:sdtEndPr/>
              <w:sdtContent>
                <w:customXmlInsRangeEnd w:id="705"/>
                <w:ins w:id="706" w:author="peng" w:date="2015-01-26T02:21:00Z">
                  <w:r w:rsidR="00420066">
                    <w:t>getWidth</w:t>
                  </w:r>
                </w:ins>
                <w:customXmlInsRangeStart w:id="707" w:author="peng" w:date="2015-01-26T02:21:00Z"/>
              </w:sdtContent>
            </w:sdt>
            <w:customXmlInsRangeEnd w:id="707"/>
            <w:ins w:id="708" w:author="peng" w:date="2015-01-26T02:21:00Z">
              <w:r w:rsidR="00420066">
                <w:t xml:space="preserve"> ()</w:t>
              </w:r>
            </w:ins>
          </w:p>
        </w:tc>
        <w:tc>
          <w:tcPr>
            <w:tcW w:w="0" w:type="auto"/>
          </w:tcPr>
          <w:p w14:paraId="1A2B65FA"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709" w:author="peng" w:date="2015-01-26T02:21:00Z"/>
              </w:rPr>
            </w:pPr>
            <w:customXmlInsRangeStart w:id="710" w:author="peng" w:date="2015-01-26T02:21:00Z"/>
            <w:sdt>
              <w:sdtPr>
                <w:alias w:val="Operation NOTE description 0"/>
                <w:tag w:val="362a3bfc-1956-4e8c-9f2a-7ad926505635"/>
                <w:id w:val="-1651515105"/>
                <w:dataBinding w:xpath="/elements/element[@objid='362a3bfc-1956-4e8c-9f2a-7ad926505635']/content[@alias='Operation NOTE description 0']" w:storeItemID="{D35B6978-45B9-4860-8E6E-EDB6F017D2CB}"/>
                <w:text w:multiLine="1"/>
              </w:sdtPr>
              <w:sdtEndPr/>
              <w:sdtContent>
                <w:customXmlInsRangeEnd w:id="710"/>
                <w:ins w:id="711" w:author="peng" w:date="2015-01-26T02:21:00Z">
                  <w:r w:rsidR="00420066">
                    <w:t>return width variable</w:t>
                  </w:r>
                </w:ins>
                <w:customXmlInsRangeStart w:id="712" w:author="peng" w:date="2015-01-26T02:21:00Z"/>
              </w:sdtContent>
            </w:sdt>
            <w:customXmlInsRangeEnd w:id="712"/>
          </w:p>
        </w:tc>
      </w:tr>
      <w:tr w:rsidR="00420066" w14:paraId="24C21E7C" w14:textId="77777777" w:rsidTr="00420066">
        <w:trPr>
          <w:cnfStyle w:val="000000100000" w:firstRow="0" w:lastRow="0" w:firstColumn="0" w:lastColumn="0" w:oddVBand="0" w:evenVBand="0" w:oddHBand="1" w:evenHBand="0" w:firstRowFirstColumn="0" w:firstRowLastColumn="0" w:lastRowFirstColumn="0" w:lastRowLastColumn="0"/>
          <w:jc w:val="both"/>
          <w:ins w:id="71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26C9F09" w14:textId="77777777" w:rsidR="00420066" w:rsidRDefault="007D1D13" w:rsidP="00420066">
            <w:pPr>
              <w:rPr>
                <w:ins w:id="714" w:author="peng" w:date="2015-01-26T02:21:00Z"/>
              </w:rPr>
            </w:pPr>
            <w:customXmlInsRangeStart w:id="715" w:author="peng" w:date="2015-01-26T02:21:00Z"/>
            <w:sdt>
              <w:sdtPr>
                <w:alias w:val="DataType ATTRIBUTE Name"/>
                <w:tag w:val="00000004-0000-0009-0000-000000000000"/>
                <w:id w:val="-1147893873"/>
                <w:dataBinding w:xpath="/elements/element[@objid='00000004-0000-0009-0000-000000000000']/content[@alias='DataType ATTRIBUTE Name']" w:storeItemID="{D35B6978-45B9-4860-8E6E-EDB6F017D2CB}"/>
                <w:text w:multiLine="1"/>
              </w:sdtPr>
              <w:sdtEndPr/>
              <w:sdtContent>
                <w:customXmlInsRangeEnd w:id="715"/>
                <w:ins w:id="716" w:author="peng" w:date="2015-01-26T02:21:00Z">
                  <w:r w:rsidR="00420066">
                    <w:t>integer</w:t>
                  </w:r>
                </w:ins>
                <w:customXmlInsRangeStart w:id="717" w:author="peng" w:date="2015-01-26T02:21:00Z"/>
              </w:sdtContent>
            </w:sdt>
            <w:customXmlInsRangeEnd w:id="717"/>
            <w:ins w:id="718" w:author="peng" w:date="2015-01-26T02:21:00Z">
              <w:r w:rsidR="00420066">
                <w:t xml:space="preserve"> </w:t>
              </w:r>
            </w:ins>
            <w:customXmlInsRangeStart w:id="719" w:author="peng" w:date="2015-01-26T02:21:00Z"/>
            <w:sdt>
              <w:sdtPr>
                <w:alias w:val="Operation ATTRIBUTE Name"/>
                <w:tag w:val="2c0e4d77-6f7d-4aab-8e1b-d9e3c2c5842d"/>
                <w:id w:val="-387731571"/>
                <w:dataBinding w:xpath="/elements/element[@objid='2c0e4d77-6f7d-4aab-8e1b-d9e3c2c5842d']/content[@alias='Operation ATTRIBUTE Name']" w:storeItemID="{D35B6978-45B9-4860-8E6E-EDB6F017D2CB}"/>
                <w:text w:multiLine="1"/>
              </w:sdtPr>
              <w:sdtEndPr/>
              <w:sdtContent>
                <w:customXmlInsRangeEnd w:id="719"/>
                <w:ins w:id="720" w:author="peng" w:date="2015-01-26T02:21:00Z">
                  <w:r w:rsidR="00420066">
                    <w:t>getHeight</w:t>
                  </w:r>
                </w:ins>
                <w:customXmlInsRangeStart w:id="721" w:author="peng" w:date="2015-01-26T02:21:00Z"/>
              </w:sdtContent>
            </w:sdt>
            <w:customXmlInsRangeEnd w:id="721"/>
            <w:ins w:id="722" w:author="peng" w:date="2015-01-26T02:21:00Z">
              <w:r w:rsidR="00420066">
                <w:t xml:space="preserve"> ()</w:t>
              </w:r>
            </w:ins>
          </w:p>
        </w:tc>
        <w:tc>
          <w:tcPr>
            <w:tcW w:w="0" w:type="auto"/>
          </w:tcPr>
          <w:p w14:paraId="7C1DF80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723" w:author="peng" w:date="2015-01-26T02:21:00Z"/>
              </w:rPr>
            </w:pPr>
            <w:customXmlInsRangeStart w:id="724" w:author="peng" w:date="2015-01-26T02:21:00Z"/>
            <w:sdt>
              <w:sdtPr>
                <w:alias w:val="Operation NOTE description 0"/>
                <w:tag w:val="2c0e4d77-6f7d-4aab-8e1b-d9e3c2c5842d"/>
                <w:id w:val="193191233"/>
                <w:dataBinding w:xpath="/elements/element[@objid='2c0e4d77-6f7d-4aab-8e1b-d9e3c2c5842d']/content[@alias='Operation NOTE description 0']" w:storeItemID="{D35B6978-45B9-4860-8E6E-EDB6F017D2CB}"/>
                <w:text w:multiLine="1"/>
              </w:sdtPr>
              <w:sdtEndPr/>
              <w:sdtContent>
                <w:customXmlInsRangeEnd w:id="724"/>
                <w:ins w:id="725" w:author="peng" w:date="2015-01-26T02:21:00Z">
                  <w:r w:rsidR="00420066">
                    <w:t>return height variable</w:t>
                  </w:r>
                </w:ins>
                <w:customXmlInsRangeStart w:id="726" w:author="peng" w:date="2015-01-26T02:21:00Z"/>
              </w:sdtContent>
            </w:sdt>
            <w:customXmlInsRangeEnd w:id="726"/>
          </w:p>
        </w:tc>
      </w:tr>
    </w:tbl>
    <w:p w14:paraId="46183604" w14:textId="77777777" w:rsidR="00420066" w:rsidRDefault="00420066" w:rsidP="00420066">
      <w:pPr>
        <w:pStyle w:val="af4"/>
        <w:rPr>
          <w:ins w:id="727" w:author="peng" w:date="2015-01-26T02:30:00Z"/>
        </w:rPr>
      </w:pPr>
      <w:ins w:id="728" w:author="peng" w:date="2015-01-26T02:21:00Z">
        <w:r>
          <w:t>Table </w:t>
        </w:r>
        <w:r>
          <w:fldChar w:fldCharType="begin"/>
        </w:r>
        <w:r>
          <w:instrText>SEQ Table \* ARABIC</w:instrText>
        </w:r>
        <w:r>
          <w:fldChar w:fldCharType="separate"/>
        </w:r>
      </w:ins>
      <w:ins w:id="729" w:author="peng" w:date="2015-01-26T03:23:00Z">
        <w:r w:rsidR="00EA58DD">
          <w:rPr>
            <w:noProof/>
          </w:rPr>
          <w:t>5</w:t>
        </w:r>
      </w:ins>
      <w:ins w:id="730" w:author="peng" w:date="2015-01-26T02:21:00Z">
        <w:r>
          <w:fldChar w:fldCharType="end"/>
        </w:r>
        <w:r>
          <w:t> Operations of Class "HOGParam"</w:t>
        </w:r>
      </w:ins>
    </w:p>
    <w:p w14:paraId="301C4FB3" w14:textId="77777777" w:rsidR="00520160" w:rsidRDefault="00520160">
      <w:pPr>
        <w:rPr>
          <w:ins w:id="731" w:author="peng" w:date="2015-01-26T02:31:00Z"/>
        </w:rPr>
        <w:pPrChange w:id="732" w:author="peng" w:date="2015-01-26T02:30:00Z">
          <w:pPr>
            <w:pStyle w:val="af4"/>
          </w:pPr>
        </w:pPrChange>
      </w:pPr>
    </w:p>
    <w:p w14:paraId="1F7D43EA" w14:textId="77777777" w:rsidR="00520160" w:rsidRPr="00EA58DD" w:rsidRDefault="00520160">
      <w:pPr>
        <w:rPr>
          <w:ins w:id="733" w:author="peng" w:date="2015-01-26T02:21:00Z"/>
        </w:rPr>
        <w:pPrChange w:id="734" w:author="peng" w:date="2015-01-26T02:30:00Z">
          <w:pPr>
            <w:pStyle w:val="af4"/>
          </w:pPr>
        </w:pPrChange>
      </w:pPr>
    </w:p>
    <w:tbl>
      <w:tblPr>
        <w:tblStyle w:val="-1"/>
        <w:tblW w:w="5000" w:type="pct"/>
        <w:jc w:val="both"/>
        <w:tblLook w:val="04A0" w:firstRow="1" w:lastRow="0" w:firstColumn="1" w:lastColumn="0" w:noHBand="0" w:noVBand="1"/>
      </w:tblPr>
      <w:tblGrid>
        <w:gridCol w:w="3554"/>
        <w:gridCol w:w="5498"/>
      </w:tblGrid>
      <w:tr w:rsidR="00420066" w14:paraId="0340287F" w14:textId="77777777" w:rsidTr="00420066">
        <w:trPr>
          <w:cnfStyle w:val="100000000000" w:firstRow="1" w:lastRow="0" w:firstColumn="0" w:lastColumn="0" w:oddVBand="0" w:evenVBand="0" w:oddHBand="0" w:evenHBand="0" w:firstRowFirstColumn="0" w:firstRowLastColumn="0" w:lastRowFirstColumn="0" w:lastRowLastColumn="0"/>
          <w:tblHeader/>
          <w:jc w:val="both"/>
          <w:ins w:id="73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9DD0F6C" w14:textId="77777777" w:rsidR="00420066" w:rsidRDefault="00420066" w:rsidP="00420066">
            <w:pPr>
              <w:jc w:val="center"/>
              <w:rPr>
                <w:ins w:id="736" w:author="peng" w:date="2015-01-26T02:21:00Z"/>
              </w:rPr>
            </w:pPr>
            <w:ins w:id="737" w:author="peng" w:date="2015-01-26T02:21:00Z">
              <w:r>
                <w:t>Name</w:t>
              </w:r>
            </w:ins>
          </w:p>
        </w:tc>
        <w:tc>
          <w:tcPr>
            <w:tcW w:w="0" w:type="auto"/>
          </w:tcPr>
          <w:p w14:paraId="20A55F27"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738" w:author="peng" w:date="2015-01-26T02:21:00Z"/>
              </w:rPr>
            </w:pPr>
            <w:ins w:id="739" w:author="peng" w:date="2015-01-26T02:21:00Z">
              <w:r>
                <w:t>Description</w:t>
              </w:r>
            </w:ins>
          </w:p>
        </w:tc>
      </w:tr>
      <w:tr w:rsidR="00420066" w14:paraId="31B599C8" w14:textId="77777777" w:rsidTr="00420066">
        <w:trPr>
          <w:cnfStyle w:val="000000100000" w:firstRow="0" w:lastRow="0" w:firstColumn="0" w:lastColumn="0" w:oddVBand="0" w:evenVBand="0" w:oddHBand="1" w:evenHBand="0" w:firstRowFirstColumn="0" w:firstRowLastColumn="0" w:lastRowFirstColumn="0" w:lastRowLastColumn="0"/>
          <w:jc w:val="both"/>
          <w:ins w:id="74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F5E54FF" w14:textId="6A6F1EC5" w:rsidR="00420066" w:rsidRDefault="007D1D13" w:rsidP="00420066">
            <w:pPr>
              <w:rPr>
                <w:ins w:id="741" w:author="peng" w:date="2015-01-26T02:21:00Z"/>
              </w:rPr>
            </w:pPr>
            <w:customXmlInsRangeStart w:id="742" w:author="peng" w:date="2015-01-26T02:21:00Z"/>
            <w:sdt>
              <w:sdtPr>
                <w:alias w:val="Attribute ATTRIBUTE Name"/>
                <w:tag w:val="b7c62ec1-a509-4fc4-be44-666546be5c62"/>
                <w:id w:val="-2129377870"/>
                <w:dataBinding w:xpath="/elements/element[@objid='b7c62ec1-a509-4fc4-be44-666546be5c62']/content[@alias='Attribute ATTRIBUTE Name']" w:storeItemID="{D35B6978-45B9-4860-8E6E-EDB6F017D2CB}"/>
                <w:text w:multiLine="1"/>
              </w:sdtPr>
              <w:sdtEndPr/>
              <w:sdtContent>
                <w:customXmlInsRangeEnd w:id="742"/>
                <w:ins w:id="743" w:author="peng" w:date="2015-01-26T02:21:00Z">
                  <w:r w:rsidR="00420066">
                    <w:rPr>
                      <w:rFonts w:hint="eastAsia"/>
                      <w:lang w:eastAsia="zh-TW"/>
                    </w:rPr>
                    <w:t>nBin</w:t>
                  </w:r>
                </w:ins>
                <w:customXmlInsRangeStart w:id="744" w:author="peng" w:date="2015-01-26T02:21:00Z"/>
              </w:sdtContent>
            </w:sdt>
            <w:customXmlInsRangeEnd w:id="744"/>
            <w:ins w:id="745" w:author="peng" w:date="2015-01-26T02:21:00Z">
              <w:r w:rsidR="00420066">
                <w:t xml:space="preserve"> : [</w:t>
              </w:r>
            </w:ins>
            <w:customXmlInsRangeStart w:id="746" w:author="peng" w:date="2015-01-26T02:21:00Z"/>
            <w:sdt>
              <w:sdtPr>
                <w:alias w:val="Attribute ATTRIBUTE MultiplicityMin"/>
                <w:tag w:val="b7c62ec1-a509-4fc4-be44-666546be5c62"/>
                <w:id w:val="156900178"/>
                <w:dataBinding w:xpath="/elements/element[@objid='b7c62ec1-a509-4fc4-be44-666546be5c62']/content[@alias='Attribute ATTRIBUTE MultiplicityMin']" w:storeItemID="{D35B6978-45B9-4860-8E6E-EDB6F017D2CB}"/>
                <w:text w:multiLine="1"/>
              </w:sdtPr>
              <w:sdtEndPr/>
              <w:sdtContent>
                <w:customXmlInsRangeEnd w:id="746"/>
                <w:ins w:id="747" w:author="peng" w:date="2015-01-26T02:21:00Z">
                  <w:r w:rsidR="00420066">
                    <w:t>1</w:t>
                  </w:r>
                </w:ins>
                <w:customXmlInsRangeStart w:id="748" w:author="peng" w:date="2015-01-26T02:21:00Z"/>
              </w:sdtContent>
            </w:sdt>
            <w:customXmlInsRangeEnd w:id="748"/>
            <w:ins w:id="749" w:author="peng" w:date="2015-01-26T02:21:00Z">
              <w:r w:rsidR="00420066">
                <w:t>..</w:t>
              </w:r>
            </w:ins>
            <w:customXmlInsRangeStart w:id="750" w:author="peng" w:date="2015-01-26T02:21:00Z"/>
            <w:sdt>
              <w:sdtPr>
                <w:alias w:val="Attribute ATTRIBUTE MultiplicityMax"/>
                <w:tag w:val="b7c62ec1-a509-4fc4-be44-666546be5c62"/>
                <w:id w:val="1502083032"/>
                <w:dataBinding w:xpath="/elements/element[@objid='b7c62ec1-a509-4fc4-be44-666546be5c62']/content[@alias='Attribute ATTRIBUTE MultiplicityMax']" w:storeItemID="{D35B6978-45B9-4860-8E6E-EDB6F017D2CB}"/>
                <w:text w:multiLine="1"/>
              </w:sdtPr>
              <w:sdtEndPr/>
              <w:sdtContent>
                <w:customXmlInsRangeEnd w:id="750"/>
                <w:ins w:id="751" w:author="peng" w:date="2015-01-26T02:21:00Z">
                  <w:r w:rsidR="00420066">
                    <w:t>1</w:t>
                  </w:r>
                </w:ins>
                <w:customXmlInsRangeStart w:id="752" w:author="peng" w:date="2015-01-26T02:21:00Z"/>
              </w:sdtContent>
            </w:sdt>
            <w:customXmlInsRangeEnd w:id="752"/>
            <w:ins w:id="753" w:author="peng" w:date="2015-01-26T02:21:00Z">
              <w:r w:rsidR="00420066">
                <w:t xml:space="preserve">] </w:t>
              </w:r>
            </w:ins>
            <w:customXmlInsRangeStart w:id="754" w:author="peng" w:date="2015-01-26T02:21:00Z"/>
            <w:sdt>
              <w:sdtPr>
                <w:alias w:val="DataType ATTRIBUTE Name"/>
                <w:tag w:val="00000004-0000-0009-0000-000000000000"/>
                <w:id w:val="2045712378"/>
                <w:dataBinding w:xpath="/elements/element[@objid='00000004-0000-0009-0000-000000000000']/content[@alias='DataType ATTRIBUTE Name']" w:storeItemID="{D35B6978-45B9-4860-8E6E-EDB6F017D2CB}"/>
                <w:text w:multiLine="1"/>
              </w:sdtPr>
              <w:sdtEndPr/>
              <w:sdtContent>
                <w:customXmlInsRangeEnd w:id="754"/>
                <w:ins w:id="755" w:author="peng" w:date="2015-01-26T02:21:00Z">
                  <w:r w:rsidR="00420066">
                    <w:t>integer</w:t>
                  </w:r>
                </w:ins>
                <w:customXmlInsRangeStart w:id="756" w:author="peng" w:date="2015-01-26T02:21:00Z"/>
              </w:sdtContent>
            </w:sdt>
            <w:customXmlInsRangeEnd w:id="756"/>
          </w:p>
        </w:tc>
        <w:tc>
          <w:tcPr>
            <w:tcW w:w="0" w:type="auto"/>
          </w:tcPr>
          <w:p w14:paraId="70EF91B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757" w:author="peng" w:date="2015-01-26T02:21:00Z"/>
              </w:rPr>
            </w:pPr>
            <w:customXmlInsRangeStart w:id="758" w:author="peng" w:date="2015-01-26T02:21:00Z"/>
            <w:sdt>
              <w:sdtPr>
                <w:alias w:val="Attribute NOTE description 0"/>
                <w:tag w:val="b7c62ec1-a509-4fc4-be44-666546be5c62"/>
                <w:id w:val="805439467"/>
                <w:dataBinding w:xpath="/elements/element[@objid='b7c62ec1-a509-4fc4-be44-666546be5c62']/content[@alias='Attribute NOTE description 0']" w:storeItemID="{D35B6978-45B9-4860-8E6E-EDB6F017D2CB}"/>
                <w:text w:multiLine="1"/>
              </w:sdtPr>
              <w:sdtEndPr/>
              <w:sdtContent>
                <w:customXmlInsRangeEnd w:id="758"/>
                <w:ins w:id="759" w:author="peng" w:date="2015-01-26T02:21:00Z">
                  <w:r w:rsidR="00420066">
                    <w:t>number of bins for creating histogram</w:t>
                  </w:r>
                </w:ins>
                <w:customXmlInsRangeStart w:id="760" w:author="peng" w:date="2015-01-26T02:21:00Z"/>
              </w:sdtContent>
            </w:sdt>
            <w:customXmlInsRangeEnd w:id="760"/>
          </w:p>
        </w:tc>
      </w:tr>
      <w:tr w:rsidR="00420066" w14:paraId="742EA9E5" w14:textId="77777777" w:rsidTr="00420066">
        <w:trPr>
          <w:jc w:val="both"/>
          <w:ins w:id="76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ED95D02" w14:textId="77777777" w:rsidR="00420066" w:rsidRDefault="007D1D13" w:rsidP="00420066">
            <w:pPr>
              <w:rPr>
                <w:ins w:id="762" w:author="peng" w:date="2015-01-26T02:21:00Z"/>
              </w:rPr>
            </w:pPr>
            <w:customXmlInsRangeStart w:id="763" w:author="peng" w:date="2015-01-26T02:21:00Z"/>
            <w:sdt>
              <w:sdtPr>
                <w:alias w:val="Attribute ATTRIBUTE Name"/>
                <w:tag w:val="681f3204-c6bd-47af-8682-b4ad2bd1b0e6"/>
                <w:id w:val="429020638"/>
                <w:dataBinding w:xpath="/elements/element[@objid='681f3204-c6bd-47af-8682-b4ad2bd1b0e6']/content[@alias='Attribute ATTRIBUTE Name']" w:storeItemID="{D35B6978-45B9-4860-8E6E-EDB6F017D2CB}"/>
                <w:text w:multiLine="1"/>
              </w:sdtPr>
              <w:sdtEndPr/>
              <w:sdtContent>
                <w:customXmlInsRangeEnd w:id="763"/>
                <w:ins w:id="764" w:author="peng" w:date="2015-01-26T02:21:00Z">
                  <w:r w:rsidR="00420066">
                    <w:t>cellWidth</w:t>
                  </w:r>
                </w:ins>
                <w:customXmlInsRangeStart w:id="765" w:author="peng" w:date="2015-01-26T02:21:00Z"/>
              </w:sdtContent>
            </w:sdt>
            <w:customXmlInsRangeEnd w:id="765"/>
            <w:ins w:id="766" w:author="peng" w:date="2015-01-26T02:21:00Z">
              <w:r w:rsidR="00420066">
                <w:t xml:space="preserve"> : [</w:t>
              </w:r>
            </w:ins>
            <w:customXmlInsRangeStart w:id="767" w:author="peng" w:date="2015-01-26T02:21:00Z"/>
            <w:sdt>
              <w:sdtPr>
                <w:alias w:val="Attribute ATTRIBUTE MultiplicityMin"/>
                <w:tag w:val="681f3204-c6bd-47af-8682-b4ad2bd1b0e6"/>
                <w:id w:val="-1957631016"/>
                <w:dataBinding w:xpath="/elements/element[@objid='681f3204-c6bd-47af-8682-b4ad2bd1b0e6']/content[@alias='Attribute ATTRIBUTE MultiplicityMin']" w:storeItemID="{D35B6978-45B9-4860-8E6E-EDB6F017D2CB}"/>
                <w:text w:multiLine="1"/>
              </w:sdtPr>
              <w:sdtEndPr/>
              <w:sdtContent>
                <w:customXmlInsRangeEnd w:id="767"/>
                <w:ins w:id="768" w:author="peng" w:date="2015-01-26T02:21:00Z">
                  <w:r w:rsidR="00420066">
                    <w:t>1</w:t>
                  </w:r>
                </w:ins>
                <w:customXmlInsRangeStart w:id="769" w:author="peng" w:date="2015-01-26T02:21:00Z"/>
              </w:sdtContent>
            </w:sdt>
            <w:customXmlInsRangeEnd w:id="769"/>
            <w:ins w:id="770" w:author="peng" w:date="2015-01-26T02:21:00Z">
              <w:r w:rsidR="00420066">
                <w:t>..</w:t>
              </w:r>
            </w:ins>
            <w:customXmlInsRangeStart w:id="771" w:author="peng" w:date="2015-01-26T02:21:00Z"/>
            <w:sdt>
              <w:sdtPr>
                <w:alias w:val="Attribute ATTRIBUTE MultiplicityMax"/>
                <w:tag w:val="681f3204-c6bd-47af-8682-b4ad2bd1b0e6"/>
                <w:id w:val="860856253"/>
                <w:dataBinding w:xpath="/elements/element[@objid='681f3204-c6bd-47af-8682-b4ad2bd1b0e6']/content[@alias='Attribute ATTRIBUTE MultiplicityMax']" w:storeItemID="{D35B6978-45B9-4860-8E6E-EDB6F017D2CB}"/>
                <w:text w:multiLine="1"/>
              </w:sdtPr>
              <w:sdtEndPr/>
              <w:sdtContent>
                <w:customXmlInsRangeEnd w:id="771"/>
                <w:ins w:id="772" w:author="peng" w:date="2015-01-26T02:21:00Z">
                  <w:r w:rsidR="00420066">
                    <w:t>1</w:t>
                  </w:r>
                </w:ins>
                <w:customXmlInsRangeStart w:id="773" w:author="peng" w:date="2015-01-26T02:21:00Z"/>
              </w:sdtContent>
            </w:sdt>
            <w:customXmlInsRangeEnd w:id="773"/>
            <w:ins w:id="774" w:author="peng" w:date="2015-01-26T02:21:00Z">
              <w:r w:rsidR="00420066">
                <w:t xml:space="preserve">] </w:t>
              </w:r>
            </w:ins>
            <w:customXmlInsRangeStart w:id="775" w:author="peng" w:date="2015-01-26T02:21:00Z"/>
            <w:sdt>
              <w:sdtPr>
                <w:alias w:val="DataType ATTRIBUTE Name"/>
                <w:tag w:val="00000004-0000-0009-0000-000000000000"/>
                <w:id w:val="1833645465"/>
                <w:dataBinding w:xpath="/elements/element[@objid='00000004-0000-0009-0000-000000000000']/content[@alias='DataType ATTRIBUTE Name']" w:storeItemID="{D35B6978-45B9-4860-8E6E-EDB6F017D2CB}"/>
                <w:text w:multiLine="1"/>
              </w:sdtPr>
              <w:sdtEndPr/>
              <w:sdtContent>
                <w:customXmlInsRangeEnd w:id="775"/>
                <w:ins w:id="776" w:author="peng" w:date="2015-01-26T02:21:00Z">
                  <w:r w:rsidR="00420066">
                    <w:t>integer</w:t>
                  </w:r>
                </w:ins>
                <w:customXmlInsRangeStart w:id="777" w:author="peng" w:date="2015-01-26T02:21:00Z"/>
              </w:sdtContent>
            </w:sdt>
            <w:customXmlInsRangeEnd w:id="777"/>
          </w:p>
        </w:tc>
        <w:tc>
          <w:tcPr>
            <w:tcW w:w="0" w:type="auto"/>
          </w:tcPr>
          <w:p w14:paraId="13D1D6EB" w14:textId="4F43916B" w:rsidR="00420066" w:rsidRDefault="007D1D13" w:rsidP="00420066">
            <w:pPr>
              <w:cnfStyle w:val="000000000000" w:firstRow="0" w:lastRow="0" w:firstColumn="0" w:lastColumn="0" w:oddVBand="0" w:evenVBand="0" w:oddHBand="0" w:evenHBand="0" w:firstRowFirstColumn="0" w:firstRowLastColumn="0" w:lastRowFirstColumn="0" w:lastRowLastColumn="0"/>
              <w:rPr>
                <w:ins w:id="778" w:author="peng" w:date="2015-01-26T02:21:00Z"/>
              </w:rPr>
            </w:pPr>
            <w:customXmlInsRangeStart w:id="779" w:author="peng" w:date="2015-01-26T02:21:00Z"/>
            <w:sdt>
              <w:sdtPr>
                <w:alias w:val="Attribute NOTE description 0"/>
                <w:tag w:val="681f3204-c6bd-47af-8682-b4ad2bd1b0e6"/>
                <w:id w:val="2124262235"/>
                <w:dataBinding w:xpath="/elements/element[@objid='681f3204-c6bd-47af-8682-b4ad2bd1b0e6']/content[@alias='Attribute NOTE description 0']" w:storeItemID="{D35B6978-45B9-4860-8E6E-EDB6F017D2CB}"/>
                <w:text w:multiLine="1"/>
              </w:sdtPr>
              <w:sdtEndPr/>
              <w:sdtContent>
                <w:customXmlInsRangeEnd w:id="779"/>
                <w:ins w:id="780" w:author="peng" w:date="2015-01-26T02:21:00Z">
                  <w:r w:rsidR="00420066">
                    <w:rPr>
                      <w:rFonts w:hint="eastAsia"/>
                      <w:lang w:eastAsia="zh-TW"/>
                    </w:rPr>
                    <w:t>width of each cell</w:t>
                  </w:r>
                </w:ins>
                <w:customXmlInsRangeStart w:id="781" w:author="peng" w:date="2015-01-26T02:21:00Z"/>
              </w:sdtContent>
            </w:sdt>
            <w:customXmlInsRangeEnd w:id="781"/>
          </w:p>
        </w:tc>
      </w:tr>
      <w:tr w:rsidR="00420066" w14:paraId="140772AE" w14:textId="77777777" w:rsidTr="00420066">
        <w:trPr>
          <w:cnfStyle w:val="000000100000" w:firstRow="0" w:lastRow="0" w:firstColumn="0" w:lastColumn="0" w:oddVBand="0" w:evenVBand="0" w:oddHBand="1" w:evenHBand="0" w:firstRowFirstColumn="0" w:firstRowLastColumn="0" w:lastRowFirstColumn="0" w:lastRowLastColumn="0"/>
          <w:jc w:val="both"/>
          <w:ins w:id="78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D389CB2" w14:textId="77777777" w:rsidR="00420066" w:rsidRDefault="007D1D13" w:rsidP="00420066">
            <w:pPr>
              <w:rPr>
                <w:ins w:id="783" w:author="peng" w:date="2015-01-26T02:21:00Z"/>
              </w:rPr>
            </w:pPr>
            <w:customXmlInsRangeStart w:id="784" w:author="peng" w:date="2015-01-26T02:21:00Z"/>
            <w:sdt>
              <w:sdtPr>
                <w:alias w:val="Attribute ATTRIBUTE Name"/>
                <w:tag w:val="1a3830ea-46ea-4e57-ace4-07b3adb5ca1e"/>
                <w:id w:val="518047200"/>
                <w:dataBinding w:xpath="/elements/element[@objid='1a3830ea-46ea-4e57-ace4-07b3adb5ca1e']/content[@alias='Attribute ATTRIBUTE Name']" w:storeItemID="{D35B6978-45B9-4860-8E6E-EDB6F017D2CB}"/>
                <w:text w:multiLine="1"/>
              </w:sdtPr>
              <w:sdtEndPr/>
              <w:sdtContent>
                <w:customXmlInsRangeEnd w:id="784"/>
                <w:ins w:id="785" w:author="peng" w:date="2015-01-26T02:21:00Z">
                  <w:r w:rsidR="00420066">
                    <w:t>cellHeight</w:t>
                  </w:r>
                </w:ins>
                <w:customXmlInsRangeStart w:id="786" w:author="peng" w:date="2015-01-26T02:21:00Z"/>
              </w:sdtContent>
            </w:sdt>
            <w:customXmlInsRangeEnd w:id="786"/>
            <w:ins w:id="787" w:author="peng" w:date="2015-01-26T02:21:00Z">
              <w:r w:rsidR="00420066">
                <w:t xml:space="preserve"> : [</w:t>
              </w:r>
            </w:ins>
            <w:customXmlInsRangeStart w:id="788" w:author="peng" w:date="2015-01-26T02:21:00Z"/>
            <w:sdt>
              <w:sdtPr>
                <w:alias w:val="Attribute ATTRIBUTE MultiplicityMin"/>
                <w:tag w:val="1a3830ea-46ea-4e57-ace4-07b3adb5ca1e"/>
                <w:id w:val="-2142332193"/>
                <w:dataBinding w:xpath="/elements/element[@objid='1a3830ea-46ea-4e57-ace4-07b3adb5ca1e']/content[@alias='Attribute ATTRIBUTE MultiplicityMin']" w:storeItemID="{D35B6978-45B9-4860-8E6E-EDB6F017D2CB}"/>
                <w:text w:multiLine="1"/>
              </w:sdtPr>
              <w:sdtEndPr/>
              <w:sdtContent>
                <w:customXmlInsRangeEnd w:id="788"/>
                <w:ins w:id="789" w:author="peng" w:date="2015-01-26T02:21:00Z">
                  <w:r w:rsidR="00420066">
                    <w:t>1</w:t>
                  </w:r>
                </w:ins>
                <w:customXmlInsRangeStart w:id="790" w:author="peng" w:date="2015-01-26T02:21:00Z"/>
              </w:sdtContent>
            </w:sdt>
            <w:customXmlInsRangeEnd w:id="790"/>
            <w:ins w:id="791" w:author="peng" w:date="2015-01-26T02:21:00Z">
              <w:r w:rsidR="00420066">
                <w:t>..</w:t>
              </w:r>
            </w:ins>
            <w:customXmlInsRangeStart w:id="792" w:author="peng" w:date="2015-01-26T02:21:00Z"/>
            <w:sdt>
              <w:sdtPr>
                <w:alias w:val="Attribute ATTRIBUTE MultiplicityMax"/>
                <w:tag w:val="1a3830ea-46ea-4e57-ace4-07b3adb5ca1e"/>
                <w:id w:val="-946162471"/>
                <w:dataBinding w:xpath="/elements/element[@objid='1a3830ea-46ea-4e57-ace4-07b3adb5ca1e']/content[@alias='Attribute ATTRIBUTE MultiplicityMax']" w:storeItemID="{D35B6978-45B9-4860-8E6E-EDB6F017D2CB}"/>
                <w:text w:multiLine="1"/>
              </w:sdtPr>
              <w:sdtEndPr/>
              <w:sdtContent>
                <w:customXmlInsRangeEnd w:id="792"/>
                <w:ins w:id="793" w:author="peng" w:date="2015-01-26T02:21:00Z">
                  <w:r w:rsidR="00420066">
                    <w:t>1</w:t>
                  </w:r>
                </w:ins>
                <w:customXmlInsRangeStart w:id="794" w:author="peng" w:date="2015-01-26T02:21:00Z"/>
              </w:sdtContent>
            </w:sdt>
            <w:customXmlInsRangeEnd w:id="794"/>
            <w:ins w:id="795" w:author="peng" w:date="2015-01-26T02:21:00Z">
              <w:r w:rsidR="00420066">
                <w:t xml:space="preserve">] </w:t>
              </w:r>
            </w:ins>
            <w:customXmlInsRangeStart w:id="796" w:author="peng" w:date="2015-01-26T02:21:00Z"/>
            <w:sdt>
              <w:sdtPr>
                <w:alias w:val="DataType ATTRIBUTE Name"/>
                <w:tag w:val="00000004-0000-0009-0000-000000000000"/>
                <w:id w:val="1063372370"/>
                <w:dataBinding w:xpath="/elements/element[@objid='00000004-0000-0009-0000-000000000000']/content[@alias='DataType ATTRIBUTE Name']" w:storeItemID="{D35B6978-45B9-4860-8E6E-EDB6F017D2CB}"/>
                <w:text w:multiLine="1"/>
              </w:sdtPr>
              <w:sdtEndPr/>
              <w:sdtContent>
                <w:customXmlInsRangeEnd w:id="796"/>
                <w:ins w:id="797" w:author="peng" w:date="2015-01-26T02:21:00Z">
                  <w:r w:rsidR="00420066">
                    <w:t>integer</w:t>
                  </w:r>
                </w:ins>
                <w:customXmlInsRangeStart w:id="798" w:author="peng" w:date="2015-01-26T02:21:00Z"/>
              </w:sdtContent>
            </w:sdt>
            <w:customXmlInsRangeEnd w:id="798"/>
          </w:p>
        </w:tc>
        <w:tc>
          <w:tcPr>
            <w:tcW w:w="0" w:type="auto"/>
          </w:tcPr>
          <w:p w14:paraId="3FE01EB9" w14:textId="5EB43D75" w:rsidR="00420066" w:rsidRDefault="007D1D13" w:rsidP="00420066">
            <w:pPr>
              <w:cnfStyle w:val="000000100000" w:firstRow="0" w:lastRow="0" w:firstColumn="0" w:lastColumn="0" w:oddVBand="0" w:evenVBand="0" w:oddHBand="1" w:evenHBand="0" w:firstRowFirstColumn="0" w:firstRowLastColumn="0" w:lastRowFirstColumn="0" w:lastRowLastColumn="0"/>
              <w:rPr>
                <w:ins w:id="799" w:author="peng" w:date="2015-01-26T02:21:00Z"/>
              </w:rPr>
            </w:pPr>
            <w:customXmlInsRangeStart w:id="800" w:author="peng" w:date="2015-01-26T02:21:00Z"/>
            <w:sdt>
              <w:sdtPr>
                <w:alias w:val="Attribute NOTE description 0"/>
                <w:tag w:val="1a3830ea-46ea-4e57-ace4-07b3adb5ca1e"/>
                <w:id w:val="-1653442381"/>
                <w:dataBinding w:xpath="/elements/element[@objid='1a3830ea-46ea-4e57-ace4-07b3adb5ca1e']/content[@alias='Attribute NOTE description 0']" w:storeItemID="{D35B6978-45B9-4860-8E6E-EDB6F017D2CB}"/>
                <w:text w:multiLine="1"/>
              </w:sdtPr>
              <w:sdtEndPr/>
              <w:sdtContent>
                <w:customXmlInsRangeEnd w:id="800"/>
                <w:ins w:id="801" w:author="peng" w:date="2015-01-26T02:21:00Z">
                  <w:r w:rsidR="00420066">
                    <w:rPr>
                      <w:rFonts w:hint="eastAsia"/>
                      <w:lang w:eastAsia="zh-TW"/>
                    </w:rPr>
                    <w:t>height of each cell</w:t>
                  </w:r>
                </w:ins>
                <w:customXmlInsRangeStart w:id="802" w:author="peng" w:date="2015-01-26T02:21:00Z"/>
              </w:sdtContent>
            </w:sdt>
            <w:customXmlInsRangeEnd w:id="802"/>
          </w:p>
        </w:tc>
      </w:tr>
      <w:tr w:rsidR="00420066" w14:paraId="4D715799" w14:textId="77777777" w:rsidTr="00420066">
        <w:trPr>
          <w:jc w:val="both"/>
          <w:ins w:id="80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CC73E05" w14:textId="77777777" w:rsidR="00420066" w:rsidRDefault="007D1D13" w:rsidP="00420066">
            <w:pPr>
              <w:rPr>
                <w:ins w:id="804" w:author="peng" w:date="2015-01-26T02:21:00Z"/>
              </w:rPr>
            </w:pPr>
            <w:customXmlInsRangeStart w:id="805" w:author="peng" w:date="2015-01-26T02:21:00Z"/>
            <w:sdt>
              <w:sdtPr>
                <w:alias w:val="Attribute ATTRIBUTE Name"/>
                <w:tag w:val="5bce7051-7d4e-4695-aee9-e0af3a111261"/>
                <w:id w:val="-1217894740"/>
                <w:dataBinding w:xpath="/elements/element[@objid='5bce7051-7d4e-4695-aee9-e0af3a111261']/content[@alias='Attribute ATTRIBUTE Name']" w:storeItemID="{D35B6978-45B9-4860-8E6E-EDB6F017D2CB}"/>
                <w:text w:multiLine="1"/>
              </w:sdtPr>
              <w:sdtEndPr/>
              <w:sdtContent>
                <w:customXmlInsRangeEnd w:id="805"/>
                <w:ins w:id="806" w:author="peng" w:date="2015-01-26T02:21:00Z">
                  <w:r w:rsidR="00420066">
                    <w:t>blockWidth</w:t>
                  </w:r>
                </w:ins>
                <w:customXmlInsRangeStart w:id="807" w:author="peng" w:date="2015-01-26T02:21:00Z"/>
              </w:sdtContent>
            </w:sdt>
            <w:customXmlInsRangeEnd w:id="807"/>
            <w:ins w:id="808" w:author="peng" w:date="2015-01-26T02:21:00Z">
              <w:r w:rsidR="00420066">
                <w:t xml:space="preserve"> : [</w:t>
              </w:r>
            </w:ins>
            <w:customXmlInsRangeStart w:id="809" w:author="peng" w:date="2015-01-26T02:21:00Z"/>
            <w:sdt>
              <w:sdtPr>
                <w:alias w:val="Attribute ATTRIBUTE MultiplicityMin"/>
                <w:tag w:val="5bce7051-7d4e-4695-aee9-e0af3a111261"/>
                <w:id w:val="946123101"/>
                <w:dataBinding w:xpath="/elements/element[@objid='5bce7051-7d4e-4695-aee9-e0af3a111261']/content[@alias='Attribute ATTRIBUTE MultiplicityMin']" w:storeItemID="{D35B6978-45B9-4860-8E6E-EDB6F017D2CB}"/>
                <w:text w:multiLine="1"/>
              </w:sdtPr>
              <w:sdtEndPr/>
              <w:sdtContent>
                <w:customXmlInsRangeEnd w:id="809"/>
                <w:ins w:id="810" w:author="peng" w:date="2015-01-26T02:21:00Z">
                  <w:r w:rsidR="00420066">
                    <w:t>1</w:t>
                  </w:r>
                </w:ins>
                <w:customXmlInsRangeStart w:id="811" w:author="peng" w:date="2015-01-26T02:21:00Z"/>
              </w:sdtContent>
            </w:sdt>
            <w:customXmlInsRangeEnd w:id="811"/>
            <w:ins w:id="812" w:author="peng" w:date="2015-01-26T02:21:00Z">
              <w:r w:rsidR="00420066">
                <w:t>..</w:t>
              </w:r>
            </w:ins>
            <w:customXmlInsRangeStart w:id="813" w:author="peng" w:date="2015-01-26T02:21:00Z"/>
            <w:sdt>
              <w:sdtPr>
                <w:alias w:val="Attribute ATTRIBUTE MultiplicityMax"/>
                <w:tag w:val="5bce7051-7d4e-4695-aee9-e0af3a111261"/>
                <w:id w:val="-1915146717"/>
                <w:dataBinding w:xpath="/elements/element[@objid='5bce7051-7d4e-4695-aee9-e0af3a111261']/content[@alias='Attribute ATTRIBUTE MultiplicityMax']" w:storeItemID="{D35B6978-45B9-4860-8E6E-EDB6F017D2CB}"/>
                <w:text w:multiLine="1"/>
              </w:sdtPr>
              <w:sdtEndPr/>
              <w:sdtContent>
                <w:customXmlInsRangeEnd w:id="813"/>
                <w:ins w:id="814" w:author="peng" w:date="2015-01-26T02:21:00Z">
                  <w:r w:rsidR="00420066">
                    <w:t>1</w:t>
                  </w:r>
                </w:ins>
                <w:customXmlInsRangeStart w:id="815" w:author="peng" w:date="2015-01-26T02:21:00Z"/>
              </w:sdtContent>
            </w:sdt>
            <w:customXmlInsRangeEnd w:id="815"/>
            <w:ins w:id="816" w:author="peng" w:date="2015-01-26T02:21:00Z">
              <w:r w:rsidR="00420066">
                <w:t xml:space="preserve">] </w:t>
              </w:r>
            </w:ins>
            <w:customXmlInsRangeStart w:id="817" w:author="peng" w:date="2015-01-26T02:21:00Z"/>
            <w:sdt>
              <w:sdtPr>
                <w:alias w:val="DataType ATTRIBUTE Name"/>
                <w:tag w:val="00000004-0000-0009-0000-000000000000"/>
                <w:id w:val="1064221234"/>
                <w:dataBinding w:xpath="/elements/element[@objid='00000004-0000-0009-0000-000000000000']/content[@alias='DataType ATTRIBUTE Name']" w:storeItemID="{D35B6978-45B9-4860-8E6E-EDB6F017D2CB}"/>
                <w:text w:multiLine="1"/>
              </w:sdtPr>
              <w:sdtEndPr/>
              <w:sdtContent>
                <w:customXmlInsRangeEnd w:id="817"/>
                <w:ins w:id="818" w:author="peng" w:date="2015-01-26T02:21:00Z">
                  <w:r w:rsidR="00420066">
                    <w:t>integer</w:t>
                  </w:r>
                </w:ins>
                <w:customXmlInsRangeStart w:id="819" w:author="peng" w:date="2015-01-26T02:21:00Z"/>
              </w:sdtContent>
            </w:sdt>
            <w:customXmlInsRangeEnd w:id="819"/>
          </w:p>
        </w:tc>
        <w:tc>
          <w:tcPr>
            <w:tcW w:w="0" w:type="auto"/>
          </w:tcPr>
          <w:p w14:paraId="02A34A98" w14:textId="12F71301" w:rsidR="00420066" w:rsidRDefault="007D1D13" w:rsidP="00420066">
            <w:pPr>
              <w:cnfStyle w:val="000000000000" w:firstRow="0" w:lastRow="0" w:firstColumn="0" w:lastColumn="0" w:oddVBand="0" w:evenVBand="0" w:oddHBand="0" w:evenHBand="0" w:firstRowFirstColumn="0" w:firstRowLastColumn="0" w:lastRowFirstColumn="0" w:lastRowLastColumn="0"/>
              <w:rPr>
                <w:ins w:id="820" w:author="peng" w:date="2015-01-26T02:21:00Z"/>
              </w:rPr>
            </w:pPr>
            <w:customXmlInsRangeStart w:id="821" w:author="peng" w:date="2015-01-26T02:21:00Z"/>
            <w:sdt>
              <w:sdtPr>
                <w:alias w:val="Attribute NOTE description 0"/>
                <w:tag w:val="5bce7051-7d4e-4695-aee9-e0af3a111261"/>
                <w:id w:val="1647239486"/>
                <w:dataBinding w:xpath="/elements/element[@objid='5bce7051-7d4e-4695-aee9-e0af3a111261']/content[@alias='Attribute NOTE description 0']" w:storeItemID="{D35B6978-45B9-4860-8E6E-EDB6F017D2CB}"/>
                <w:text w:multiLine="1"/>
              </w:sdtPr>
              <w:sdtEndPr/>
              <w:sdtContent>
                <w:customXmlInsRangeEnd w:id="821"/>
                <w:ins w:id="822" w:author="peng" w:date="2015-01-26T02:21:00Z">
                  <w:r w:rsidR="00420066">
                    <w:rPr>
                      <w:rFonts w:hint="eastAsia"/>
                      <w:lang w:eastAsia="zh-TW"/>
                    </w:rPr>
                    <w:t>width of each block</w:t>
                  </w:r>
                </w:ins>
                <w:customXmlInsRangeStart w:id="823" w:author="peng" w:date="2015-01-26T02:21:00Z"/>
              </w:sdtContent>
            </w:sdt>
            <w:customXmlInsRangeEnd w:id="823"/>
          </w:p>
        </w:tc>
      </w:tr>
      <w:tr w:rsidR="00420066" w14:paraId="4BB24596" w14:textId="77777777" w:rsidTr="00420066">
        <w:trPr>
          <w:cnfStyle w:val="000000100000" w:firstRow="0" w:lastRow="0" w:firstColumn="0" w:lastColumn="0" w:oddVBand="0" w:evenVBand="0" w:oddHBand="1" w:evenHBand="0" w:firstRowFirstColumn="0" w:firstRowLastColumn="0" w:lastRowFirstColumn="0" w:lastRowLastColumn="0"/>
          <w:jc w:val="both"/>
          <w:ins w:id="82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03A7323" w14:textId="77777777" w:rsidR="00420066" w:rsidRDefault="007D1D13" w:rsidP="00420066">
            <w:pPr>
              <w:rPr>
                <w:ins w:id="825" w:author="peng" w:date="2015-01-26T02:21:00Z"/>
              </w:rPr>
            </w:pPr>
            <w:customXmlInsRangeStart w:id="826" w:author="peng" w:date="2015-01-26T02:21:00Z"/>
            <w:sdt>
              <w:sdtPr>
                <w:alias w:val="Attribute ATTRIBUTE Name"/>
                <w:tag w:val="454dbf0a-1c3a-4f4d-b874-366c4c0aff83"/>
                <w:id w:val="1686629294"/>
                <w:dataBinding w:xpath="/elements/element[@objid='454dbf0a-1c3a-4f4d-b874-366c4c0aff83']/content[@alias='Attribute ATTRIBUTE Name']" w:storeItemID="{D35B6978-45B9-4860-8E6E-EDB6F017D2CB}"/>
                <w:text w:multiLine="1"/>
              </w:sdtPr>
              <w:sdtEndPr/>
              <w:sdtContent>
                <w:customXmlInsRangeEnd w:id="826"/>
                <w:ins w:id="827" w:author="peng" w:date="2015-01-26T02:21:00Z">
                  <w:r w:rsidR="00420066">
                    <w:t>blockHeight</w:t>
                  </w:r>
                </w:ins>
                <w:customXmlInsRangeStart w:id="828" w:author="peng" w:date="2015-01-26T02:21:00Z"/>
              </w:sdtContent>
            </w:sdt>
            <w:customXmlInsRangeEnd w:id="828"/>
            <w:ins w:id="829" w:author="peng" w:date="2015-01-26T02:21:00Z">
              <w:r w:rsidR="00420066">
                <w:t xml:space="preserve"> : [</w:t>
              </w:r>
            </w:ins>
            <w:customXmlInsRangeStart w:id="830" w:author="peng" w:date="2015-01-26T02:21:00Z"/>
            <w:sdt>
              <w:sdtPr>
                <w:alias w:val="Attribute ATTRIBUTE MultiplicityMin"/>
                <w:tag w:val="454dbf0a-1c3a-4f4d-b874-366c4c0aff83"/>
                <w:id w:val="-469979671"/>
                <w:dataBinding w:xpath="/elements/element[@objid='454dbf0a-1c3a-4f4d-b874-366c4c0aff83']/content[@alias='Attribute ATTRIBUTE MultiplicityMin']" w:storeItemID="{D35B6978-45B9-4860-8E6E-EDB6F017D2CB}"/>
                <w:text w:multiLine="1"/>
              </w:sdtPr>
              <w:sdtEndPr/>
              <w:sdtContent>
                <w:customXmlInsRangeEnd w:id="830"/>
                <w:ins w:id="831" w:author="peng" w:date="2015-01-26T02:21:00Z">
                  <w:r w:rsidR="00420066">
                    <w:t>1</w:t>
                  </w:r>
                </w:ins>
                <w:customXmlInsRangeStart w:id="832" w:author="peng" w:date="2015-01-26T02:21:00Z"/>
              </w:sdtContent>
            </w:sdt>
            <w:customXmlInsRangeEnd w:id="832"/>
            <w:ins w:id="833" w:author="peng" w:date="2015-01-26T02:21:00Z">
              <w:r w:rsidR="00420066">
                <w:t>..</w:t>
              </w:r>
            </w:ins>
            <w:customXmlInsRangeStart w:id="834" w:author="peng" w:date="2015-01-26T02:21:00Z"/>
            <w:sdt>
              <w:sdtPr>
                <w:alias w:val="Attribute ATTRIBUTE MultiplicityMax"/>
                <w:tag w:val="454dbf0a-1c3a-4f4d-b874-366c4c0aff83"/>
                <w:id w:val="806443149"/>
                <w:dataBinding w:xpath="/elements/element[@objid='454dbf0a-1c3a-4f4d-b874-366c4c0aff83']/content[@alias='Attribute ATTRIBUTE MultiplicityMax']" w:storeItemID="{D35B6978-45B9-4860-8E6E-EDB6F017D2CB}"/>
                <w:text w:multiLine="1"/>
              </w:sdtPr>
              <w:sdtEndPr/>
              <w:sdtContent>
                <w:customXmlInsRangeEnd w:id="834"/>
                <w:ins w:id="835" w:author="peng" w:date="2015-01-26T02:21:00Z">
                  <w:r w:rsidR="00420066">
                    <w:t>1</w:t>
                  </w:r>
                </w:ins>
                <w:customXmlInsRangeStart w:id="836" w:author="peng" w:date="2015-01-26T02:21:00Z"/>
              </w:sdtContent>
            </w:sdt>
            <w:customXmlInsRangeEnd w:id="836"/>
            <w:ins w:id="837" w:author="peng" w:date="2015-01-26T02:21:00Z">
              <w:r w:rsidR="00420066">
                <w:t xml:space="preserve">] </w:t>
              </w:r>
            </w:ins>
            <w:customXmlInsRangeStart w:id="838" w:author="peng" w:date="2015-01-26T02:21:00Z"/>
            <w:sdt>
              <w:sdtPr>
                <w:alias w:val="DataType ATTRIBUTE Name"/>
                <w:tag w:val="00000004-0000-0009-0000-000000000000"/>
                <w:id w:val="1853988487"/>
                <w:dataBinding w:xpath="/elements/element[@objid='00000004-0000-0009-0000-000000000000']/content[@alias='DataType ATTRIBUTE Name']" w:storeItemID="{D35B6978-45B9-4860-8E6E-EDB6F017D2CB}"/>
                <w:text w:multiLine="1"/>
              </w:sdtPr>
              <w:sdtEndPr/>
              <w:sdtContent>
                <w:customXmlInsRangeEnd w:id="838"/>
                <w:ins w:id="839" w:author="peng" w:date="2015-01-26T02:21:00Z">
                  <w:r w:rsidR="00420066">
                    <w:t>integer</w:t>
                  </w:r>
                </w:ins>
                <w:customXmlInsRangeStart w:id="840" w:author="peng" w:date="2015-01-26T02:21:00Z"/>
              </w:sdtContent>
            </w:sdt>
            <w:customXmlInsRangeEnd w:id="840"/>
          </w:p>
        </w:tc>
        <w:tc>
          <w:tcPr>
            <w:tcW w:w="0" w:type="auto"/>
          </w:tcPr>
          <w:p w14:paraId="2D5FB512" w14:textId="6A5FDC68" w:rsidR="00420066" w:rsidRDefault="007D1D13" w:rsidP="00420066">
            <w:pPr>
              <w:cnfStyle w:val="000000100000" w:firstRow="0" w:lastRow="0" w:firstColumn="0" w:lastColumn="0" w:oddVBand="0" w:evenVBand="0" w:oddHBand="1" w:evenHBand="0" w:firstRowFirstColumn="0" w:firstRowLastColumn="0" w:lastRowFirstColumn="0" w:lastRowLastColumn="0"/>
              <w:rPr>
                <w:ins w:id="841" w:author="peng" w:date="2015-01-26T02:21:00Z"/>
              </w:rPr>
            </w:pPr>
            <w:customXmlInsRangeStart w:id="842" w:author="peng" w:date="2015-01-26T02:21:00Z"/>
            <w:sdt>
              <w:sdtPr>
                <w:alias w:val="Attribute NOTE description 0"/>
                <w:tag w:val="454dbf0a-1c3a-4f4d-b874-366c4c0aff83"/>
                <w:id w:val="280543572"/>
                <w:dataBinding w:xpath="/elements/element[@objid='454dbf0a-1c3a-4f4d-b874-366c4c0aff83']/content[@alias='Attribute NOTE description 0']" w:storeItemID="{D35B6978-45B9-4860-8E6E-EDB6F017D2CB}"/>
                <w:text w:multiLine="1"/>
              </w:sdtPr>
              <w:sdtEndPr/>
              <w:sdtContent>
                <w:customXmlInsRangeEnd w:id="842"/>
                <w:ins w:id="843" w:author="peng" w:date="2015-01-26T02:21:00Z">
                  <w:r w:rsidR="00420066">
                    <w:rPr>
                      <w:rFonts w:hint="eastAsia"/>
                      <w:lang w:eastAsia="zh-TW"/>
                    </w:rPr>
                    <w:t>height of each block</w:t>
                  </w:r>
                </w:ins>
                <w:customXmlInsRangeStart w:id="844" w:author="peng" w:date="2015-01-26T02:21:00Z"/>
              </w:sdtContent>
            </w:sdt>
            <w:customXmlInsRangeEnd w:id="844"/>
          </w:p>
        </w:tc>
      </w:tr>
      <w:tr w:rsidR="00420066" w14:paraId="190EF169" w14:textId="77777777" w:rsidTr="00420066">
        <w:trPr>
          <w:jc w:val="both"/>
          <w:ins w:id="84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124615D" w14:textId="77777777" w:rsidR="00420066" w:rsidRDefault="007D1D13" w:rsidP="00420066">
            <w:pPr>
              <w:rPr>
                <w:ins w:id="846" w:author="peng" w:date="2015-01-26T02:21:00Z"/>
              </w:rPr>
            </w:pPr>
            <w:customXmlInsRangeStart w:id="847" w:author="peng" w:date="2015-01-26T02:21:00Z"/>
            <w:sdt>
              <w:sdtPr>
                <w:alias w:val="Attribute ATTRIBUTE Name"/>
                <w:tag w:val="694ef3cb-17fa-4a08-8ab6-0222c2e41029"/>
                <w:id w:val="244842262"/>
                <w:dataBinding w:xpath="/elements/element[@objid='694ef3cb-17fa-4a08-8ab6-0222c2e41029']/content[@alias='Attribute ATTRIBUTE Name']" w:storeItemID="{D35B6978-45B9-4860-8E6E-EDB6F017D2CB}"/>
                <w:text w:multiLine="1"/>
              </w:sdtPr>
              <w:sdtEndPr/>
              <w:sdtContent>
                <w:customXmlInsRangeEnd w:id="847"/>
                <w:ins w:id="848" w:author="peng" w:date="2015-01-26T02:21:00Z">
                  <w:r w:rsidR="00420066">
                    <w:t>maskType</w:t>
                  </w:r>
                </w:ins>
                <w:customXmlInsRangeStart w:id="849" w:author="peng" w:date="2015-01-26T02:21:00Z"/>
              </w:sdtContent>
            </w:sdt>
            <w:customXmlInsRangeEnd w:id="849"/>
            <w:ins w:id="850" w:author="peng" w:date="2015-01-26T02:21:00Z">
              <w:r w:rsidR="00420066">
                <w:t xml:space="preserve"> : [</w:t>
              </w:r>
            </w:ins>
            <w:customXmlInsRangeStart w:id="851" w:author="peng" w:date="2015-01-26T02:21:00Z"/>
            <w:sdt>
              <w:sdtPr>
                <w:alias w:val="Attribute ATTRIBUTE MultiplicityMin"/>
                <w:tag w:val="694ef3cb-17fa-4a08-8ab6-0222c2e41029"/>
                <w:id w:val="1500320174"/>
                <w:dataBinding w:xpath="/elements/element[@objid='694ef3cb-17fa-4a08-8ab6-0222c2e41029']/content[@alias='Attribute ATTRIBUTE MultiplicityMin']" w:storeItemID="{D35B6978-45B9-4860-8E6E-EDB6F017D2CB}"/>
                <w:text w:multiLine="1"/>
              </w:sdtPr>
              <w:sdtEndPr/>
              <w:sdtContent>
                <w:customXmlInsRangeEnd w:id="851"/>
                <w:ins w:id="852" w:author="peng" w:date="2015-01-26T02:21:00Z">
                  <w:r w:rsidR="00420066">
                    <w:t>1</w:t>
                  </w:r>
                </w:ins>
                <w:customXmlInsRangeStart w:id="853" w:author="peng" w:date="2015-01-26T02:21:00Z"/>
              </w:sdtContent>
            </w:sdt>
            <w:customXmlInsRangeEnd w:id="853"/>
            <w:ins w:id="854" w:author="peng" w:date="2015-01-26T02:21:00Z">
              <w:r w:rsidR="00420066">
                <w:t>..</w:t>
              </w:r>
            </w:ins>
            <w:customXmlInsRangeStart w:id="855" w:author="peng" w:date="2015-01-26T02:21:00Z"/>
            <w:sdt>
              <w:sdtPr>
                <w:alias w:val="Attribute ATTRIBUTE MultiplicityMax"/>
                <w:tag w:val="694ef3cb-17fa-4a08-8ab6-0222c2e41029"/>
                <w:id w:val="-1754423426"/>
                <w:dataBinding w:xpath="/elements/element[@objid='694ef3cb-17fa-4a08-8ab6-0222c2e41029']/content[@alias='Attribute ATTRIBUTE MultiplicityMax']" w:storeItemID="{D35B6978-45B9-4860-8E6E-EDB6F017D2CB}"/>
                <w:text w:multiLine="1"/>
              </w:sdtPr>
              <w:sdtEndPr/>
              <w:sdtContent>
                <w:customXmlInsRangeEnd w:id="855"/>
                <w:ins w:id="856" w:author="peng" w:date="2015-01-26T02:21:00Z">
                  <w:r w:rsidR="00420066">
                    <w:t>1</w:t>
                  </w:r>
                </w:ins>
                <w:customXmlInsRangeStart w:id="857" w:author="peng" w:date="2015-01-26T02:21:00Z"/>
              </w:sdtContent>
            </w:sdt>
            <w:customXmlInsRangeEnd w:id="857"/>
            <w:ins w:id="858" w:author="peng" w:date="2015-01-26T02:21:00Z">
              <w:r w:rsidR="00420066">
                <w:t xml:space="preserve">] </w:t>
              </w:r>
            </w:ins>
            <w:customXmlInsRangeStart w:id="859" w:author="peng" w:date="2015-01-26T02:21:00Z"/>
            <w:sdt>
              <w:sdtPr>
                <w:alias w:val="DataType ATTRIBUTE Name"/>
                <w:tag w:val="00000004-0000-0009-0000-000000000000"/>
                <w:id w:val="-199249175"/>
                <w:dataBinding w:xpath="/elements/element[@objid='00000004-0000-0009-0000-000000000000']/content[@alias='DataType ATTRIBUTE Name']" w:storeItemID="{D35B6978-45B9-4860-8E6E-EDB6F017D2CB}"/>
                <w:text w:multiLine="1"/>
              </w:sdtPr>
              <w:sdtEndPr/>
              <w:sdtContent>
                <w:customXmlInsRangeEnd w:id="859"/>
                <w:ins w:id="860" w:author="peng" w:date="2015-01-26T02:21:00Z">
                  <w:r w:rsidR="00420066">
                    <w:t>integer</w:t>
                  </w:r>
                </w:ins>
                <w:customXmlInsRangeStart w:id="861" w:author="peng" w:date="2015-01-26T02:21:00Z"/>
              </w:sdtContent>
            </w:sdt>
            <w:customXmlInsRangeEnd w:id="861"/>
          </w:p>
        </w:tc>
        <w:tc>
          <w:tcPr>
            <w:tcW w:w="0" w:type="auto"/>
          </w:tcPr>
          <w:p w14:paraId="3BB7E668"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862" w:author="peng" w:date="2015-01-26T02:21:00Z"/>
              </w:rPr>
            </w:pPr>
            <w:customXmlInsRangeStart w:id="863" w:author="peng" w:date="2015-01-26T02:21:00Z"/>
            <w:sdt>
              <w:sdtPr>
                <w:alias w:val="Attribute NOTE description 0"/>
                <w:tag w:val="694ef3cb-17fa-4a08-8ab6-0222c2e41029"/>
                <w:id w:val="103313120"/>
                <w:dataBinding w:xpath="/elements/element[@objid='694ef3cb-17fa-4a08-8ab6-0222c2e41029']/content[@alias='Attribute NOTE description 0']" w:storeItemID="{D35B6978-45B9-4860-8E6E-EDB6F017D2CB}"/>
                <w:text w:multiLine="1"/>
              </w:sdtPr>
              <w:sdtEndPr/>
              <w:sdtContent>
                <w:customXmlInsRangeEnd w:id="863"/>
                <w:ins w:id="864" w:author="peng" w:date="2015-01-26T02:21:00Z">
                  <w:r w:rsidR="00420066">
                    <w:t>type of the mask to calculate gradients</w:t>
                  </w:r>
                </w:ins>
                <w:customXmlInsRangeStart w:id="865" w:author="peng" w:date="2015-01-26T02:21:00Z"/>
              </w:sdtContent>
            </w:sdt>
            <w:customXmlInsRangeEnd w:id="865"/>
          </w:p>
        </w:tc>
      </w:tr>
      <w:tr w:rsidR="00420066" w14:paraId="6E1256CD" w14:textId="77777777" w:rsidTr="00420066">
        <w:trPr>
          <w:cnfStyle w:val="000000100000" w:firstRow="0" w:lastRow="0" w:firstColumn="0" w:lastColumn="0" w:oddVBand="0" w:evenVBand="0" w:oddHBand="1" w:evenHBand="0" w:firstRowFirstColumn="0" w:firstRowLastColumn="0" w:lastRowFirstColumn="0" w:lastRowLastColumn="0"/>
          <w:jc w:val="both"/>
          <w:ins w:id="86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D500383" w14:textId="77777777" w:rsidR="00420066" w:rsidRDefault="007D1D13" w:rsidP="00420066">
            <w:pPr>
              <w:rPr>
                <w:ins w:id="867" w:author="peng" w:date="2015-01-26T02:21:00Z"/>
              </w:rPr>
            </w:pPr>
            <w:customXmlInsRangeStart w:id="868" w:author="peng" w:date="2015-01-26T02:21:00Z"/>
            <w:sdt>
              <w:sdtPr>
                <w:alias w:val="Attribute ATTRIBUTE Name"/>
                <w:tag w:val="a36affb6-b7fc-44ee-8f3c-7dd81a72dcbc"/>
                <w:id w:val="-464738892"/>
                <w:dataBinding w:xpath="/elements/element[@objid='a36affb6-b7fc-44ee-8f3c-7dd81a72dcbc']/content[@alias='Attribute ATTRIBUTE Name']" w:storeItemID="{D35B6978-45B9-4860-8E6E-EDB6F017D2CB}"/>
                <w:text w:multiLine="1"/>
              </w:sdtPr>
              <w:sdtEndPr/>
              <w:sdtContent>
                <w:customXmlInsRangeEnd w:id="868"/>
                <w:ins w:id="869" w:author="peng" w:date="2015-01-26T02:21:00Z">
                  <w:r w:rsidR="00420066">
                    <w:t>width</w:t>
                  </w:r>
                </w:ins>
                <w:customXmlInsRangeStart w:id="870" w:author="peng" w:date="2015-01-26T02:21:00Z"/>
              </w:sdtContent>
            </w:sdt>
            <w:customXmlInsRangeEnd w:id="870"/>
            <w:ins w:id="871" w:author="peng" w:date="2015-01-26T02:21:00Z">
              <w:r w:rsidR="00420066">
                <w:t xml:space="preserve"> : [</w:t>
              </w:r>
            </w:ins>
            <w:customXmlInsRangeStart w:id="872" w:author="peng" w:date="2015-01-26T02:21:00Z"/>
            <w:sdt>
              <w:sdtPr>
                <w:alias w:val="Attribute ATTRIBUTE MultiplicityMin"/>
                <w:tag w:val="a36affb6-b7fc-44ee-8f3c-7dd81a72dcbc"/>
                <w:id w:val="1474948666"/>
                <w:dataBinding w:xpath="/elements/element[@objid='a36affb6-b7fc-44ee-8f3c-7dd81a72dcbc']/content[@alias='Attribute ATTRIBUTE MultiplicityMin']" w:storeItemID="{D35B6978-45B9-4860-8E6E-EDB6F017D2CB}"/>
                <w:text w:multiLine="1"/>
              </w:sdtPr>
              <w:sdtEndPr/>
              <w:sdtContent>
                <w:customXmlInsRangeEnd w:id="872"/>
                <w:ins w:id="873" w:author="peng" w:date="2015-01-26T02:21:00Z">
                  <w:r w:rsidR="00420066">
                    <w:t>1</w:t>
                  </w:r>
                </w:ins>
                <w:customXmlInsRangeStart w:id="874" w:author="peng" w:date="2015-01-26T02:21:00Z"/>
              </w:sdtContent>
            </w:sdt>
            <w:customXmlInsRangeEnd w:id="874"/>
            <w:ins w:id="875" w:author="peng" w:date="2015-01-26T02:21:00Z">
              <w:r w:rsidR="00420066">
                <w:t>..</w:t>
              </w:r>
            </w:ins>
            <w:customXmlInsRangeStart w:id="876" w:author="peng" w:date="2015-01-26T02:21:00Z"/>
            <w:sdt>
              <w:sdtPr>
                <w:alias w:val="Attribute ATTRIBUTE MultiplicityMax"/>
                <w:tag w:val="a36affb6-b7fc-44ee-8f3c-7dd81a72dcbc"/>
                <w:id w:val="-1921626492"/>
                <w:dataBinding w:xpath="/elements/element[@objid='a36affb6-b7fc-44ee-8f3c-7dd81a72dcbc']/content[@alias='Attribute ATTRIBUTE MultiplicityMax']" w:storeItemID="{D35B6978-45B9-4860-8E6E-EDB6F017D2CB}"/>
                <w:text w:multiLine="1"/>
              </w:sdtPr>
              <w:sdtEndPr/>
              <w:sdtContent>
                <w:customXmlInsRangeEnd w:id="876"/>
                <w:ins w:id="877" w:author="peng" w:date="2015-01-26T02:21:00Z">
                  <w:r w:rsidR="00420066">
                    <w:t>1</w:t>
                  </w:r>
                </w:ins>
                <w:customXmlInsRangeStart w:id="878" w:author="peng" w:date="2015-01-26T02:21:00Z"/>
              </w:sdtContent>
            </w:sdt>
            <w:customXmlInsRangeEnd w:id="878"/>
            <w:ins w:id="879" w:author="peng" w:date="2015-01-26T02:21:00Z">
              <w:r w:rsidR="00420066">
                <w:t xml:space="preserve">] </w:t>
              </w:r>
            </w:ins>
            <w:customXmlInsRangeStart w:id="880" w:author="peng" w:date="2015-01-26T02:21:00Z"/>
            <w:sdt>
              <w:sdtPr>
                <w:alias w:val="DataType ATTRIBUTE Name"/>
                <w:tag w:val="00000004-0000-0009-0000-000000000000"/>
                <w:id w:val="1917355252"/>
                <w:dataBinding w:xpath="/elements/element[@objid='00000004-0000-0009-0000-000000000000']/content[@alias='DataType ATTRIBUTE Name']" w:storeItemID="{D35B6978-45B9-4860-8E6E-EDB6F017D2CB}"/>
                <w:text w:multiLine="1"/>
              </w:sdtPr>
              <w:sdtEndPr/>
              <w:sdtContent>
                <w:customXmlInsRangeEnd w:id="880"/>
                <w:ins w:id="881" w:author="peng" w:date="2015-01-26T02:21:00Z">
                  <w:r w:rsidR="00420066">
                    <w:t>integer</w:t>
                  </w:r>
                </w:ins>
                <w:customXmlInsRangeStart w:id="882" w:author="peng" w:date="2015-01-26T02:21:00Z"/>
              </w:sdtContent>
            </w:sdt>
            <w:customXmlInsRangeEnd w:id="882"/>
          </w:p>
        </w:tc>
        <w:tc>
          <w:tcPr>
            <w:tcW w:w="0" w:type="auto"/>
          </w:tcPr>
          <w:p w14:paraId="31A3A589"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883" w:author="peng" w:date="2015-01-26T02:21:00Z"/>
              </w:rPr>
            </w:pPr>
            <w:customXmlInsRangeStart w:id="884" w:author="peng" w:date="2015-01-26T02:21:00Z"/>
            <w:sdt>
              <w:sdtPr>
                <w:alias w:val="Attribute NOTE description 0"/>
                <w:tag w:val="a36affb6-b7fc-44ee-8f3c-7dd81a72dcbc"/>
                <w:id w:val="-503672677"/>
                <w:dataBinding w:xpath="/elements/element[@objid='a36affb6-b7fc-44ee-8f3c-7dd81a72dcbc']/content[@alias='Attribute NOTE description 0']" w:storeItemID="{D35B6978-45B9-4860-8E6E-EDB6F017D2CB}"/>
                <w:text w:multiLine="1"/>
              </w:sdtPr>
              <w:sdtEndPr/>
              <w:sdtContent>
                <w:customXmlInsRangeEnd w:id="884"/>
                <w:ins w:id="885" w:author="peng" w:date="2015-01-26T02:21:00Z">
                  <w:r w:rsidR="00420066">
                    <w:t>number of pixels for the width of each image</w:t>
                  </w:r>
                </w:ins>
                <w:customXmlInsRangeStart w:id="886" w:author="peng" w:date="2015-01-26T02:21:00Z"/>
              </w:sdtContent>
            </w:sdt>
            <w:customXmlInsRangeEnd w:id="886"/>
          </w:p>
        </w:tc>
      </w:tr>
      <w:tr w:rsidR="00420066" w14:paraId="6C5E03BE" w14:textId="77777777" w:rsidTr="00420066">
        <w:trPr>
          <w:jc w:val="both"/>
          <w:ins w:id="88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098F51A" w14:textId="77777777" w:rsidR="00420066" w:rsidRDefault="007D1D13" w:rsidP="00420066">
            <w:pPr>
              <w:rPr>
                <w:ins w:id="888" w:author="peng" w:date="2015-01-26T02:21:00Z"/>
              </w:rPr>
            </w:pPr>
            <w:customXmlInsRangeStart w:id="889" w:author="peng" w:date="2015-01-26T02:21:00Z"/>
            <w:sdt>
              <w:sdtPr>
                <w:alias w:val="Attribute ATTRIBUTE Name"/>
                <w:tag w:val="1567a170-ded2-41c4-b37e-0da7a0bc013c"/>
                <w:id w:val="-527405705"/>
                <w:dataBinding w:xpath="/elements/element[@objid='1567a170-ded2-41c4-b37e-0da7a0bc013c']/content[@alias='Attribute ATTRIBUTE Name']" w:storeItemID="{D35B6978-45B9-4860-8E6E-EDB6F017D2CB}"/>
                <w:text w:multiLine="1"/>
              </w:sdtPr>
              <w:sdtEndPr/>
              <w:sdtContent>
                <w:customXmlInsRangeEnd w:id="889"/>
                <w:ins w:id="890" w:author="peng" w:date="2015-01-26T02:21:00Z">
                  <w:r w:rsidR="00420066">
                    <w:t>height</w:t>
                  </w:r>
                </w:ins>
                <w:customXmlInsRangeStart w:id="891" w:author="peng" w:date="2015-01-26T02:21:00Z"/>
              </w:sdtContent>
            </w:sdt>
            <w:customXmlInsRangeEnd w:id="891"/>
            <w:ins w:id="892" w:author="peng" w:date="2015-01-26T02:21:00Z">
              <w:r w:rsidR="00420066">
                <w:t xml:space="preserve"> : [</w:t>
              </w:r>
            </w:ins>
            <w:customXmlInsRangeStart w:id="893" w:author="peng" w:date="2015-01-26T02:21:00Z"/>
            <w:sdt>
              <w:sdtPr>
                <w:alias w:val="Attribute ATTRIBUTE MultiplicityMin"/>
                <w:tag w:val="1567a170-ded2-41c4-b37e-0da7a0bc013c"/>
                <w:id w:val="-867674984"/>
                <w:dataBinding w:xpath="/elements/element[@objid='1567a170-ded2-41c4-b37e-0da7a0bc013c']/content[@alias='Attribute ATTRIBUTE MultiplicityMin']" w:storeItemID="{D35B6978-45B9-4860-8E6E-EDB6F017D2CB}"/>
                <w:text w:multiLine="1"/>
              </w:sdtPr>
              <w:sdtEndPr/>
              <w:sdtContent>
                <w:customXmlInsRangeEnd w:id="893"/>
                <w:ins w:id="894" w:author="peng" w:date="2015-01-26T02:21:00Z">
                  <w:r w:rsidR="00420066">
                    <w:t>1</w:t>
                  </w:r>
                </w:ins>
                <w:customXmlInsRangeStart w:id="895" w:author="peng" w:date="2015-01-26T02:21:00Z"/>
              </w:sdtContent>
            </w:sdt>
            <w:customXmlInsRangeEnd w:id="895"/>
            <w:ins w:id="896" w:author="peng" w:date="2015-01-26T02:21:00Z">
              <w:r w:rsidR="00420066">
                <w:t>..</w:t>
              </w:r>
            </w:ins>
            <w:customXmlInsRangeStart w:id="897" w:author="peng" w:date="2015-01-26T02:21:00Z"/>
            <w:sdt>
              <w:sdtPr>
                <w:alias w:val="Attribute ATTRIBUTE MultiplicityMax"/>
                <w:tag w:val="1567a170-ded2-41c4-b37e-0da7a0bc013c"/>
                <w:id w:val="-1522383181"/>
                <w:dataBinding w:xpath="/elements/element[@objid='1567a170-ded2-41c4-b37e-0da7a0bc013c']/content[@alias='Attribute ATTRIBUTE MultiplicityMax']" w:storeItemID="{D35B6978-45B9-4860-8E6E-EDB6F017D2CB}"/>
                <w:text w:multiLine="1"/>
              </w:sdtPr>
              <w:sdtEndPr/>
              <w:sdtContent>
                <w:customXmlInsRangeEnd w:id="897"/>
                <w:ins w:id="898" w:author="peng" w:date="2015-01-26T02:21:00Z">
                  <w:r w:rsidR="00420066">
                    <w:t>1</w:t>
                  </w:r>
                </w:ins>
                <w:customXmlInsRangeStart w:id="899" w:author="peng" w:date="2015-01-26T02:21:00Z"/>
              </w:sdtContent>
            </w:sdt>
            <w:customXmlInsRangeEnd w:id="899"/>
            <w:ins w:id="900" w:author="peng" w:date="2015-01-26T02:21:00Z">
              <w:r w:rsidR="00420066">
                <w:t xml:space="preserve">] </w:t>
              </w:r>
            </w:ins>
            <w:customXmlInsRangeStart w:id="901" w:author="peng" w:date="2015-01-26T02:21:00Z"/>
            <w:sdt>
              <w:sdtPr>
                <w:alias w:val="DataType ATTRIBUTE Name"/>
                <w:tag w:val="00000004-0000-0009-0000-000000000000"/>
                <w:id w:val="-1725901999"/>
                <w:dataBinding w:xpath="/elements/element[@objid='00000004-0000-0009-0000-000000000000']/content[@alias='DataType ATTRIBUTE Name']" w:storeItemID="{D35B6978-45B9-4860-8E6E-EDB6F017D2CB}"/>
                <w:text w:multiLine="1"/>
              </w:sdtPr>
              <w:sdtEndPr/>
              <w:sdtContent>
                <w:customXmlInsRangeEnd w:id="901"/>
                <w:ins w:id="902" w:author="peng" w:date="2015-01-26T02:21:00Z">
                  <w:r w:rsidR="00420066">
                    <w:t>integer</w:t>
                  </w:r>
                </w:ins>
                <w:customXmlInsRangeStart w:id="903" w:author="peng" w:date="2015-01-26T02:21:00Z"/>
              </w:sdtContent>
            </w:sdt>
            <w:customXmlInsRangeEnd w:id="903"/>
          </w:p>
        </w:tc>
        <w:tc>
          <w:tcPr>
            <w:tcW w:w="0" w:type="auto"/>
          </w:tcPr>
          <w:p w14:paraId="16FFBF63"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904" w:author="peng" w:date="2015-01-26T02:21:00Z"/>
              </w:rPr>
            </w:pPr>
            <w:customXmlInsRangeStart w:id="905" w:author="peng" w:date="2015-01-26T02:21:00Z"/>
            <w:sdt>
              <w:sdtPr>
                <w:alias w:val="Attribute NOTE description 0"/>
                <w:tag w:val="1567a170-ded2-41c4-b37e-0da7a0bc013c"/>
                <w:id w:val="756949846"/>
                <w:dataBinding w:xpath="/elements/element[@objid='1567a170-ded2-41c4-b37e-0da7a0bc013c']/content[@alias='Attribute NOTE description 0']" w:storeItemID="{D35B6978-45B9-4860-8E6E-EDB6F017D2CB}"/>
                <w:text w:multiLine="1"/>
              </w:sdtPr>
              <w:sdtEndPr/>
              <w:sdtContent>
                <w:customXmlInsRangeEnd w:id="905"/>
                <w:ins w:id="906" w:author="peng" w:date="2015-01-26T02:21:00Z">
                  <w:r w:rsidR="00420066">
                    <w:t>number of pixels for the height of each image</w:t>
                  </w:r>
                </w:ins>
                <w:customXmlInsRangeStart w:id="907" w:author="peng" w:date="2015-01-26T02:21:00Z"/>
              </w:sdtContent>
            </w:sdt>
            <w:customXmlInsRangeEnd w:id="907"/>
          </w:p>
        </w:tc>
      </w:tr>
      <w:tr w:rsidR="00420066" w14:paraId="039670D1" w14:textId="77777777" w:rsidTr="00420066">
        <w:trPr>
          <w:cnfStyle w:val="000000100000" w:firstRow="0" w:lastRow="0" w:firstColumn="0" w:lastColumn="0" w:oddVBand="0" w:evenVBand="0" w:oddHBand="1" w:evenHBand="0" w:firstRowFirstColumn="0" w:firstRowLastColumn="0" w:lastRowFirstColumn="0" w:lastRowLastColumn="0"/>
          <w:jc w:val="both"/>
          <w:ins w:id="90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DC27480" w14:textId="77777777" w:rsidR="00420066" w:rsidRDefault="007D1D13" w:rsidP="00420066">
            <w:pPr>
              <w:rPr>
                <w:ins w:id="909" w:author="peng" w:date="2015-01-26T02:21:00Z"/>
              </w:rPr>
            </w:pPr>
            <w:customXmlInsRangeStart w:id="910" w:author="peng" w:date="2015-01-26T02:21:00Z"/>
            <w:sdt>
              <w:sdtPr>
                <w:alias w:val="Attribute ATTRIBUTE Name"/>
                <w:tag w:val="2431e5cd-9c1a-469a-8f16-9c9775f7bd92"/>
                <w:id w:val="-458957320"/>
                <w:dataBinding w:xpath="/elements/element[@objid='2431e5cd-9c1a-469a-8f16-9c9775f7bd92']/content[@alias='Attribute ATTRIBUTE Name']" w:storeItemID="{D35B6978-45B9-4860-8E6E-EDB6F017D2CB}"/>
                <w:text w:multiLine="1"/>
              </w:sdtPr>
              <w:sdtEndPr/>
              <w:sdtContent>
                <w:customXmlInsRangeEnd w:id="910"/>
                <w:ins w:id="911" w:author="peng" w:date="2015-01-26T02:21:00Z">
                  <w:r w:rsidR="00420066">
                    <w:t>blockType</w:t>
                  </w:r>
                </w:ins>
                <w:customXmlInsRangeStart w:id="912" w:author="peng" w:date="2015-01-26T02:21:00Z"/>
              </w:sdtContent>
            </w:sdt>
            <w:customXmlInsRangeEnd w:id="912"/>
            <w:ins w:id="913" w:author="peng" w:date="2015-01-26T02:21:00Z">
              <w:r w:rsidR="00420066">
                <w:t xml:space="preserve"> : [</w:t>
              </w:r>
            </w:ins>
            <w:customXmlInsRangeStart w:id="914" w:author="peng" w:date="2015-01-26T02:21:00Z"/>
            <w:sdt>
              <w:sdtPr>
                <w:alias w:val="Attribute ATTRIBUTE MultiplicityMin"/>
                <w:tag w:val="2431e5cd-9c1a-469a-8f16-9c9775f7bd92"/>
                <w:id w:val="-773168468"/>
                <w:dataBinding w:xpath="/elements/element[@objid='2431e5cd-9c1a-469a-8f16-9c9775f7bd92']/content[@alias='Attribute ATTRIBUTE MultiplicityMin']" w:storeItemID="{D35B6978-45B9-4860-8E6E-EDB6F017D2CB}"/>
                <w:text w:multiLine="1"/>
              </w:sdtPr>
              <w:sdtEndPr/>
              <w:sdtContent>
                <w:customXmlInsRangeEnd w:id="914"/>
                <w:ins w:id="915" w:author="peng" w:date="2015-01-26T02:21:00Z">
                  <w:r w:rsidR="00420066">
                    <w:t>0</w:t>
                  </w:r>
                </w:ins>
                <w:customXmlInsRangeStart w:id="916" w:author="peng" w:date="2015-01-26T02:21:00Z"/>
              </w:sdtContent>
            </w:sdt>
            <w:customXmlInsRangeEnd w:id="916"/>
            <w:ins w:id="917" w:author="peng" w:date="2015-01-26T02:21:00Z">
              <w:r w:rsidR="00420066">
                <w:t>..</w:t>
              </w:r>
            </w:ins>
            <w:customXmlInsRangeStart w:id="918" w:author="peng" w:date="2015-01-26T02:21:00Z"/>
            <w:sdt>
              <w:sdtPr>
                <w:alias w:val="Attribute ATTRIBUTE MultiplicityMax"/>
                <w:tag w:val="2431e5cd-9c1a-469a-8f16-9c9775f7bd92"/>
                <w:id w:val="-895747693"/>
                <w:dataBinding w:xpath="/elements/element[@objid='2431e5cd-9c1a-469a-8f16-9c9775f7bd92']/content[@alias='Attribute ATTRIBUTE MultiplicityMax']" w:storeItemID="{D35B6978-45B9-4860-8E6E-EDB6F017D2CB}"/>
                <w:text w:multiLine="1"/>
              </w:sdtPr>
              <w:sdtEndPr/>
              <w:sdtContent>
                <w:customXmlInsRangeEnd w:id="918"/>
                <w:ins w:id="919" w:author="peng" w:date="2015-01-26T02:21:00Z">
                  <w:r w:rsidR="00420066">
                    <w:t>1</w:t>
                  </w:r>
                </w:ins>
                <w:customXmlInsRangeStart w:id="920" w:author="peng" w:date="2015-01-26T02:21:00Z"/>
              </w:sdtContent>
            </w:sdt>
            <w:customXmlInsRangeEnd w:id="920"/>
            <w:ins w:id="921" w:author="peng" w:date="2015-01-26T02:21:00Z">
              <w:r w:rsidR="00420066">
                <w:t xml:space="preserve">] </w:t>
              </w:r>
            </w:ins>
            <w:customXmlInsRangeStart w:id="922" w:author="peng" w:date="2015-01-26T02:21:00Z"/>
            <w:sdt>
              <w:sdtPr>
                <w:alias w:val="Enumeration ATTRIBUTE Name"/>
                <w:tag w:val="cf22af6c-1565-40d4-9531-dbb6818406b1"/>
                <w:id w:val="-248590051"/>
                <w:dataBinding w:xpath="/elements/element[@objid='cf22af6c-1565-40d4-9531-dbb6818406b1']/content[@alias='Enumeration ATTRIBUTE Name']" w:storeItemID="{D35B6978-45B9-4860-8E6E-EDB6F017D2CB}"/>
                <w:text w:multiLine="1"/>
              </w:sdtPr>
              <w:sdtEndPr/>
              <w:sdtContent>
                <w:customXmlInsRangeEnd w:id="922"/>
                <w:ins w:id="923" w:author="peng" w:date="2015-01-26T02:21:00Z">
                  <w:r w:rsidR="00420066">
                    <w:t>BlockType</w:t>
                  </w:r>
                </w:ins>
                <w:customXmlInsRangeStart w:id="924" w:author="peng" w:date="2015-01-26T02:21:00Z"/>
              </w:sdtContent>
            </w:sdt>
            <w:customXmlInsRangeEnd w:id="924"/>
          </w:p>
        </w:tc>
        <w:tc>
          <w:tcPr>
            <w:tcW w:w="0" w:type="auto"/>
          </w:tcPr>
          <w:p w14:paraId="57FC42A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925" w:author="peng" w:date="2015-01-26T02:21:00Z"/>
              </w:rPr>
            </w:pPr>
            <w:customXmlInsRangeStart w:id="926" w:author="peng" w:date="2015-01-26T02:21:00Z"/>
            <w:sdt>
              <w:sdtPr>
                <w:alias w:val="Attribute NOTE description 0"/>
                <w:tag w:val="2431e5cd-9c1a-469a-8f16-9c9775f7bd92"/>
                <w:id w:val="-1240853752"/>
                <w:dataBinding w:xpath="/elements/element[@objid='2431e5cd-9c1a-469a-8f16-9c9775f7bd92']/content[@alias='Attribute NOTE description 0']" w:storeItemID="{D35B6978-45B9-4860-8E6E-EDB6F017D2CB}"/>
                <w:text w:multiLine="1"/>
              </w:sdtPr>
              <w:sdtEndPr/>
              <w:sdtContent>
                <w:customXmlInsRangeEnd w:id="926"/>
                <w:ins w:id="927" w:author="peng" w:date="2015-01-26T02:21:00Z">
                  <w:r w:rsidR="00420066">
                    <w:t>shape of the block</w:t>
                  </w:r>
                </w:ins>
                <w:customXmlInsRangeStart w:id="928" w:author="peng" w:date="2015-01-26T02:21:00Z"/>
              </w:sdtContent>
            </w:sdt>
            <w:customXmlInsRangeEnd w:id="928"/>
          </w:p>
        </w:tc>
      </w:tr>
    </w:tbl>
    <w:p w14:paraId="3D72BB79" w14:textId="77777777" w:rsidR="00420066" w:rsidRDefault="00420066" w:rsidP="00420066">
      <w:pPr>
        <w:pStyle w:val="af4"/>
        <w:rPr>
          <w:ins w:id="929" w:author="peng" w:date="2015-01-26T02:30:00Z"/>
        </w:rPr>
      </w:pPr>
      <w:ins w:id="930" w:author="peng" w:date="2015-01-26T02:21:00Z">
        <w:r>
          <w:t>Table </w:t>
        </w:r>
        <w:r>
          <w:fldChar w:fldCharType="begin"/>
        </w:r>
        <w:r>
          <w:instrText>SEQ Table \* ARABIC</w:instrText>
        </w:r>
        <w:r>
          <w:fldChar w:fldCharType="separate"/>
        </w:r>
      </w:ins>
      <w:ins w:id="931" w:author="peng" w:date="2015-01-26T03:23:00Z">
        <w:r w:rsidR="00EA58DD">
          <w:rPr>
            <w:noProof/>
          </w:rPr>
          <w:t>6</w:t>
        </w:r>
      </w:ins>
      <w:ins w:id="932" w:author="peng" w:date="2015-01-26T02:21:00Z">
        <w:r>
          <w:fldChar w:fldCharType="end"/>
        </w:r>
        <w:r>
          <w:t> Attributes of Class "HOGParam"</w:t>
        </w:r>
      </w:ins>
    </w:p>
    <w:p w14:paraId="492A41E5" w14:textId="77777777" w:rsidR="00520160" w:rsidRDefault="00520160">
      <w:pPr>
        <w:rPr>
          <w:ins w:id="933" w:author="peng" w:date="2015-01-26T02:31:00Z"/>
        </w:rPr>
        <w:pPrChange w:id="934" w:author="peng" w:date="2015-01-26T02:30:00Z">
          <w:pPr>
            <w:pStyle w:val="af4"/>
          </w:pPr>
        </w:pPrChange>
      </w:pPr>
    </w:p>
    <w:p w14:paraId="752ECD0C" w14:textId="77777777" w:rsidR="00520160" w:rsidRPr="00EA58DD" w:rsidRDefault="00520160">
      <w:pPr>
        <w:rPr>
          <w:ins w:id="935" w:author="peng" w:date="2015-01-26T02:21:00Z"/>
        </w:rPr>
        <w:pPrChange w:id="936" w:author="peng" w:date="2015-01-26T02:30:00Z">
          <w:pPr>
            <w:pStyle w:val="af4"/>
          </w:pPr>
        </w:pPrChange>
      </w:pPr>
    </w:p>
    <w:tbl>
      <w:tblPr>
        <w:tblStyle w:val="-1"/>
        <w:tblW w:w="5000" w:type="pct"/>
        <w:jc w:val="both"/>
        <w:tblLook w:val="04A0" w:firstRow="1" w:lastRow="0" w:firstColumn="1" w:lastColumn="0" w:noHBand="0" w:noVBand="1"/>
      </w:tblPr>
      <w:tblGrid>
        <w:gridCol w:w="1300"/>
        <w:gridCol w:w="1755"/>
        <w:gridCol w:w="5997"/>
      </w:tblGrid>
      <w:tr w:rsidR="00420066" w14:paraId="1340BD6C" w14:textId="77777777" w:rsidTr="00420066">
        <w:trPr>
          <w:cnfStyle w:val="100000000000" w:firstRow="1" w:lastRow="0" w:firstColumn="0" w:lastColumn="0" w:oddVBand="0" w:evenVBand="0" w:oddHBand="0" w:evenHBand="0" w:firstRowFirstColumn="0" w:firstRowLastColumn="0" w:lastRowFirstColumn="0" w:lastRowLastColumn="0"/>
          <w:tblHeader/>
          <w:jc w:val="both"/>
          <w:ins w:id="93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58ED79D" w14:textId="77777777" w:rsidR="00420066" w:rsidRDefault="00420066" w:rsidP="00420066">
            <w:pPr>
              <w:jc w:val="center"/>
              <w:rPr>
                <w:ins w:id="938" w:author="peng" w:date="2015-01-26T02:21:00Z"/>
              </w:rPr>
            </w:pPr>
            <w:ins w:id="939" w:author="peng" w:date="2015-01-26T02:21:00Z">
              <w:r>
                <w:t>Name</w:t>
              </w:r>
            </w:ins>
          </w:p>
        </w:tc>
        <w:tc>
          <w:tcPr>
            <w:tcW w:w="0" w:type="auto"/>
          </w:tcPr>
          <w:p w14:paraId="03F286E5"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940" w:author="peng" w:date="2015-01-26T02:21:00Z"/>
              </w:rPr>
            </w:pPr>
            <w:ins w:id="941" w:author="peng" w:date="2015-01-26T02:21:00Z">
              <w:r>
                <w:t>Values</w:t>
              </w:r>
            </w:ins>
          </w:p>
        </w:tc>
        <w:tc>
          <w:tcPr>
            <w:tcW w:w="0" w:type="auto"/>
          </w:tcPr>
          <w:p w14:paraId="0A2D9F30"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942" w:author="peng" w:date="2015-01-26T02:21:00Z"/>
              </w:rPr>
            </w:pPr>
            <w:ins w:id="943" w:author="peng" w:date="2015-01-26T02:21:00Z">
              <w:r>
                <w:t>Description</w:t>
              </w:r>
            </w:ins>
          </w:p>
        </w:tc>
      </w:tr>
      <w:tr w:rsidR="00420066" w14:paraId="613842C9" w14:textId="77777777" w:rsidTr="00420066">
        <w:trPr>
          <w:cnfStyle w:val="000000100000" w:firstRow="0" w:lastRow="0" w:firstColumn="0" w:lastColumn="0" w:oddVBand="0" w:evenVBand="0" w:oddHBand="1" w:evenHBand="0" w:firstRowFirstColumn="0" w:firstRowLastColumn="0" w:lastRowFirstColumn="0" w:lastRowLastColumn="0"/>
          <w:jc w:val="both"/>
          <w:ins w:id="94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5AF8890" w14:textId="77777777" w:rsidR="00420066" w:rsidRDefault="007D1D13" w:rsidP="00420066">
            <w:pPr>
              <w:rPr>
                <w:ins w:id="945" w:author="peng" w:date="2015-01-26T02:21:00Z"/>
              </w:rPr>
            </w:pPr>
            <w:customXmlInsRangeStart w:id="946" w:author="peng" w:date="2015-01-26T02:21:00Z"/>
            <w:sdt>
              <w:sdtPr>
                <w:alias w:val="Enumeration ATTRIBUTE Name"/>
                <w:tag w:val="cf22af6c-1565-40d4-9531-dbb6818406b1"/>
                <w:id w:val="1999994007"/>
                <w:dataBinding w:xpath="/elements/element[@objid='cf22af6c-1565-40d4-9531-dbb6818406b1']/content[@alias='Enumeration ATTRIBUTE Name']" w:storeItemID="{D35B6978-45B9-4860-8E6E-EDB6F017D2CB}"/>
                <w:text w:multiLine="1"/>
              </w:sdtPr>
              <w:sdtEndPr/>
              <w:sdtContent>
                <w:customXmlInsRangeEnd w:id="946"/>
                <w:ins w:id="947" w:author="peng" w:date="2015-01-26T02:21:00Z">
                  <w:r w:rsidR="00420066">
                    <w:t>BlockType</w:t>
                  </w:r>
                </w:ins>
                <w:customXmlInsRangeStart w:id="948" w:author="peng" w:date="2015-01-26T02:21:00Z"/>
              </w:sdtContent>
            </w:sdt>
            <w:customXmlInsRangeEnd w:id="948"/>
          </w:p>
        </w:tc>
        <w:tc>
          <w:tcPr>
            <w:tcW w:w="0" w:type="auto"/>
          </w:tcPr>
          <w:p w14:paraId="2A16DC39"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949" w:author="peng" w:date="2015-01-26T02:21:00Z"/>
              </w:rPr>
            </w:pPr>
            <w:customXmlInsRangeStart w:id="950" w:author="peng" w:date="2015-01-26T02:21:00Z"/>
            <w:sdt>
              <w:sdtPr>
                <w:alias w:val="EnumerationLiteral ATTRIBUTE Name"/>
                <w:tag w:val="1e0ad2c7-f426-4598-a12a-6068d0edb31d"/>
                <w:id w:val="273680625"/>
                <w:dataBinding w:xpath="/elements/element[@objid='1e0ad2c7-f426-4598-a12a-6068d0edb31d']/content[@alias='EnumerationLiteral ATTRIBUTE Name']" w:storeItemID="{D35B6978-45B9-4860-8E6E-EDB6F017D2CB}"/>
                <w:text w:multiLine="1"/>
              </w:sdtPr>
              <w:sdtEndPr/>
              <w:sdtContent>
                <w:customXmlInsRangeEnd w:id="950"/>
                <w:ins w:id="951" w:author="peng" w:date="2015-01-26T02:21:00Z">
                  <w:r w:rsidR="00420066">
                    <w:t>RADIAL</w:t>
                  </w:r>
                </w:ins>
                <w:customXmlInsRangeStart w:id="952" w:author="peng" w:date="2015-01-26T02:21:00Z"/>
              </w:sdtContent>
            </w:sdt>
            <w:customXmlInsRangeEnd w:id="952"/>
          </w:p>
          <w:p w14:paraId="4A0B3D5D"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953" w:author="peng" w:date="2015-01-26T02:21:00Z"/>
              </w:rPr>
            </w:pPr>
            <w:customXmlInsRangeStart w:id="954" w:author="peng" w:date="2015-01-26T02:21:00Z"/>
            <w:sdt>
              <w:sdtPr>
                <w:alias w:val="EnumerationLiteral ATTRIBUTE Name"/>
                <w:tag w:val="c350f3eb-af61-4e60-bba3-eaf58fa6969f"/>
                <w:id w:val="1280223233"/>
                <w:dataBinding w:xpath="/elements/element[@objid='c350f3eb-af61-4e60-bba3-eaf58fa6969f']/content[@alias='EnumerationLiteral ATTRIBUTE Name']" w:storeItemID="{D35B6978-45B9-4860-8E6E-EDB6F017D2CB}"/>
                <w:text w:multiLine="1"/>
              </w:sdtPr>
              <w:sdtEndPr/>
              <w:sdtContent>
                <w:customXmlInsRangeEnd w:id="954"/>
                <w:ins w:id="955" w:author="peng" w:date="2015-01-26T02:21:00Z">
                  <w:r w:rsidR="00420066">
                    <w:t>RECTANGULAR</w:t>
                  </w:r>
                </w:ins>
                <w:customXmlInsRangeStart w:id="956" w:author="peng" w:date="2015-01-26T02:21:00Z"/>
              </w:sdtContent>
            </w:sdt>
            <w:customXmlInsRangeEnd w:id="956"/>
          </w:p>
        </w:tc>
        <w:tc>
          <w:tcPr>
            <w:tcW w:w="0" w:type="auto"/>
          </w:tcPr>
          <w:p w14:paraId="2C3DFDA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957" w:author="peng" w:date="2015-01-26T02:21:00Z"/>
              </w:rPr>
            </w:pPr>
            <w:customXmlInsRangeStart w:id="958" w:author="peng" w:date="2015-01-26T02:21:00Z"/>
            <w:sdt>
              <w:sdtPr>
                <w:alias w:val="Enumeration NOTE description 0"/>
                <w:tag w:val="cf22af6c-1565-40d4-9531-dbb6818406b1"/>
                <w:id w:val="-1890260036"/>
                <w:dataBinding w:xpath="/elements/element[@objid='cf22af6c-1565-40d4-9531-dbb6818406b1']/content[@alias='Enumeration NOTE description 0']" w:storeItemID="{D35B6978-45B9-4860-8E6E-EDB6F017D2CB}"/>
                <w:text w:multiLine="1"/>
              </w:sdtPr>
              <w:sdtEndPr/>
              <w:sdtContent>
                <w:customXmlInsRangeEnd w:id="958"/>
                <w:ins w:id="959" w:author="peng" w:date="2015-01-26T02:21:00Z">
                  <w:r w:rsidR="00420066">
                    <w:t>BlockType contains two type, RADIAL and RECTANGULAR</w:t>
                  </w:r>
                </w:ins>
                <w:customXmlInsRangeStart w:id="960" w:author="peng" w:date="2015-01-26T02:21:00Z"/>
              </w:sdtContent>
            </w:sdt>
            <w:customXmlInsRangeEnd w:id="960"/>
          </w:p>
        </w:tc>
      </w:tr>
    </w:tbl>
    <w:p w14:paraId="4666FA6D" w14:textId="77777777" w:rsidR="00420066" w:rsidRDefault="00420066" w:rsidP="00420066">
      <w:pPr>
        <w:pStyle w:val="af4"/>
        <w:rPr>
          <w:ins w:id="961" w:author="peng" w:date="2015-01-26T02:31:00Z"/>
        </w:rPr>
      </w:pPr>
      <w:ins w:id="962" w:author="peng" w:date="2015-01-26T02:21:00Z">
        <w:r>
          <w:t>Table </w:t>
        </w:r>
        <w:r>
          <w:fldChar w:fldCharType="begin"/>
        </w:r>
        <w:r>
          <w:instrText>SEQ Table \* ARABIC</w:instrText>
        </w:r>
        <w:r>
          <w:fldChar w:fldCharType="separate"/>
        </w:r>
      </w:ins>
      <w:ins w:id="963" w:author="peng" w:date="2015-01-26T03:23:00Z">
        <w:r w:rsidR="00EA58DD">
          <w:rPr>
            <w:noProof/>
          </w:rPr>
          <w:t>7</w:t>
        </w:r>
      </w:ins>
      <w:ins w:id="964" w:author="peng" w:date="2015-01-26T02:21:00Z">
        <w:r>
          <w:fldChar w:fldCharType="end"/>
        </w:r>
        <w:r>
          <w:t> Owned Enumerations of Class "HOGParam"</w:t>
        </w:r>
      </w:ins>
    </w:p>
    <w:p w14:paraId="4C59B85C" w14:textId="77777777" w:rsidR="00520160" w:rsidRDefault="00520160">
      <w:pPr>
        <w:rPr>
          <w:ins w:id="965" w:author="peng" w:date="2015-01-26T02:31:00Z"/>
        </w:rPr>
        <w:pPrChange w:id="966" w:author="peng" w:date="2015-01-26T02:31:00Z">
          <w:pPr>
            <w:pStyle w:val="af4"/>
          </w:pPr>
        </w:pPrChange>
      </w:pPr>
    </w:p>
    <w:p w14:paraId="29026D07" w14:textId="77777777" w:rsidR="00520160" w:rsidRPr="00EA58DD" w:rsidRDefault="00520160">
      <w:pPr>
        <w:rPr>
          <w:ins w:id="967" w:author="peng" w:date="2015-01-26T02:21:00Z"/>
        </w:rPr>
        <w:pPrChange w:id="968" w:author="peng" w:date="2015-01-26T02:31:00Z">
          <w:pPr>
            <w:pStyle w:val="af4"/>
          </w:pPr>
        </w:pPrChange>
      </w:pPr>
    </w:p>
    <w:p w14:paraId="77A20687" w14:textId="77777777" w:rsidR="00420066" w:rsidRDefault="00420066" w:rsidP="00420066">
      <w:pPr>
        <w:pStyle w:val="2"/>
        <w:rPr>
          <w:ins w:id="969" w:author="peng" w:date="2015-01-26T02:21:00Z"/>
        </w:rPr>
      </w:pPr>
      <w:bookmarkStart w:id="970" w:name="_Toc410005057"/>
      <w:ins w:id="971" w:author="peng" w:date="2015-01-26T02:21:00Z">
        <w:r>
          <w:lastRenderedPageBreak/>
          <w:t>Class "</w:t>
        </w:r>
      </w:ins>
      <w:customXmlInsRangeStart w:id="972" w:author="peng" w:date="2015-01-26T02:21:00Z"/>
      <w:sdt>
        <w:sdtPr>
          <w:alias w:val="Class ATTRIBUTE Name"/>
          <w:tag w:val="77b78d4d-6afc-4bc3-b438-316a59622fd8"/>
          <w:id w:val="168693882"/>
          <w:dataBinding w:xpath="/elements/element[@objid='77b78d4d-6afc-4bc3-b438-316a59622fd8']/content[@alias='Class ATTRIBUTE Name']" w:storeItemID="{D35B6978-45B9-4860-8E6E-EDB6F017D2CB}"/>
          <w:text w:multiLine="1"/>
        </w:sdtPr>
        <w:sdtEndPr/>
        <w:sdtContent>
          <w:customXmlInsRangeEnd w:id="972"/>
          <w:ins w:id="973" w:author="peng" w:date="2015-01-26T02:21:00Z">
            <w:r>
              <w:t>HOG</w:t>
            </w:r>
          </w:ins>
          <w:customXmlInsRangeStart w:id="974" w:author="peng" w:date="2015-01-26T02:21:00Z"/>
        </w:sdtContent>
      </w:sdt>
      <w:customXmlInsRangeEnd w:id="974"/>
      <w:ins w:id="975" w:author="peng" w:date="2015-01-26T02:21:00Z">
        <w:r>
          <w:t>"</w:t>
        </w:r>
        <w:bookmarkEnd w:id="970"/>
      </w:ins>
    </w:p>
    <w:p w14:paraId="1DE16E91" w14:textId="77777777" w:rsidR="00420066" w:rsidRDefault="00420066" w:rsidP="00420066">
      <w:pPr>
        <w:pStyle w:val="ab"/>
        <w:rPr>
          <w:ins w:id="976" w:author="peng" w:date="2015-01-26T02:21:00Z"/>
          <w:rStyle w:val="ae"/>
        </w:rPr>
      </w:pPr>
      <w:ins w:id="977" w:author="peng" w:date="2015-01-26T02:21:00Z">
        <w:r>
          <w:rPr>
            <w:rStyle w:val="ae"/>
          </w:rPr>
          <w:t xml:space="preserve">from Package </w:t>
        </w:r>
      </w:ins>
      <w:customXmlInsRangeStart w:id="978" w:author="peng" w:date="2015-01-26T02:21:00Z"/>
      <w:sdt>
        <w:sdtPr>
          <w:rPr>
            <w:rStyle w:val="ae"/>
          </w:rPr>
          <w:alias w:val="Package ATTRIBUTE Name"/>
          <w:tag w:val="3dcb2c09-2a32-475f-982a-7933da523875"/>
          <w:id w:val="1834183153"/>
          <w:dataBinding w:xpath="/elements/element[@objid='3dcb2c09-2a32-475f-982a-7933da523875']/content[@alias='Package ATTRIBUTE Name']" w:storeItemID="{D35B6978-45B9-4860-8E6E-EDB6F017D2CB}"/>
          <w:text w:multiLine="1"/>
        </w:sdtPr>
        <w:sdtEndPr>
          <w:rPr>
            <w:rStyle w:val="ae"/>
          </w:rPr>
        </w:sdtEndPr>
        <w:sdtContent>
          <w:customXmlInsRangeEnd w:id="978"/>
          <w:ins w:id="979" w:author="peng" w:date="2015-01-26T02:21:00Z">
            <w:r>
              <w:rPr>
                <w:rStyle w:val="ae"/>
              </w:rPr>
              <w:t>gforge</w:t>
            </w:r>
          </w:ins>
          <w:customXmlInsRangeStart w:id="980" w:author="peng" w:date="2015-01-26T02:21:00Z"/>
        </w:sdtContent>
      </w:sdt>
      <w:customXmlInsRangeEnd w:id="980"/>
      <w:ins w:id="981" w:author="peng" w:date="2015-01-26T02:21:00Z">
        <w:r>
          <w:rPr>
            <w:rStyle w:val="ae"/>
          </w:rPr>
          <w:t>.</w:t>
        </w:r>
      </w:ins>
      <w:customXmlInsRangeStart w:id="982" w:author="peng" w:date="2015-01-26T02:21:00Z"/>
      <w:sdt>
        <w:sdtPr>
          <w:rPr>
            <w:rStyle w:val="ae"/>
          </w:rPr>
          <w:alias w:val="Package ATTRIBUTE Name"/>
          <w:tag w:val="3c0eec90-a163-4364-8ec1-855c885b184b"/>
          <w:id w:val="-1816321335"/>
          <w:dataBinding w:xpath="/elements/element[@objid='3c0eec90-a163-4364-8ec1-855c885b184b']/content[@alias='Package ATTRIBUTE Name']" w:storeItemID="{D35B6978-45B9-4860-8E6E-EDB6F017D2CB}"/>
          <w:text w:multiLine="1"/>
        </w:sdtPr>
        <w:sdtEndPr>
          <w:rPr>
            <w:rStyle w:val="ae"/>
          </w:rPr>
        </w:sdtEndPr>
        <w:sdtContent>
          <w:customXmlInsRangeEnd w:id="982"/>
          <w:ins w:id="983" w:author="peng" w:date="2015-01-26T02:21:00Z">
            <w:r>
              <w:rPr>
                <w:rStyle w:val="ae"/>
              </w:rPr>
              <w:t>RandomForestHOG</w:t>
            </w:r>
          </w:ins>
          <w:customXmlInsRangeStart w:id="984" w:author="peng" w:date="2015-01-26T02:21:00Z"/>
        </w:sdtContent>
      </w:sdt>
      <w:customXmlInsRangeEnd w:id="984"/>
      <w:ins w:id="985" w:author="peng" w:date="2015-01-26T02:21:00Z">
        <w:r>
          <w:rPr>
            <w:rStyle w:val="ae"/>
          </w:rPr>
          <w:t>.</w:t>
        </w:r>
        <w:r>
          <w:fldChar w:fldCharType="begin"/>
        </w:r>
        <w:r>
          <w:instrText xml:space="preserve"> HYPERLINK \l "_3f901274-58e3-42e4-98b3-df441014db6d" \h </w:instrText>
        </w:r>
        <w:r>
          <w:fldChar w:fldCharType="separate"/>
        </w:r>
        <w:r>
          <w:rPr>
            <w:rStyle w:val="af2"/>
          </w:rPr>
          <w:t>HOG</w:t>
        </w:r>
        <w:r>
          <w:rPr>
            <w:rStyle w:val="af2"/>
          </w:rPr>
          <w:fldChar w:fldCharType="end"/>
        </w:r>
      </w:ins>
    </w:p>
    <w:p w14:paraId="6C5B7E86" w14:textId="77777777" w:rsidR="00420066" w:rsidRDefault="00420066" w:rsidP="00420066">
      <w:pPr>
        <w:pStyle w:val="Texte"/>
        <w:rPr>
          <w:ins w:id="986" w:author="peng" w:date="2015-01-26T02:21:00Z"/>
        </w:rPr>
      </w:pPr>
      <w:ins w:id="987" w:author="peng" w:date="2015-01-26T02:21:00Z">
        <w:r>
          <w:t xml:space="preserve">Inherits from: </w:t>
        </w:r>
        <w:r>
          <w:fldChar w:fldCharType="begin"/>
        </w:r>
        <w:r>
          <w:instrText xml:space="preserve"> HYPERLINK \l "_cc4ac9ce-f533-4988-a291-00d126112807" \h </w:instrText>
        </w:r>
        <w:r>
          <w:fldChar w:fldCharType="separate"/>
        </w:r>
        <w:r>
          <w:rPr>
            <w:rStyle w:val="af2"/>
          </w:rPr>
          <w:t>Sample</w:t>
        </w:r>
        <w:r>
          <w:rPr>
            <w:rStyle w:val="af2"/>
          </w:rPr>
          <w:fldChar w:fldCharType="end"/>
        </w:r>
      </w:ins>
    </w:p>
    <w:p w14:paraId="0D11D052" w14:textId="77777777" w:rsidR="00420066" w:rsidRDefault="00420066" w:rsidP="00420066">
      <w:pPr>
        <w:pStyle w:val="Texte"/>
        <w:rPr>
          <w:ins w:id="988" w:author="peng" w:date="2015-01-26T02:21:00Z"/>
        </w:rPr>
      </w:pPr>
      <w:ins w:id="989" w:author="peng" w:date="2015-01-26T02:21:00Z">
        <w:r>
          <w:t xml:space="preserve">Stereotypes: </w:t>
        </w:r>
      </w:ins>
      <w:customXmlInsRangeStart w:id="990" w:author="peng" w:date="2015-01-26T02:21:00Z"/>
      <w:sdt>
        <w:sdtPr>
          <w:alias w:val="Stereotype ATTRIBUTE Name"/>
          <w:tag w:val="01ec23a8-0000-0258-0000-000000000000"/>
          <w:id w:val="-630701062"/>
          <w:dataBinding w:xpath="/elements/element[@objid='01ec23a8-0000-0258-0000-000000000000']/content[@alias='Stereotype ATTRIBUTE Name']" w:storeItemID="{D35B6978-45B9-4860-8E6E-EDB6F017D2CB}"/>
          <w:text w:multiLine="1"/>
        </w:sdtPr>
        <w:sdtEndPr/>
        <w:sdtContent>
          <w:customXmlInsRangeEnd w:id="990"/>
          <w:ins w:id="991" w:author="peng" w:date="2015-01-26T02:21:00Z">
            <w:r>
              <w:t>Java Class</w:t>
            </w:r>
          </w:ins>
          <w:customXmlInsRangeStart w:id="992" w:author="peng" w:date="2015-01-26T02:21:00Z"/>
        </w:sdtContent>
      </w:sdt>
      <w:customXmlInsRangeEnd w:id="992"/>
    </w:p>
    <w:p w14:paraId="7F719428" w14:textId="77777777" w:rsidR="00420066" w:rsidRDefault="007D1D13" w:rsidP="00420066">
      <w:pPr>
        <w:rPr>
          <w:ins w:id="993" w:author="peng" w:date="2015-01-26T02:21:00Z"/>
        </w:rPr>
      </w:pPr>
      <w:customXmlInsRangeStart w:id="994" w:author="peng" w:date="2015-01-26T02:21:00Z"/>
      <w:sdt>
        <w:sdtPr>
          <w:alias w:val="Class NOTE description 0"/>
          <w:tag w:val="77b78d4d-6afc-4bc3-b438-316a59622fd8"/>
          <w:id w:val="753099175"/>
          <w:dataBinding w:xpath="/elements/element[@objid='77b78d4d-6afc-4bc3-b438-316a59622fd8']/content[@alias='Class NOTE description 0']" w:storeItemID="{D35B6978-45B9-4860-8E6E-EDB6F017D2CB}"/>
          <w:text w:multiLine="1"/>
        </w:sdtPr>
        <w:sdtEndPr/>
        <w:sdtContent>
          <w:customXmlInsRangeEnd w:id="994"/>
          <w:ins w:id="995" w:author="peng" w:date="2015-01-26T02:21:00Z">
            <w:r w:rsidR="00420066">
              <w:t>This class implements the operations involved in HOG, and create arrays of pixel's data of each stage.</w:t>
            </w:r>
          </w:ins>
          <w:customXmlInsRangeStart w:id="996" w:author="peng" w:date="2015-01-26T02:21:00Z"/>
        </w:sdtContent>
      </w:sdt>
      <w:customXmlInsRangeEnd w:id="996"/>
    </w:p>
    <w:p w14:paraId="3281E203" w14:textId="77777777" w:rsidR="00520160" w:rsidRDefault="00520160" w:rsidP="00420066">
      <w:pPr>
        <w:pStyle w:val="af4"/>
        <w:rPr>
          <w:ins w:id="997" w:author="peng" w:date="2015-01-26T02:32:00Z"/>
        </w:rPr>
      </w:pPr>
    </w:p>
    <w:p w14:paraId="10CA58C2" w14:textId="77777777" w:rsidR="00420066" w:rsidRDefault="00420066" w:rsidP="00420066">
      <w:pPr>
        <w:pStyle w:val="af4"/>
        <w:rPr>
          <w:ins w:id="998" w:author="peng" w:date="2015-01-26T02:21:00Z"/>
        </w:rPr>
      </w:pPr>
      <w:ins w:id="999" w:author="peng" w:date="2015-01-26T02:21:00Z">
        <w:r>
          <w:t>Figure </w:t>
        </w:r>
        <w:r>
          <w:fldChar w:fldCharType="begin"/>
        </w:r>
        <w:r>
          <w:instrText>SEQ Figure \* ARABIC</w:instrText>
        </w:r>
        <w:r>
          <w:fldChar w:fldCharType="separate"/>
        </w:r>
      </w:ins>
      <w:ins w:id="1000" w:author="peng" w:date="2015-01-26T03:23:00Z">
        <w:r w:rsidR="00EA58DD">
          <w:rPr>
            <w:noProof/>
          </w:rPr>
          <w:t>4</w:t>
        </w:r>
      </w:ins>
      <w:ins w:id="1001" w:author="peng" w:date="2015-01-26T02:21:00Z">
        <w:r>
          <w:fldChar w:fldCharType="end"/>
        </w:r>
        <w:r>
          <w:t xml:space="preserve"> HOG </w:t>
        </w:r>
      </w:ins>
    </w:p>
    <w:p w14:paraId="3DBBD0D6" w14:textId="0ADFF74A" w:rsidR="00420066" w:rsidRDefault="00420066" w:rsidP="00420066">
      <w:pPr>
        <w:pStyle w:val="Image"/>
        <w:jc w:val="center"/>
        <w:rPr>
          <w:ins w:id="1002" w:author="peng" w:date="2015-01-26T02:21:00Z"/>
        </w:rPr>
      </w:pPr>
      <w:ins w:id="1003" w:author="peng" w:date="2015-01-26T02:21:00Z">
        <w:r>
          <w:rPr>
            <w:noProof/>
            <w:lang w:eastAsia="zh-TW"/>
          </w:rPr>
          <w:drawing>
            <wp:inline distT="0" distB="0" distL="0" distR="0" wp14:anchorId="39D8FF0F" wp14:editId="12881D7D">
              <wp:extent cx="5715000" cy="619125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578112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6191250"/>
                      </a:xfrm>
                      <a:prstGeom prst="rect">
                        <a:avLst/>
                      </a:prstGeom>
                      <a:noFill/>
                      <a:ln>
                        <a:noFill/>
                      </a:ln>
                    </pic:spPr>
                  </pic:pic>
                </a:graphicData>
              </a:graphic>
            </wp:inline>
          </w:drawing>
        </w:r>
      </w:ins>
    </w:p>
    <w:p w14:paraId="2EDB8FE4" w14:textId="1B64C692" w:rsidR="00420066" w:rsidRDefault="00420066" w:rsidP="00420066">
      <w:pPr>
        <w:pStyle w:val="Image"/>
        <w:jc w:val="center"/>
        <w:rPr>
          <w:ins w:id="1004" w:author="peng" w:date="2015-01-26T02:32:00Z"/>
        </w:rPr>
      </w:pPr>
    </w:p>
    <w:p w14:paraId="3BC850C0" w14:textId="77777777" w:rsidR="00520160" w:rsidRPr="00520160" w:rsidRDefault="00520160">
      <w:pPr>
        <w:rPr>
          <w:ins w:id="1005" w:author="peng" w:date="2015-01-26T02:21:00Z"/>
        </w:rPr>
        <w:pPrChange w:id="1006" w:author="peng" w:date="2015-01-26T02:32:00Z">
          <w:pPr>
            <w:pStyle w:val="Image"/>
            <w:jc w:val="center"/>
          </w:pPr>
        </w:pPrChange>
      </w:pPr>
    </w:p>
    <w:tbl>
      <w:tblPr>
        <w:tblStyle w:val="-1"/>
        <w:tblW w:w="5000" w:type="pct"/>
        <w:jc w:val="both"/>
        <w:tblLook w:val="04A0" w:firstRow="1" w:lastRow="0" w:firstColumn="1" w:lastColumn="0" w:noHBand="0" w:noVBand="1"/>
      </w:tblPr>
      <w:tblGrid>
        <w:gridCol w:w="5696"/>
        <w:gridCol w:w="3356"/>
      </w:tblGrid>
      <w:tr w:rsidR="00420066" w14:paraId="39A9B0EF" w14:textId="77777777" w:rsidTr="00420066">
        <w:trPr>
          <w:cnfStyle w:val="100000000000" w:firstRow="1" w:lastRow="0" w:firstColumn="0" w:lastColumn="0" w:oddVBand="0" w:evenVBand="0" w:oddHBand="0" w:evenHBand="0" w:firstRowFirstColumn="0" w:firstRowLastColumn="0" w:lastRowFirstColumn="0" w:lastRowLastColumn="0"/>
          <w:tblHeader/>
          <w:jc w:val="both"/>
          <w:ins w:id="100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82BDC65" w14:textId="77777777" w:rsidR="00420066" w:rsidRDefault="00420066" w:rsidP="00420066">
            <w:pPr>
              <w:jc w:val="center"/>
              <w:rPr>
                <w:ins w:id="1008" w:author="peng" w:date="2015-01-26T02:21:00Z"/>
              </w:rPr>
            </w:pPr>
            <w:ins w:id="1009" w:author="peng" w:date="2015-01-26T02:21:00Z">
              <w:r>
                <w:t>Name</w:t>
              </w:r>
            </w:ins>
          </w:p>
        </w:tc>
        <w:tc>
          <w:tcPr>
            <w:tcW w:w="0" w:type="auto"/>
          </w:tcPr>
          <w:p w14:paraId="05B2DBDF"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1010" w:author="peng" w:date="2015-01-26T02:21:00Z"/>
              </w:rPr>
            </w:pPr>
            <w:ins w:id="1011" w:author="peng" w:date="2015-01-26T02:21:00Z">
              <w:r>
                <w:t>Description</w:t>
              </w:r>
            </w:ins>
          </w:p>
        </w:tc>
      </w:tr>
      <w:tr w:rsidR="00420066" w14:paraId="77C4B05E" w14:textId="77777777" w:rsidTr="00420066">
        <w:trPr>
          <w:cnfStyle w:val="000000100000" w:firstRow="0" w:lastRow="0" w:firstColumn="0" w:lastColumn="0" w:oddVBand="0" w:evenVBand="0" w:oddHBand="1" w:evenHBand="0" w:firstRowFirstColumn="0" w:firstRowLastColumn="0" w:lastRowFirstColumn="0" w:lastRowLastColumn="0"/>
          <w:jc w:val="both"/>
          <w:ins w:id="101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DF5A022" w14:textId="77777777" w:rsidR="00420066" w:rsidRDefault="007D1D13" w:rsidP="00420066">
            <w:pPr>
              <w:rPr>
                <w:ins w:id="1013" w:author="peng" w:date="2015-01-26T02:21:00Z"/>
              </w:rPr>
            </w:pPr>
            <w:customXmlInsRangeStart w:id="1014" w:author="peng" w:date="2015-01-26T02:21:00Z"/>
            <w:sdt>
              <w:sdtPr>
                <w:alias w:val="Operation ATTRIBUTE Name"/>
                <w:tag w:val="8c39ea43-b153-44c8-a0de-ff4ed52b57c0"/>
                <w:id w:val="693812628"/>
                <w:dataBinding w:xpath="/elements/element[@objid='8c39ea43-b153-44c8-a0de-ff4ed52b57c0']/content[@alias='Operation ATTRIBUTE Name']" w:storeItemID="{D35B6978-45B9-4860-8E6E-EDB6F017D2CB}"/>
                <w:text w:multiLine="1"/>
              </w:sdtPr>
              <w:sdtEndPr/>
              <w:sdtContent>
                <w:customXmlInsRangeEnd w:id="1014"/>
                <w:ins w:id="1015" w:author="peng" w:date="2015-01-26T02:21:00Z">
                  <w:r w:rsidR="00420066">
                    <w:t>HOG</w:t>
                  </w:r>
                </w:ins>
                <w:customXmlInsRangeStart w:id="1016" w:author="peng" w:date="2015-01-26T02:21:00Z"/>
              </w:sdtContent>
            </w:sdt>
            <w:customXmlInsRangeEnd w:id="1016"/>
            <w:ins w:id="1017" w:author="peng" w:date="2015-01-26T02:21:00Z">
              <w:r w:rsidR="00420066">
                <w:t xml:space="preserve"> ()</w:t>
              </w:r>
            </w:ins>
          </w:p>
        </w:tc>
        <w:tc>
          <w:tcPr>
            <w:tcW w:w="0" w:type="auto"/>
          </w:tcPr>
          <w:p w14:paraId="130D13F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018" w:author="peng" w:date="2015-01-26T02:21:00Z"/>
              </w:rPr>
            </w:pPr>
            <w:customXmlInsRangeStart w:id="1019" w:author="peng" w:date="2015-01-26T02:21:00Z"/>
            <w:sdt>
              <w:sdtPr>
                <w:alias w:val="Operation NOTE description 0"/>
                <w:tag w:val="8c39ea43-b153-44c8-a0de-ff4ed52b57c0"/>
                <w:id w:val="1219323421"/>
                <w:dataBinding w:xpath="/elements/element[@objid='8c39ea43-b153-44c8-a0de-ff4ed52b57c0']/content[@alias='Operation NOTE description 0']" w:storeItemID="{D35B6978-45B9-4860-8E6E-EDB6F017D2CB}"/>
                <w:text w:multiLine="1"/>
              </w:sdtPr>
              <w:sdtEndPr/>
              <w:sdtContent>
                <w:customXmlInsRangeEnd w:id="1019"/>
                <w:ins w:id="1020" w:author="peng" w:date="2015-01-26T02:21:00Z">
                  <w:r w:rsidR="00420066">
                    <w:t>initialize HOG instance with default parameter setting</w:t>
                  </w:r>
                </w:ins>
                <w:customXmlInsRangeStart w:id="1021" w:author="peng" w:date="2015-01-26T02:21:00Z"/>
              </w:sdtContent>
            </w:sdt>
            <w:customXmlInsRangeEnd w:id="1021"/>
          </w:p>
        </w:tc>
      </w:tr>
      <w:tr w:rsidR="00420066" w14:paraId="0608F06F" w14:textId="77777777" w:rsidTr="00420066">
        <w:trPr>
          <w:jc w:val="both"/>
          <w:ins w:id="102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FAEEFB9" w14:textId="77777777" w:rsidR="00420066" w:rsidRDefault="007D1D13" w:rsidP="00420066">
            <w:pPr>
              <w:rPr>
                <w:ins w:id="1023" w:author="peng" w:date="2015-01-26T02:21:00Z"/>
              </w:rPr>
            </w:pPr>
            <w:customXmlInsRangeStart w:id="1024" w:author="peng" w:date="2015-01-26T02:21:00Z"/>
            <w:sdt>
              <w:sdtPr>
                <w:alias w:val="Operation ATTRIBUTE Name"/>
                <w:tag w:val="3a55e97d-ae30-433e-b3cd-9ccecda51f65"/>
                <w:id w:val="-1319961645"/>
                <w:dataBinding w:xpath="/elements/element[@objid='3a55e97d-ae30-433e-b3cd-9ccecda51f65']/content[@alias='Operation ATTRIBUTE Name']" w:storeItemID="{D35B6978-45B9-4860-8E6E-EDB6F017D2CB}"/>
                <w:text w:multiLine="1"/>
              </w:sdtPr>
              <w:sdtEndPr/>
              <w:sdtContent>
                <w:customXmlInsRangeEnd w:id="1024"/>
                <w:ins w:id="1025" w:author="peng" w:date="2015-01-26T02:21:00Z">
                  <w:r w:rsidR="00420066">
                    <w:t>HOG</w:t>
                  </w:r>
                </w:ins>
                <w:customXmlInsRangeStart w:id="1026" w:author="peng" w:date="2015-01-26T02:21:00Z"/>
              </w:sdtContent>
            </w:sdt>
            <w:customXmlInsRangeEnd w:id="1026"/>
            <w:ins w:id="1027" w:author="peng" w:date="2015-01-26T02:21:00Z">
              <w:r w:rsidR="00420066">
                <w:t xml:space="preserve"> (</w:t>
              </w:r>
            </w:ins>
            <w:customXmlInsRangeStart w:id="1028" w:author="peng" w:date="2015-01-26T02:21:00Z"/>
            <w:sdt>
              <w:sdtPr>
                <w:rPr>
                  <w:rStyle w:val="ae"/>
                </w:rPr>
                <w:alias w:val="Parameter ATTRIBUTE ParameterPassing"/>
                <w:tag w:val="a405e1e8-85cc-4d4a-b285-26666588a718"/>
                <w:id w:val="1169209180"/>
                <w:dataBinding w:xpath="/elements/element[@objid='a405e1e8-85cc-4d4a-b285-26666588a718']/content[@alias='Parameter ATTRIBUTE ParameterPassing']" w:storeItemID="{D35B6978-45B9-4860-8E6E-EDB6F017D2CB}"/>
                <w:text w:multiLine="1"/>
              </w:sdtPr>
              <w:sdtEndPr>
                <w:rPr>
                  <w:rStyle w:val="ae"/>
                </w:rPr>
              </w:sdtEndPr>
              <w:sdtContent>
                <w:customXmlInsRangeEnd w:id="1028"/>
                <w:ins w:id="1029" w:author="peng" w:date="2015-01-26T02:21:00Z">
                  <w:r w:rsidR="00420066">
                    <w:rPr>
                      <w:rStyle w:val="ae"/>
                    </w:rPr>
                    <w:t>In</w:t>
                  </w:r>
                </w:ins>
                <w:customXmlInsRangeStart w:id="1030" w:author="peng" w:date="2015-01-26T02:21:00Z"/>
              </w:sdtContent>
            </w:sdt>
            <w:customXmlInsRangeEnd w:id="1030"/>
            <w:ins w:id="1031" w:author="peng" w:date="2015-01-26T02:21:00Z">
              <w:r w:rsidR="00420066">
                <w:rPr>
                  <w:rStyle w:val="ae"/>
                </w:rPr>
                <w:t xml:space="preserve"> </w:t>
              </w:r>
            </w:ins>
            <w:customXmlInsRangeStart w:id="1032" w:author="peng" w:date="2015-01-26T02:21:00Z"/>
            <w:sdt>
              <w:sdtPr>
                <w:alias w:val="Parameter ATTRIBUTE Name"/>
                <w:tag w:val="a405e1e8-85cc-4d4a-b285-26666588a718"/>
                <w:id w:val="-1166168265"/>
                <w:dataBinding w:xpath="/elements/element[@objid='a405e1e8-85cc-4d4a-b285-26666588a718']/content[@alias='Parameter ATTRIBUTE Name']" w:storeItemID="{D35B6978-45B9-4860-8E6E-EDB6F017D2CB}"/>
                <w:text w:multiLine="1"/>
              </w:sdtPr>
              <w:sdtEndPr/>
              <w:sdtContent>
                <w:customXmlInsRangeEnd w:id="1032"/>
                <w:ins w:id="1033" w:author="peng" w:date="2015-01-26T02:21:00Z">
                  <w:r w:rsidR="00420066">
                    <w:t>initHogParam</w:t>
                  </w:r>
                </w:ins>
                <w:customXmlInsRangeStart w:id="1034" w:author="peng" w:date="2015-01-26T02:21:00Z"/>
              </w:sdtContent>
            </w:sdt>
            <w:customXmlInsRangeEnd w:id="1034"/>
            <w:ins w:id="1035" w:author="peng" w:date="2015-01-26T02:21:00Z">
              <w:r w:rsidR="00420066">
                <w:t xml:space="preserve"> </w:t>
              </w:r>
            </w:ins>
            <w:customXmlInsRangeStart w:id="1036" w:author="peng" w:date="2015-01-26T02:21:00Z"/>
            <w:sdt>
              <w:sdtPr>
                <w:alias w:val="Class ATTRIBUTE Name"/>
                <w:tag w:val="b30f2d3b-3dd3-4928-8c2e-210cde6bac4c"/>
                <w:id w:val="978660029"/>
                <w:dataBinding w:xpath="/elements/element[@objid='b30f2d3b-3dd3-4928-8c2e-210cde6bac4c']/content[@alias='Class ATTRIBUTE Name']" w:storeItemID="{D35B6978-45B9-4860-8E6E-EDB6F017D2CB}"/>
                <w:text w:multiLine="1"/>
              </w:sdtPr>
              <w:sdtEndPr/>
              <w:sdtContent>
                <w:customXmlInsRangeEnd w:id="1036"/>
                <w:ins w:id="1037" w:author="peng" w:date="2015-01-26T02:21:00Z">
                  <w:r w:rsidR="00420066">
                    <w:t>HOGParam</w:t>
                  </w:r>
                </w:ins>
                <w:customXmlInsRangeStart w:id="1038" w:author="peng" w:date="2015-01-26T02:21:00Z"/>
              </w:sdtContent>
            </w:sdt>
            <w:customXmlInsRangeEnd w:id="1038"/>
            <w:ins w:id="1039" w:author="peng" w:date="2015-01-26T02:21:00Z">
              <w:r w:rsidR="00420066">
                <w:t>,</w:t>
              </w:r>
            </w:ins>
            <w:customXmlInsRangeStart w:id="1040" w:author="peng" w:date="2015-01-26T02:21:00Z"/>
            <w:sdt>
              <w:sdtPr>
                <w:rPr>
                  <w:rStyle w:val="ae"/>
                </w:rPr>
                <w:alias w:val="Parameter ATTRIBUTE ParameterPassing"/>
                <w:tag w:val="3646398c-5116-4065-8315-9c17e9b87b28"/>
                <w:id w:val="-752660306"/>
                <w:dataBinding w:xpath="/elements/element[@objid='3646398c-5116-4065-8315-9c17e9b87b28']/content[@alias='Parameter ATTRIBUTE ParameterPassing']" w:storeItemID="{D35B6978-45B9-4860-8E6E-EDB6F017D2CB}"/>
                <w:text w:multiLine="1"/>
              </w:sdtPr>
              <w:sdtEndPr>
                <w:rPr>
                  <w:rStyle w:val="ae"/>
                </w:rPr>
              </w:sdtEndPr>
              <w:sdtContent>
                <w:customXmlInsRangeEnd w:id="1040"/>
                <w:ins w:id="1041" w:author="peng" w:date="2015-01-26T02:21:00Z">
                  <w:r w:rsidR="00420066">
                    <w:rPr>
                      <w:rStyle w:val="ae"/>
                    </w:rPr>
                    <w:t>Inout</w:t>
                  </w:r>
                </w:ins>
                <w:customXmlInsRangeStart w:id="1042" w:author="peng" w:date="2015-01-26T02:21:00Z"/>
              </w:sdtContent>
            </w:sdt>
            <w:customXmlInsRangeEnd w:id="1042"/>
            <w:ins w:id="1043" w:author="peng" w:date="2015-01-26T02:21:00Z">
              <w:r w:rsidR="00420066">
                <w:rPr>
                  <w:rStyle w:val="ae"/>
                </w:rPr>
                <w:t xml:space="preserve"> </w:t>
              </w:r>
            </w:ins>
            <w:customXmlInsRangeStart w:id="1044" w:author="peng" w:date="2015-01-26T02:21:00Z"/>
            <w:sdt>
              <w:sdtPr>
                <w:alias w:val="Parameter ATTRIBUTE Name"/>
                <w:tag w:val="3646398c-5116-4065-8315-9c17e9b87b28"/>
                <w:id w:val="1861003975"/>
                <w:dataBinding w:xpath="/elements/element[@objid='3646398c-5116-4065-8315-9c17e9b87b28']/content[@alias='Parameter ATTRIBUTE Name']" w:storeItemID="{D35B6978-45B9-4860-8E6E-EDB6F017D2CB}"/>
                <w:text w:multiLine="1"/>
              </w:sdtPr>
              <w:sdtEndPr/>
              <w:sdtContent>
                <w:customXmlInsRangeEnd w:id="1044"/>
                <w:ins w:id="1045" w:author="peng" w:date="2015-01-26T02:21:00Z">
                  <w:r w:rsidR="00420066">
                    <w:t>file</w:t>
                  </w:r>
                </w:ins>
                <w:customXmlInsRangeStart w:id="1046" w:author="peng" w:date="2015-01-26T02:21:00Z"/>
              </w:sdtContent>
            </w:sdt>
            <w:customXmlInsRangeEnd w:id="1046"/>
            <w:ins w:id="1047" w:author="peng" w:date="2015-01-26T02:21:00Z">
              <w:r w:rsidR="00420066">
                <w:t xml:space="preserve"> </w:t>
              </w:r>
            </w:ins>
            <w:customXmlInsRangeStart w:id="1048" w:author="peng" w:date="2015-01-26T02:21:00Z"/>
            <w:sdt>
              <w:sdtPr>
                <w:alias w:val="Class ATTRIBUTE Name"/>
                <w:tag w:val="7971b085-1202-4f6f-9b36-9d807a20f4c0"/>
                <w:id w:val="-70813685"/>
                <w:dataBinding w:xpath="/elements/element[@objid='7971b085-1202-4f6f-9b36-9d807a20f4c0']/content[@alias='Class ATTRIBUTE Name']" w:storeItemID="{D35B6978-45B9-4860-8E6E-EDB6F017D2CB}"/>
                <w:text w:multiLine="1"/>
              </w:sdtPr>
              <w:sdtEndPr/>
              <w:sdtContent>
                <w:customXmlInsRangeEnd w:id="1048"/>
                <w:ins w:id="1049" w:author="peng" w:date="2015-01-26T02:21:00Z">
                  <w:r w:rsidR="00420066">
                    <w:t>File</w:t>
                  </w:r>
                </w:ins>
                <w:customXmlInsRangeStart w:id="1050" w:author="peng" w:date="2015-01-26T02:21:00Z"/>
              </w:sdtContent>
            </w:sdt>
            <w:customXmlInsRangeEnd w:id="1050"/>
            <w:ins w:id="1051" w:author="peng" w:date="2015-01-26T02:21:00Z">
              <w:r w:rsidR="00420066">
                <w:t>)</w:t>
              </w:r>
            </w:ins>
          </w:p>
        </w:tc>
        <w:tc>
          <w:tcPr>
            <w:tcW w:w="0" w:type="auto"/>
          </w:tcPr>
          <w:p w14:paraId="052F638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052" w:author="peng" w:date="2015-01-26T02:21:00Z"/>
              </w:rPr>
            </w:pPr>
            <w:customXmlInsRangeStart w:id="1053" w:author="peng" w:date="2015-01-26T02:21:00Z"/>
            <w:sdt>
              <w:sdtPr>
                <w:alias w:val="Operation NOTE description 0"/>
                <w:tag w:val="3a55e97d-ae30-433e-b3cd-9ccecda51f65"/>
                <w:id w:val="-2003272799"/>
                <w:dataBinding w:xpath="/elements/element[@objid='3a55e97d-ae30-433e-b3cd-9ccecda51f65']/content[@alias='Operation NOTE description 0']" w:storeItemID="{D35B6978-45B9-4860-8E6E-EDB6F017D2CB}"/>
                <w:text w:multiLine="1"/>
              </w:sdtPr>
              <w:sdtEndPr/>
              <w:sdtContent>
                <w:customXmlInsRangeEnd w:id="1053"/>
                <w:ins w:id="1054" w:author="peng" w:date="2015-01-26T02:21:00Z">
                  <w:r w:rsidR="00420066">
                    <w:t>initialize HOG instance with certain parameter setting</w:t>
                  </w:r>
                </w:ins>
                <w:customXmlInsRangeStart w:id="1055" w:author="peng" w:date="2015-01-26T02:21:00Z"/>
              </w:sdtContent>
            </w:sdt>
            <w:customXmlInsRangeEnd w:id="1055"/>
          </w:p>
        </w:tc>
      </w:tr>
      <w:tr w:rsidR="00420066" w14:paraId="7438D7F2" w14:textId="77777777" w:rsidTr="00420066">
        <w:trPr>
          <w:cnfStyle w:val="000000100000" w:firstRow="0" w:lastRow="0" w:firstColumn="0" w:lastColumn="0" w:oddVBand="0" w:evenVBand="0" w:oddHBand="1" w:evenHBand="0" w:firstRowFirstColumn="0" w:firstRowLastColumn="0" w:lastRowFirstColumn="0" w:lastRowLastColumn="0"/>
          <w:jc w:val="both"/>
          <w:ins w:id="105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FFC7804" w14:textId="77777777" w:rsidR="00420066" w:rsidRDefault="007D1D13" w:rsidP="00420066">
            <w:pPr>
              <w:rPr>
                <w:ins w:id="1057" w:author="peng" w:date="2015-01-26T02:21:00Z"/>
              </w:rPr>
            </w:pPr>
            <w:customXmlInsRangeStart w:id="1058" w:author="peng" w:date="2015-01-26T02:21:00Z"/>
            <w:sdt>
              <w:sdtPr>
                <w:alias w:val="Operation ATTRIBUTE Name"/>
                <w:tag w:val="4abb6a2c-7594-4b04-beb5-f3b3ebd56524"/>
                <w:id w:val="1010568609"/>
                <w:dataBinding w:xpath="/elements/element[@objid='4abb6a2c-7594-4b04-beb5-f3b3ebd56524']/content[@alias='Operation ATTRIBUTE Name']" w:storeItemID="{D35B6978-45B9-4860-8E6E-EDB6F017D2CB}"/>
                <w:text w:multiLine="1"/>
              </w:sdtPr>
              <w:sdtEndPr/>
              <w:sdtContent>
                <w:customXmlInsRangeEnd w:id="1058"/>
                <w:ins w:id="1059" w:author="peng" w:date="2015-01-26T02:21:00Z">
                  <w:r w:rsidR="00420066">
                    <w:t>HOG</w:t>
                  </w:r>
                </w:ins>
                <w:customXmlInsRangeStart w:id="1060" w:author="peng" w:date="2015-01-26T02:21:00Z"/>
              </w:sdtContent>
            </w:sdt>
            <w:customXmlInsRangeEnd w:id="1060"/>
            <w:ins w:id="1061" w:author="peng" w:date="2015-01-26T02:21:00Z">
              <w:r w:rsidR="00420066">
                <w:t xml:space="preserve"> (</w:t>
              </w:r>
            </w:ins>
            <w:customXmlInsRangeStart w:id="1062" w:author="peng" w:date="2015-01-26T02:21:00Z"/>
            <w:sdt>
              <w:sdtPr>
                <w:rPr>
                  <w:rStyle w:val="ae"/>
                </w:rPr>
                <w:alias w:val="Parameter ATTRIBUTE ParameterPassing"/>
                <w:tag w:val="86c7d622-08d5-4242-b12e-8c7035e607ca"/>
                <w:id w:val="686019677"/>
                <w:dataBinding w:xpath="/elements/element[@objid='86c7d622-08d5-4242-b12e-8c7035e607ca']/content[@alias='Parameter ATTRIBUTE ParameterPassing']" w:storeItemID="{D35B6978-45B9-4860-8E6E-EDB6F017D2CB}"/>
                <w:text w:multiLine="1"/>
              </w:sdtPr>
              <w:sdtEndPr>
                <w:rPr>
                  <w:rStyle w:val="ae"/>
                </w:rPr>
              </w:sdtEndPr>
              <w:sdtContent>
                <w:customXmlInsRangeEnd w:id="1062"/>
                <w:ins w:id="1063" w:author="peng" w:date="2015-01-26T02:21:00Z">
                  <w:r w:rsidR="00420066">
                    <w:rPr>
                      <w:rStyle w:val="ae"/>
                    </w:rPr>
                    <w:t>In</w:t>
                  </w:r>
                </w:ins>
                <w:customXmlInsRangeStart w:id="1064" w:author="peng" w:date="2015-01-26T02:21:00Z"/>
              </w:sdtContent>
            </w:sdt>
            <w:customXmlInsRangeEnd w:id="1064"/>
            <w:ins w:id="1065" w:author="peng" w:date="2015-01-26T02:21:00Z">
              <w:r w:rsidR="00420066">
                <w:rPr>
                  <w:rStyle w:val="ae"/>
                </w:rPr>
                <w:t xml:space="preserve"> </w:t>
              </w:r>
            </w:ins>
            <w:customXmlInsRangeStart w:id="1066" w:author="peng" w:date="2015-01-26T02:21:00Z"/>
            <w:sdt>
              <w:sdtPr>
                <w:alias w:val="Parameter ATTRIBUTE Name"/>
                <w:tag w:val="86c7d622-08d5-4242-b12e-8c7035e607ca"/>
                <w:id w:val="1590422706"/>
                <w:dataBinding w:xpath="/elements/element[@objid='86c7d622-08d5-4242-b12e-8c7035e607ca']/content[@alias='Parameter ATTRIBUTE Name']" w:storeItemID="{D35B6978-45B9-4860-8E6E-EDB6F017D2CB}"/>
                <w:text w:multiLine="1"/>
              </w:sdtPr>
              <w:sdtEndPr/>
              <w:sdtContent>
                <w:customXmlInsRangeEnd w:id="1066"/>
                <w:ins w:id="1067" w:author="peng" w:date="2015-01-26T02:21:00Z">
                  <w:r w:rsidR="00420066">
                    <w:t>initHogParam</w:t>
                  </w:r>
                </w:ins>
                <w:customXmlInsRangeStart w:id="1068" w:author="peng" w:date="2015-01-26T02:21:00Z"/>
              </w:sdtContent>
            </w:sdt>
            <w:customXmlInsRangeEnd w:id="1068"/>
            <w:ins w:id="1069" w:author="peng" w:date="2015-01-26T02:21:00Z">
              <w:r w:rsidR="00420066">
                <w:t xml:space="preserve"> </w:t>
              </w:r>
            </w:ins>
            <w:customXmlInsRangeStart w:id="1070" w:author="peng" w:date="2015-01-26T02:21:00Z"/>
            <w:sdt>
              <w:sdtPr>
                <w:alias w:val="Class ATTRIBUTE Name"/>
                <w:tag w:val="b30f2d3b-3dd3-4928-8c2e-210cde6bac4c"/>
                <w:id w:val="-545456615"/>
                <w:dataBinding w:xpath="/elements/element[@objid='b30f2d3b-3dd3-4928-8c2e-210cde6bac4c']/content[@alias='Class ATTRIBUTE Name']" w:storeItemID="{D35B6978-45B9-4860-8E6E-EDB6F017D2CB}"/>
                <w:text w:multiLine="1"/>
              </w:sdtPr>
              <w:sdtEndPr/>
              <w:sdtContent>
                <w:customXmlInsRangeEnd w:id="1070"/>
                <w:ins w:id="1071" w:author="peng" w:date="2015-01-26T02:21:00Z">
                  <w:r w:rsidR="00420066">
                    <w:t>HOGParam</w:t>
                  </w:r>
                </w:ins>
                <w:customXmlInsRangeStart w:id="1072" w:author="peng" w:date="2015-01-26T02:21:00Z"/>
              </w:sdtContent>
            </w:sdt>
            <w:customXmlInsRangeEnd w:id="1072"/>
            <w:ins w:id="1073" w:author="peng" w:date="2015-01-26T02:21:00Z">
              <w:r w:rsidR="00420066">
                <w:t>,</w:t>
              </w:r>
            </w:ins>
            <w:customXmlInsRangeStart w:id="1074" w:author="peng" w:date="2015-01-26T02:21:00Z"/>
            <w:sdt>
              <w:sdtPr>
                <w:rPr>
                  <w:rStyle w:val="ae"/>
                </w:rPr>
                <w:alias w:val="Parameter ATTRIBUTE ParameterPassing"/>
                <w:tag w:val="1c9a2ce7-0da2-425e-8bb8-6427743a122f"/>
                <w:id w:val="1815758525"/>
                <w:dataBinding w:xpath="/elements/element[@objid='1c9a2ce7-0da2-425e-8bb8-6427743a122f']/content[@alias='Parameter ATTRIBUTE ParameterPassing']" w:storeItemID="{D35B6978-45B9-4860-8E6E-EDB6F017D2CB}"/>
                <w:text w:multiLine="1"/>
              </w:sdtPr>
              <w:sdtEndPr>
                <w:rPr>
                  <w:rStyle w:val="ae"/>
                </w:rPr>
              </w:sdtEndPr>
              <w:sdtContent>
                <w:customXmlInsRangeEnd w:id="1074"/>
                <w:ins w:id="1075" w:author="peng" w:date="2015-01-26T02:21:00Z">
                  <w:r w:rsidR="00420066">
                    <w:rPr>
                      <w:rStyle w:val="ae"/>
                    </w:rPr>
                    <w:t>Inout</w:t>
                  </w:r>
                </w:ins>
                <w:customXmlInsRangeStart w:id="1076" w:author="peng" w:date="2015-01-26T02:21:00Z"/>
              </w:sdtContent>
            </w:sdt>
            <w:customXmlInsRangeEnd w:id="1076"/>
            <w:ins w:id="1077" w:author="peng" w:date="2015-01-26T02:21:00Z">
              <w:r w:rsidR="00420066">
                <w:rPr>
                  <w:rStyle w:val="ae"/>
                </w:rPr>
                <w:t xml:space="preserve"> </w:t>
              </w:r>
            </w:ins>
            <w:customXmlInsRangeStart w:id="1078" w:author="peng" w:date="2015-01-26T02:21:00Z"/>
            <w:sdt>
              <w:sdtPr>
                <w:alias w:val="Parameter ATTRIBUTE Name"/>
                <w:tag w:val="1c9a2ce7-0da2-425e-8bb8-6427743a122f"/>
                <w:id w:val="652642803"/>
                <w:dataBinding w:xpath="/elements/element[@objid='1c9a2ce7-0da2-425e-8bb8-6427743a122f']/content[@alias='Parameter ATTRIBUTE Name']" w:storeItemID="{D35B6978-45B9-4860-8E6E-EDB6F017D2CB}"/>
                <w:text w:multiLine="1"/>
              </w:sdtPr>
              <w:sdtEndPr/>
              <w:sdtContent>
                <w:customXmlInsRangeEnd w:id="1078"/>
                <w:ins w:id="1079" w:author="peng" w:date="2015-01-26T02:21:00Z">
                  <w:r w:rsidR="00420066">
                    <w:t>initImg</w:t>
                  </w:r>
                </w:ins>
                <w:customXmlInsRangeStart w:id="1080" w:author="peng" w:date="2015-01-26T02:21:00Z"/>
              </w:sdtContent>
            </w:sdt>
            <w:customXmlInsRangeEnd w:id="1080"/>
            <w:ins w:id="1081" w:author="peng" w:date="2015-01-26T02:21:00Z">
              <w:r w:rsidR="00420066">
                <w:t xml:space="preserve"> )</w:t>
              </w:r>
            </w:ins>
          </w:p>
        </w:tc>
        <w:tc>
          <w:tcPr>
            <w:tcW w:w="0" w:type="auto"/>
          </w:tcPr>
          <w:p w14:paraId="3394F2F1" w14:textId="77777777" w:rsidR="00420066" w:rsidRDefault="00420066" w:rsidP="00420066">
            <w:pPr>
              <w:cnfStyle w:val="000000100000" w:firstRow="0" w:lastRow="0" w:firstColumn="0" w:lastColumn="0" w:oddVBand="0" w:evenVBand="0" w:oddHBand="1" w:evenHBand="0" w:firstRowFirstColumn="0" w:firstRowLastColumn="0" w:lastRowFirstColumn="0" w:lastRowLastColumn="0"/>
              <w:rPr>
                <w:ins w:id="1082" w:author="peng" w:date="2015-01-26T02:21:00Z"/>
              </w:rPr>
            </w:pPr>
          </w:p>
        </w:tc>
      </w:tr>
      <w:tr w:rsidR="00420066" w14:paraId="613C4901" w14:textId="77777777" w:rsidTr="00420066">
        <w:trPr>
          <w:jc w:val="both"/>
          <w:ins w:id="108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3C15B4C" w14:textId="77777777" w:rsidR="00420066" w:rsidRDefault="007D1D13" w:rsidP="00420066">
            <w:pPr>
              <w:rPr>
                <w:ins w:id="1084" w:author="peng" w:date="2015-01-26T02:21:00Z"/>
              </w:rPr>
            </w:pPr>
            <w:customXmlInsRangeStart w:id="1085" w:author="peng" w:date="2015-01-26T02:21:00Z"/>
            <w:sdt>
              <w:sdtPr>
                <w:alias w:val="DataType ATTRIBUTE Name"/>
                <w:tag w:val="00000004-0000-0010-0000-000000000000"/>
                <w:id w:val="-2019841003"/>
                <w:dataBinding w:xpath="/elements/element[@objid='00000004-0000-0010-0000-000000000000']/content[@alias='DataType ATTRIBUTE Name']" w:storeItemID="{D35B6978-45B9-4860-8E6E-EDB6F017D2CB}"/>
                <w:text w:multiLine="1"/>
              </w:sdtPr>
              <w:sdtEndPr/>
              <w:sdtContent>
                <w:customXmlInsRangeEnd w:id="1085"/>
                <w:ins w:id="1086" w:author="peng" w:date="2015-01-26T02:21:00Z">
                  <w:r w:rsidR="00420066">
                    <w:t>double</w:t>
                  </w:r>
                </w:ins>
                <w:customXmlInsRangeStart w:id="1087" w:author="peng" w:date="2015-01-26T02:21:00Z"/>
              </w:sdtContent>
            </w:sdt>
            <w:customXmlInsRangeEnd w:id="1087"/>
            <w:ins w:id="1088" w:author="peng" w:date="2015-01-26T02:21:00Z">
              <w:r w:rsidR="00420066">
                <w:t xml:space="preserve"> </w:t>
              </w:r>
            </w:ins>
            <w:customXmlInsRangeStart w:id="1089" w:author="peng" w:date="2015-01-26T02:21:00Z"/>
            <w:sdt>
              <w:sdtPr>
                <w:alias w:val="Operation ATTRIBUTE Name"/>
                <w:tag w:val="09b35e5b-b180-4533-988b-28a8ed17d2e9"/>
                <w:id w:val="41884355"/>
                <w:dataBinding w:xpath="/elements/element[@objid='09b35e5b-b180-4533-988b-28a8ed17d2e9']/content[@alias='Operation ATTRIBUTE Name']" w:storeItemID="{D35B6978-45B9-4860-8E6E-EDB6F017D2CB}"/>
                <w:text w:multiLine="1"/>
              </w:sdtPr>
              <w:sdtEndPr/>
              <w:sdtContent>
                <w:customXmlInsRangeEnd w:id="1089"/>
                <w:ins w:id="1090" w:author="peng" w:date="2015-01-26T02:21:00Z">
                  <w:r w:rsidR="00420066">
                    <w:t>getHistogram</w:t>
                  </w:r>
                </w:ins>
                <w:customXmlInsRangeStart w:id="1091" w:author="peng" w:date="2015-01-26T02:21:00Z"/>
              </w:sdtContent>
            </w:sdt>
            <w:customXmlInsRangeEnd w:id="1091"/>
            <w:ins w:id="1092" w:author="peng" w:date="2015-01-26T02:21:00Z">
              <w:r w:rsidR="00420066">
                <w:t xml:space="preserve"> (</w:t>
              </w:r>
            </w:ins>
            <w:customXmlInsRangeStart w:id="1093" w:author="peng" w:date="2015-01-26T02:21:00Z"/>
            <w:sdt>
              <w:sdtPr>
                <w:rPr>
                  <w:rStyle w:val="ae"/>
                </w:rPr>
                <w:alias w:val="Parameter ATTRIBUTE ParameterPassing"/>
                <w:tag w:val="bd3caddd-c9eb-4d82-8b37-681eb218b98a"/>
                <w:id w:val="-375848493"/>
                <w:dataBinding w:xpath="/elements/element[@objid='bd3caddd-c9eb-4d82-8b37-681eb218b98a']/content[@alias='Parameter ATTRIBUTE ParameterPassing']" w:storeItemID="{D35B6978-45B9-4860-8E6E-EDB6F017D2CB}"/>
                <w:text w:multiLine="1"/>
              </w:sdtPr>
              <w:sdtEndPr>
                <w:rPr>
                  <w:rStyle w:val="ae"/>
                </w:rPr>
              </w:sdtEndPr>
              <w:sdtContent>
                <w:customXmlInsRangeEnd w:id="1093"/>
                <w:ins w:id="1094" w:author="peng" w:date="2015-01-26T02:21:00Z">
                  <w:r w:rsidR="00420066">
                    <w:rPr>
                      <w:rStyle w:val="ae"/>
                    </w:rPr>
                    <w:t>Inout</w:t>
                  </w:r>
                </w:ins>
                <w:customXmlInsRangeStart w:id="1095" w:author="peng" w:date="2015-01-26T02:21:00Z"/>
              </w:sdtContent>
            </w:sdt>
            <w:customXmlInsRangeEnd w:id="1095"/>
            <w:ins w:id="1096" w:author="peng" w:date="2015-01-26T02:21:00Z">
              <w:r w:rsidR="00420066">
                <w:rPr>
                  <w:rStyle w:val="ae"/>
                </w:rPr>
                <w:t xml:space="preserve"> </w:t>
              </w:r>
            </w:ins>
            <w:customXmlInsRangeStart w:id="1097" w:author="peng" w:date="2015-01-26T02:21:00Z"/>
            <w:sdt>
              <w:sdtPr>
                <w:alias w:val="Parameter ATTRIBUTE Name"/>
                <w:tag w:val="bd3caddd-c9eb-4d82-8b37-681eb218b98a"/>
                <w:id w:val="956458123"/>
                <w:dataBinding w:xpath="/elements/element[@objid='bd3caddd-c9eb-4d82-8b37-681eb218b98a']/content[@alias='Parameter ATTRIBUTE Name']" w:storeItemID="{D35B6978-45B9-4860-8E6E-EDB6F017D2CB}"/>
                <w:text w:multiLine="1"/>
              </w:sdtPr>
              <w:sdtEndPr/>
              <w:sdtContent>
                <w:customXmlInsRangeEnd w:id="1097"/>
                <w:ins w:id="1098" w:author="peng" w:date="2015-01-26T02:21:00Z">
                  <w:r w:rsidR="00420066">
                    <w:t>i_start</w:t>
                  </w:r>
                </w:ins>
                <w:customXmlInsRangeStart w:id="1099" w:author="peng" w:date="2015-01-26T02:21:00Z"/>
              </w:sdtContent>
            </w:sdt>
            <w:customXmlInsRangeEnd w:id="1099"/>
            <w:ins w:id="1100" w:author="peng" w:date="2015-01-26T02:21:00Z">
              <w:r w:rsidR="00420066">
                <w:t xml:space="preserve"> </w:t>
              </w:r>
            </w:ins>
            <w:customXmlInsRangeStart w:id="1101" w:author="peng" w:date="2015-01-26T02:21:00Z"/>
            <w:sdt>
              <w:sdtPr>
                <w:alias w:val="DataType ATTRIBUTE Name"/>
                <w:tag w:val="00000004-0000-0009-0000-000000000000"/>
                <w:id w:val="1935079889"/>
                <w:dataBinding w:xpath="/elements/element[@objid='00000004-0000-0009-0000-000000000000']/content[@alias='DataType ATTRIBUTE Name']" w:storeItemID="{D35B6978-45B9-4860-8E6E-EDB6F017D2CB}"/>
                <w:text w:multiLine="1"/>
              </w:sdtPr>
              <w:sdtEndPr/>
              <w:sdtContent>
                <w:customXmlInsRangeEnd w:id="1101"/>
                <w:ins w:id="1102" w:author="peng" w:date="2015-01-26T02:21:00Z">
                  <w:r w:rsidR="00420066">
                    <w:t>integer</w:t>
                  </w:r>
                </w:ins>
                <w:customXmlInsRangeStart w:id="1103" w:author="peng" w:date="2015-01-26T02:21:00Z"/>
              </w:sdtContent>
            </w:sdt>
            <w:customXmlInsRangeEnd w:id="1103"/>
            <w:ins w:id="1104" w:author="peng" w:date="2015-01-26T02:21:00Z">
              <w:r w:rsidR="00420066">
                <w:t>,</w:t>
              </w:r>
            </w:ins>
            <w:customXmlInsRangeStart w:id="1105" w:author="peng" w:date="2015-01-26T02:21:00Z"/>
            <w:sdt>
              <w:sdtPr>
                <w:rPr>
                  <w:rStyle w:val="ae"/>
                </w:rPr>
                <w:alias w:val="Parameter ATTRIBUTE ParameterPassing"/>
                <w:tag w:val="41da4c3e-2877-40d3-a72b-ae281aa8e57e"/>
                <w:id w:val="848219430"/>
                <w:dataBinding w:xpath="/elements/element[@objid='41da4c3e-2877-40d3-a72b-ae281aa8e57e']/content[@alias='Parameter ATTRIBUTE ParameterPassing']" w:storeItemID="{D35B6978-45B9-4860-8E6E-EDB6F017D2CB}"/>
                <w:text w:multiLine="1"/>
              </w:sdtPr>
              <w:sdtEndPr>
                <w:rPr>
                  <w:rStyle w:val="ae"/>
                </w:rPr>
              </w:sdtEndPr>
              <w:sdtContent>
                <w:customXmlInsRangeEnd w:id="1105"/>
                <w:ins w:id="1106" w:author="peng" w:date="2015-01-26T02:21:00Z">
                  <w:r w:rsidR="00420066">
                    <w:rPr>
                      <w:rStyle w:val="ae"/>
                    </w:rPr>
                    <w:t>Inout</w:t>
                  </w:r>
                </w:ins>
                <w:customXmlInsRangeStart w:id="1107" w:author="peng" w:date="2015-01-26T02:21:00Z"/>
              </w:sdtContent>
            </w:sdt>
            <w:customXmlInsRangeEnd w:id="1107"/>
            <w:ins w:id="1108" w:author="peng" w:date="2015-01-26T02:21:00Z">
              <w:r w:rsidR="00420066">
                <w:rPr>
                  <w:rStyle w:val="ae"/>
                </w:rPr>
                <w:t xml:space="preserve"> </w:t>
              </w:r>
            </w:ins>
            <w:customXmlInsRangeStart w:id="1109" w:author="peng" w:date="2015-01-26T02:21:00Z"/>
            <w:sdt>
              <w:sdtPr>
                <w:alias w:val="Parameter ATTRIBUTE Name"/>
                <w:tag w:val="41da4c3e-2877-40d3-a72b-ae281aa8e57e"/>
                <w:id w:val="-1718266831"/>
                <w:dataBinding w:xpath="/elements/element[@objid='41da4c3e-2877-40d3-a72b-ae281aa8e57e']/content[@alias='Parameter ATTRIBUTE Name']" w:storeItemID="{D35B6978-45B9-4860-8E6E-EDB6F017D2CB}"/>
                <w:text w:multiLine="1"/>
              </w:sdtPr>
              <w:sdtEndPr/>
              <w:sdtContent>
                <w:customXmlInsRangeEnd w:id="1109"/>
                <w:ins w:id="1110" w:author="peng" w:date="2015-01-26T02:21:00Z">
                  <w:r w:rsidR="00420066">
                    <w:t>j_start</w:t>
                  </w:r>
                </w:ins>
                <w:customXmlInsRangeStart w:id="1111" w:author="peng" w:date="2015-01-26T02:21:00Z"/>
              </w:sdtContent>
            </w:sdt>
            <w:customXmlInsRangeEnd w:id="1111"/>
            <w:ins w:id="1112" w:author="peng" w:date="2015-01-26T02:21:00Z">
              <w:r w:rsidR="00420066">
                <w:t xml:space="preserve"> </w:t>
              </w:r>
            </w:ins>
            <w:customXmlInsRangeStart w:id="1113" w:author="peng" w:date="2015-01-26T02:21:00Z"/>
            <w:sdt>
              <w:sdtPr>
                <w:alias w:val="DataType ATTRIBUTE Name"/>
                <w:tag w:val="00000004-0000-0009-0000-000000000000"/>
                <w:id w:val="703831134"/>
                <w:dataBinding w:xpath="/elements/element[@objid='00000004-0000-0009-0000-000000000000']/content[@alias='DataType ATTRIBUTE Name']" w:storeItemID="{D35B6978-45B9-4860-8E6E-EDB6F017D2CB}"/>
                <w:text w:multiLine="1"/>
              </w:sdtPr>
              <w:sdtEndPr/>
              <w:sdtContent>
                <w:customXmlInsRangeEnd w:id="1113"/>
                <w:ins w:id="1114" w:author="peng" w:date="2015-01-26T02:21:00Z">
                  <w:r w:rsidR="00420066">
                    <w:t>integer</w:t>
                  </w:r>
                </w:ins>
                <w:customXmlInsRangeStart w:id="1115" w:author="peng" w:date="2015-01-26T02:21:00Z"/>
              </w:sdtContent>
            </w:sdt>
            <w:customXmlInsRangeEnd w:id="1115"/>
            <w:ins w:id="1116" w:author="peng" w:date="2015-01-26T02:21:00Z">
              <w:r w:rsidR="00420066">
                <w:t>,</w:t>
              </w:r>
            </w:ins>
            <w:customXmlInsRangeStart w:id="1117" w:author="peng" w:date="2015-01-26T02:21:00Z"/>
            <w:sdt>
              <w:sdtPr>
                <w:rPr>
                  <w:rStyle w:val="ae"/>
                </w:rPr>
                <w:alias w:val="Parameter ATTRIBUTE ParameterPassing"/>
                <w:tag w:val="0d445edf-d976-42e6-a26a-50ae57125b32"/>
                <w:id w:val="329650430"/>
                <w:dataBinding w:xpath="/elements/element[@objid='0d445edf-d976-42e6-a26a-50ae57125b32']/content[@alias='Parameter ATTRIBUTE ParameterPassing']" w:storeItemID="{D35B6978-45B9-4860-8E6E-EDB6F017D2CB}"/>
                <w:text w:multiLine="1"/>
              </w:sdtPr>
              <w:sdtEndPr>
                <w:rPr>
                  <w:rStyle w:val="ae"/>
                </w:rPr>
              </w:sdtEndPr>
              <w:sdtContent>
                <w:customXmlInsRangeEnd w:id="1117"/>
                <w:ins w:id="1118" w:author="peng" w:date="2015-01-26T02:21:00Z">
                  <w:r w:rsidR="00420066">
                    <w:rPr>
                      <w:rStyle w:val="ae"/>
                    </w:rPr>
                    <w:t>Inout</w:t>
                  </w:r>
                </w:ins>
                <w:customXmlInsRangeStart w:id="1119" w:author="peng" w:date="2015-01-26T02:21:00Z"/>
              </w:sdtContent>
            </w:sdt>
            <w:customXmlInsRangeEnd w:id="1119"/>
            <w:ins w:id="1120" w:author="peng" w:date="2015-01-26T02:21:00Z">
              <w:r w:rsidR="00420066">
                <w:rPr>
                  <w:rStyle w:val="ae"/>
                </w:rPr>
                <w:t xml:space="preserve"> </w:t>
              </w:r>
            </w:ins>
            <w:customXmlInsRangeStart w:id="1121" w:author="peng" w:date="2015-01-26T02:21:00Z"/>
            <w:sdt>
              <w:sdtPr>
                <w:alias w:val="Parameter ATTRIBUTE Name"/>
                <w:tag w:val="0d445edf-d976-42e6-a26a-50ae57125b32"/>
                <w:id w:val="673615369"/>
                <w:dataBinding w:xpath="/elements/element[@objid='0d445edf-d976-42e6-a26a-50ae57125b32']/content[@alias='Parameter ATTRIBUTE Name']" w:storeItemID="{D35B6978-45B9-4860-8E6E-EDB6F017D2CB}"/>
                <w:text w:multiLine="1"/>
              </w:sdtPr>
              <w:sdtEndPr/>
              <w:sdtContent>
                <w:customXmlInsRangeEnd w:id="1121"/>
                <w:ins w:id="1122" w:author="peng" w:date="2015-01-26T02:21:00Z">
                  <w:r w:rsidR="00420066">
                    <w:t>end_i</w:t>
                  </w:r>
                </w:ins>
                <w:customXmlInsRangeStart w:id="1123" w:author="peng" w:date="2015-01-26T02:21:00Z"/>
              </w:sdtContent>
            </w:sdt>
            <w:customXmlInsRangeEnd w:id="1123"/>
            <w:ins w:id="1124" w:author="peng" w:date="2015-01-26T02:21:00Z">
              <w:r w:rsidR="00420066">
                <w:t xml:space="preserve"> </w:t>
              </w:r>
            </w:ins>
            <w:customXmlInsRangeStart w:id="1125" w:author="peng" w:date="2015-01-26T02:21:00Z"/>
            <w:sdt>
              <w:sdtPr>
                <w:alias w:val="DataType ATTRIBUTE Name"/>
                <w:tag w:val="00000004-0000-0009-0000-000000000000"/>
                <w:id w:val="1490288373"/>
                <w:dataBinding w:xpath="/elements/element[@objid='00000004-0000-0009-0000-000000000000']/content[@alias='DataType ATTRIBUTE Name']" w:storeItemID="{D35B6978-45B9-4860-8E6E-EDB6F017D2CB}"/>
                <w:text w:multiLine="1"/>
              </w:sdtPr>
              <w:sdtEndPr/>
              <w:sdtContent>
                <w:customXmlInsRangeEnd w:id="1125"/>
                <w:ins w:id="1126" w:author="peng" w:date="2015-01-26T02:21:00Z">
                  <w:r w:rsidR="00420066">
                    <w:t>integer</w:t>
                  </w:r>
                </w:ins>
                <w:customXmlInsRangeStart w:id="1127" w:author="peng" w:date="2015-01-26T02:21:00Z"/>
              </w:sdtContent>
            </w:sdt>
            <w:customXmlInsRangeEnd w:id="1127"/>
            <w:ins w:id="1128" w:author="peng" w:date="2015-01-26T02:21:00Z">
              <w:r w:rsidR="00420066">
                <w:t>,</w:t>
              </w:r>
            </w:ins>
            <w:customXmlInsRangeStart w:id="1129" w:author="peng" w:date="2015-01-26T02:21:00Z"/>
            <w:sdt>
              <w:sdtPr>
                <w:rPr>
                  <w:rStyle w:val="ae"/>
                </w:rPr>
                <w:alias w:val="Parameter ATTRIBUTE ParameterPassing"/>
                <w:tag w:val="f5c996a7-52ee-4d6d-b76f-929ec90e2b6b"/>
                <w:id w:val="1762713559"/>
                <w:dataBinding w:xpath="/elements/element[@objid='f5c996a7-52ee-4d6d-b76f-929ec90e2b6b']/content[@alias='Parameter ATTRIBUTE ParameterPassing']" w:storeItemID="{D35B6978-45B9-4860-8E6E-EDB6F017D2CB}"/>
                <w:text w:multiLine="1"/>
              </w:sdtPr>
              <w:sdtEndPr>
                <w:rPr>
                  <w:rStyle w:val="ae"/>
                </w:rPr>
              </w:sdtEndPr>
              <w:sdtContent>
                <w:customXmlInsRangeEnd w:id="1129"/>
                <w:ins w:id="1130" w:author="peng" w:date="2015-01-26T02:21:00Z">
                  <w:r w:rsidR="00420066">
                    <w:rPr>
                      <w:rStyle w:val="ae"/>
                    </w:rPr>
                    <w:t>Inout</w:t>
                  </w:r>
                </w:ins>
                <w:customXmlInsRangeStart w:id="1131" w:author="peng" w:date="2015-01-26T02:21:00Z"/>
              </w:sdtContent>
            </w:sdt>
            <w:customXmlInsRangeEnd w:id="1131"/>
            <w:ins w:id="1132" w:author="peng" w:date="2015-01-26T02:21:00Z">
              <w:r w:rsidR="00420066">
                <w:rPr>
                  <w:rStyle w:val="ae"/>
                </w:rPr>
                <w:t xml:space="preserve"> </w:t>
              </w:r>
            </w:ins>
            <w:customXmlInsRangeStart w:id="1133" w:author="peng" w:date="2015-01-26T02:21:00Z"/>
            <w:sdt>
              <w:sdtPr>
                <w:alias w:val="Parameter ATTRIBUTE Name"/>
                <w:tag w:val="f5c996a7-52ee-4d6d-b76f-929ec90e2b6b"/>
                <w:id w:val="-1487625916"/>
                <w:dataBinding w:xpath="/elements/element[@objid='f5c996a7-52ee-4d6d-b76f-929ec90e2b6b']/content[@alias='Parameter ATTRIBUTE Name']" w:storeItemID="{D35B6978-45B9-4860-8E6E-EDB6F017D2CB}"/>
                <w:text w:multiLine="1"/>
              </w:sdtPr>
              <w:sdtEndPr/>
              <w:sdtContent>
                <w:customXmlInsRangeEnd w:id="1133"/>
                <w:ins w:id="1134" w:author="peng" w:date="2015-01-26T02:21:00Z">
                  <w:r w:rsidR="00420066">
                    <w:t>end_j</w:t>
                  </w:r>
                </w:ins>
                <w:customXmlInsRangeStart w:id="1135" w:author="peng" w:date="2015-01-26T02:21:00Z"/>
              </w:sdtContent>
            </w:sdt>
            <w:customXmlInsRangeEnd w:id="1135"/>
            <w:ins w:id="1136" w:author="peng" w:date="2015-01-26T02:21:00Z">
              <w:r w:rsidR="00420066">
                <w:t xml:space="preserve"> </w:t>
              </w:r>
            </w:ins>
            <w:customXmlInsRangeStart w:id="1137" w:author="peng" w:date="2015-01-26T02:21:00Z"/>
            <w:sdt>
              <w:sdtPr>
                <w:alias w:val="DataType ATTRIBUTE Name"/>
                <w:tag w:val="00000004-0000-0009-0000-000000000000"/>
                <w:id w:val="130671063"/>
                <w:dataBinding w:xpath="/elements/element[@objid='00000004-0000-0009-0000-000000000000']/content[@alias='DataType ATTRIBUTE Name']" w:storeItemID="{D35B6978-45B9-4860-8E6E-EDB6F017D2CB}"/>
                <w:text w:multiLine="1"/>
              </w:sdtPr>
              <w:sdtEndPr/>
              <w:sdtContent>
                <w:customXmlInsRangeEnd w:id="1137"/>
                <w:ins w:id="1138" w:author="peng" w:date="2015-01-26T02:21:00Z">
                  <w:r w:rsidR="00420066">
                    <w:t>integer</w:t>
                  </w:r>
                </w:ins>
                <w:customXmlInsRangeStart w:id="1139" w:author="peng" w:date="2015-01-26T02:21:00Z"/>
              </w:sdtContent>
            </w:sdt>
            <w:customXmlInsRangeEnd w:id="1139"/>
            <w:ins w:id="1140" w:author="peng" w:date="2015-01-26T02:21:00Z">
              <w:r w:rsidR="00420066">
                <w:t>)</w:t>
              </w:r>
            </w:ins>
          </w:p>
        </w:tc>
        <w:tc>
          <w:tcPr>
            <w:tcW w:w="0" w:type="auto"/>
          </w:tcPr>
          <w:p w14:paraId="6BD83A2A"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141" w:author="peng" w:date="2015-01-26T02:21:00Z"/>
              </w:rPr>
            </w:pPr>
            <w:customXmlInsRangeStart w:id="1142" w:author="peng" w:date="2015-01-26T02:21:00Z"/>
            <w:sdt>
              <w:sdtPr>
                <w:alias w:val="Operation NOTE description 0"/>
                <w:tag w:val="09b35e5b-b180-4533-988b-28a8ed17d2e9"/>
                <w:id w:val="1532846052"/>
                <w:dataBinding w:xpath="/elements/element[@objid='09b35e5b-b180-4533-988b-28a8ed17d2e9']/content[@alias='Operation NOTE description 0']" w:storeItemID="{D35B6978-45B9-4860-8E6E-EDB6F017D2CB}"/>
                <w:text w:multiLine="1"/>
              </w:sdtPr>
              <w:sdtEndPr/>
              <w:sdtContent>
                <w:customXmlInsRangeEnd w:id="1142"/>
                <w:ins w:id="1143" w:author="peng" w:date="2015-01-26T02:21:00Z">
                  <w:r w:rsidR="00420066">
                    <w:t>calculate the histogram of a block and return a double array</w:t>
                  </w:r>
                </w:ins>
                <w:customXmlInsRangeStart w:id="1144" w:author="peng" w:date="2015-01-26T02:21:00Z"/>
              </w:sdtContent>
            </w:sdt>
            <w:customXmlInsRangeEnd w:id="1144"/>
          </w:p>
        </w:tc>
      </w:tr>
      <w:tr w:rsidR="00420066" w14:paraId="4DCC8B55" w14:textId="77777777" w:rsidTr="00420066">
        <w:trPr>
          <w:cnfStyle w:val="000000100000" w:firstRow="0" w:lastRow="0" w:firstColumn="0" w:lastColumn="0" w:oddVBand="0" w:evenVBand="0" w:oddHBand="1" w:evenHBand="0" w:firstRowFirstColumn="0" w:firstRowLastColumn="0" w:lastRowFirstColumn="0" w:lastRowLastColumn="0"/>
          <w:jc w:val="both"/>
          <w:ins w:id="114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0C98CFE" w14:textId="77777777" w:rsidR="00420066" w:rsidRDefault="007D1D13" w:rsidP="00420066">
            <w:pPr>
              <w:rPr>
                <w:ins w:id="1146" w:author="peng" w:date="2015-01-26T02:21:00Z"/>
              </w:rPr>
            </w:pPr>
            <w:customXmlInsRangeStart w:id="1147" w:author="peng" w:date="2015-01-26T02:21:00Z"/>
            <w:sdt>
              <w:sdtPr>
                <w:alias w:val="Enumeration ATTRIBUTE Name"/>
                <w:tag w:val="cf22af6c-1565-40d4-9531-dbb6818406b1"/>
                <w:id w:val="153798904"/>
                <w:dataBinding w:xpath="/elements/element[@objid='cf22af6c-1565-40d4-9531-dbb6818406b1']/content[@alias='Enumeration ATTRIBUTE Name']" w:storeItemID="{D35B6978-45B9-4860-8E6E-EDB6F017D2CB}"/>
                <w:text w:multiLine="1"/>
              </w:sdtPr>
              <w:sdtEndPr/>
              <w:sdtContent>
                <w:customXmlInsRangeEnd w:id="1147"/>
                <w:ins w:id="1148" w:author="peng" w:date="2015-01-26T02:21:00Z">
                  <w:r w:rsidR="00420066">
                    <w:t>BlockType</w:t>
                  </w:r>
                </w:ins>
                <w:customXmlInsRangeStart w:id="1149" w:author="peng" w:date="2015-01-26T02:21:00Z"/>
              </w:sdtContent>
            </w:sdt>
            <w:customXmlInsRangeEnd w:id="1149"/>
            <w:ins w:id="1150" w:author="peng" w:date="2015-01-26T02:21:00Z">
              <w:r w:rsidR="00420066">
                <w:t xml:space="preserve"> </w:t>
              </w:r>
            </w:ins>
            <w:customXmlInsRangeStart w:id="1151" w:author="peng" w:date="2015-01-26T02:21:00Z"/>
            <w:sdt>
              <w:sdtPr>
                <w:alias w:val="Operation ATTRIBUTE Name"/>
                <w:tag w:val="ee34bcb1-5af0-4539-b7fc-7a2001039f57"/>
                <w:id w:val="891078057"/>
                <w:dataBinding w:xpath="/elements/element[@objid='ee34bcb1-5af0-4539-b7fc-7a2001039f57']/content[@alias='Operation ATTRIBUTE Name']" w:storeItemID="{D35B6978-45B9-4860-8E6E-EDB6F017D2CB}"/>
                <w:text w:multiLine="1"/>
              </w:sdtPr>
              <w:sdtEndPr/>
              <w:sdtContent>
                <w:customXmlInsRangeEnd w:id="1151"/>
                <w:ins w:id="1152" w:author="peng" w:date="2015-01-26T02:21:00Z">
                  <w:r w:rsidR="00420066">
                    <w:t>getBlockType</w:t>
                  </w:r>
                </w:ins>
                <w:customXmlInsRangeStart w:id="1153" w:author="peng" w:date="2015-01-26T02:21:00Z"/>
              </w:sdtContent>
            </w:sdt>
            <w:customXmlInsRangeEnd w:id="1153"/>
            <w:ins w:id="1154" w:author="peng" w:date="2015-01-26T02:21:00Z">
              <w:r w:rsidR="00420066">
                <w:t xml:space="preserve"> ()</w:t>
              </w:r>
            </w:ins>
          </w:p>
        </w:tc>
        <w:tc>
          <w:tcPr>
            <w:tcW w:w="0" w:type="auto"/>
          </w:tcPr>
          <w:p w14:paraId="2F32E01D"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155" w:author="peng" w:date="2015-01-26T02:21:00Z"/>
              </w:rPr>
            </w:pPr>
            <w:customXmlInsRangeStart w:id="1156" w:author="peng" w:date="2015-01-26T02:21:00Z"/>
            <w:sdt>
              <w:sdtPr>
                <w:alias w:val="Operation NOTE description 0"/>
                <w:tag w:val="ee34bcb1-5af0-4539-b7fc-7a2001039f57"/>
                <w:id w:val="1219631047"/>
                <w:dataBinding w:xpath="/elements/element[@objid='ee34bcb1-5af0-4539-b7fc-7a2001039f57']/content[@alias='Operation NOTE description 0']" w:storeItemID="{D35B6978-45B9-4860-8E6E-EDB6F017D2CB}"/>
                <w:text w:multiLine="1"/>
              </w:sdtPr>
              <w:sdtEndPr/>
              <w:sdtContent>
                <w:customXmlInsRangeEnd w:id="1156"/>
                <w:ins w:id="1157" w:author="peng" w:date="2015-01-26T02:21:00Z">
                  <w:r w:rsidR="00420066">
                    <w:t>return blockType of HOGParam</w:t>
                  </w:r>
                </w:ins>
                <w:customXmlInsRangeStart w:id="1158" w:author="peng" w:date="2015-01-26T02:21:00Z"/>
              </w:sdtContent>
            </w:sdt>
            <w:customXmlInsRangeEnd w:id="1158"/>
          </w:p>
        </w:tc>
      </w:tr>
      <w:tr w:rsidR="00420066" w14:paraId="1CA1A46B" w14:textId="77777777" w:rsidTr="00420066">
        <w:trPr>
          <w:jc w:val="both"/>
          <w:ins w:id="115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B0A0AB4" w14:textId="77777777" w:rsidR="00420066" w:rsidRDefault="007D1D13" w:rsidP="00420066">
            <w:pPr>
              <w:rPr>
                <w:ins w:id="1160" w:author="peng" w:date="2015-01-26T02:21:00Z"/>
              </w:rPr>
            </w:pPr>
            <w:customXmlInsRangeStart w:id="1161" w:author="peng" w:date="2015-01-26T02:21:00Z"/>
            <w:sdt>
              <w:sdtPr>
                <w:alias w:val="DataType ATTRIBUTE Name"/>
                <w:tag w:val="00000004-0000-0009-0000-000000000000"/>
                <w:id w:val="2017491050"/>
                <w:dataBinding w:xpath="/elements/element[@objid='00000004-0000-0009-0000-000000000000']/content[@alias='DataType ATTRIBUTE Name']" w:storeItemID="{D35B6978-45B9-4860-8E6E-EDB6F017D2CB}"/>
                <w:text w:multiLine="1"/>
              </w:sdtPr>
              <w:sdtEndPr/>
              <w:sdtContent>
                <w:customXmlInsRangeEnd w:id="1161"/>
                <w:ins w:id="1162" w:author="peng" w:date="2015-01-26T02:21:00Z">
                  <w:r w:rsidR="00420066">
                    <w:t>integer</w:t>
                  </w:r>
                </w:ins>
                <w:customXmlInsRangeStart w:id="1163" w:author="peng" w:date="2015-01-26T02:21:00Z"/>
              </w:sdtContent>
            </w:sdt>
            <w:customXmlInsRangeEnd w:id="1163"/>
            <w:ins w:id="1164" w:author="peng" w:date="2015-01-26T02:21:00Z">
              <w:r w:rsidR="00420066">
                <w:t xml:space="preserve"> </w:t>
              </w:r>
            </w:ins>
            <w:customXmlInsRangeStart w:id="1165" w:author="peng" w:date="2015-01-26T02:21:00Z"/>
            <w:sdt>
              <w:sdtPr>
                <w:alias w:val="Operation ATTRIBUTE Name"/>
                <w:tag w:val="3f66e65c-8465-4949-b542-4cc737afc6e7"/>
                <w:id w:val="-669717898"/>
                <w:dataBinding w:xpath="/elements/element[@objid='3f66e65c-8465-4949-b542-4cc737afc6e7']/content[@alias='Operation ATTRIBUTE Name']" w:storeItemID="{D35B6978-45B9-4860-8E6E-EDB6F017D2CB}"/>
                <w:text w:multiLine="1"/>
              </w:sdtPr>
              <w:sdtEndPr/>
              <w:sdtContent>
                <w:customXmlInsRangeEnd w:id="1165"/>
                <w:ins w:id="1166" w:author="peng" w:date="2015-01-26T02:21:00Z">
                  <w:r w:rsidR="00420066">
                    <w:t>getBinNumber</w:t>
                  </w:r>
                </w:ins>
                <w:customXmlInsRangeStart w:id="1167" w:author="peng" w:date="2015-01-26T02:21:00Z"/>
              </w:sdtContent>
            </w:sdt>
            <w:customXmlInsRangeEnd w:id="1167"/>
            <w:ins w:id="1168" w:author="peng" w:date="2015-01-26T02:21:00Z">
              <w:r w:rsidR="00420066">
                <w:t xml:space="preserve"> ()</w:t>
              </w:r>
            </w:ins>
          </w:p>
        </w:tc>
        <w:tc>
          <w:tcPr>
            <w:tcW w:w="0" w:type="auto"/>
          </w:tcPr>
          <w:p w14:paraId="0B497888"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169" w:author="peng" w:date="2015-01-26T02:21:00Z"/>
              </w:rPr>
            </w:pPr>
            <w:customXmlInsRangeStart w:id="1170" w:author="peng" w:date="2015-01-26T02:21:00Z"/>
            <w:sdt>
              <w:sdtPr>
                <w:alias w:val="Operation NOTE description 0"/>
                <w:tag w:val="3f66e65c-8465-4949-b542-4cc737afc6e7"/>
                <w:id w:val="397566686"/>
                <w:dataBinding w:xpath="/elements/element[@objid='3f66e65c-8465-4949-b542-4cc737afc6e7']/content[@alias='Operation NOTE description 0']" w:storeItemID="{D35B6978-45B9-4860-8E6E-EDB6F017D2CB}"/>
                <w:text w:multiLine="1"/>
              </w:sdtPr>
              <w:sdtEndPr/>
              <w:sdtContent>
                <w:customXmlInsRangeEnd w:id="1170"/>
                <w:ins w:id="1171" w:author="peng" w:date="2015-01-26T02:21:00Z">
                  <w:r w:rsidR="00420066">
                    <w:t>return binNumber of HOGParam</w:t>
                  </w:r>
                </w:ins>
                <w:customXmlInsRangeStart w:id="1172" w:author="peng" w:date="2015-01-26T02:21:00Z"/>
              </w:sdtContent>
            </w:sdt>
            <w:customXmlInsRangeEnd w:id="1172"/>
          </w:p>
        </w:tc>
      </w:tr>
      <w:tr w:rsidR="00420066" w14:paraId="55FCC51A" w14:textId="77777777" w:rsidTr="00420066">
        <w:trPr>
          <w:cnfStyle w:val="000000100000" w:firstRow="0" w:lastRow="0" w:firstColumn="0" w:lastColumn="0" w:oddVBand="0" w:evenVBand="0" w:oddHBand="1" w:evenHBand="0" w:firstRowFirstColumn="0" w:firstRowLastColumn="0" w:lastRowFirstColumn="0" w:lastRowLastColumn="0"/>
          <w:jc w:val="both"/>
          <w:ins w:id="117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02D5A64" w14:textId="77777777" w:rsidR="00420066" w:rsidRDefault="007D1D13" w:rsidP="00420066">
            <w:pPr>
              <w:rPr>
                <w:ins w:id="1174" w:author="peng" w:date="2015-01-26T02:21:00Z"/>
              </w:rPr>
            </w:pPr>
            <w:customXmlInsRangeStart w:id="1175" w:author="peng" w:date="2015-01-26T02:21:00Z"/>
            <w:sdt>
              <w:sdtPr>
                <w:alias w:val="DataType ATTRIBUTE Name"/>
                <w:tag w:val="00000004-0000-0009-0000-000000000000"/>
                <w:id w:val="986207325"/>
                <w:dataBinding w:xpath="/elements/element[@objid='00000004-0000-0009-0000-000000000000']/content[@alias='DataType ATTRIBUTE Name']" w:storeItemID="{D35B6978-45B9-4860-8E6E-EDB6F017D2CB}"/>
                <w:text w:multiLine="1"/>
              </w:sdtPr>
              <w:sdtEndPr/>
              <w:sdtContent>
                <w:customXmlInsRangeEnd w:id="1175"/>
                <w:ins w:id="1176" w:author="peng" w:date="2015-01-26T02:21:00Z">
                  <w:r w:rsidR="00420066">
                    <w:t>integer</w:t>
                  </w:r>
                </w:ins>
                <w:customXmlInsRangeStart w:id="1177" w:author="peng" w:date="2015-01-26T02:21:00Z"/>
              </w:sdtContent>
            </w:sdt>
            <w:customXmlInsRangeEnd w:id="1177"/>
            <w:ins w:id="1178" w:author="peng" w:date="2015-01-26T02:21:00Z">
              <w:r w:rsidR="00420066">
                <w:t xml:space="preserve"> </w:t>
              </w:r>
            </w:ins>
            <w:customXmlInsRangeStart w:id="1179" w:author="peng" w:date="2015-01-26T02:21:00Z"/>
            <w:sdt>
              <w:sdtPr>
                <w:alias w:val="Operation ATTRIBUTE Name"/>
                <w:tag w:val="de282022-0a69-4100-b28a-357a7b117626"/>
                <w:id w:val="-927812666"/>
                <w:dataBinding w:xpath="/elements/element[@objid='de282022-0a69-4100-b28a-357a7b117626']/content[@alias='Operation ATTRIBUTE Name']" w:storeItemID="{D35B6978-45B9-4860-8E6E-EDB6F017D2CB}"/>
                <w:text w:multiLine="1"/>
              </w:sdtPr>
              <w:sdtEndPr/>
              <w:sdtContent>
                <w:customXmlInsRangeEnd w:id="1179"/>
                <w:ins w:id="1180" w:author="peng" w:date="2015-01-26T02:21:00Z">
                  <w:r w:rsidR="00420066">
                    <w:t>getCellWidth</w:t>
                  </w:r>
                </w:ins>
                <w:customXmlInsRangeStart w:id="1181" w:author="peng" w:date="2015-01-26T02:21:00Z"/>
              </w:sdtContent>
            </w:sdt>
            <w:customXmlInsRangeEnd w:id="1181"/>
            <w:ins w:id="1182" w:author="peng" w:date="2015-01-26T02:21:00Z">
              <w:r w:rsidR="00420066">
                <w:t xml:space="preserve"> ()</w:t>
              </w:r>
            </w:ins>
          </w:p>
        </w:tc>
        <w:tc>
          <w:tcPr>
            <w:tcW w:w="0" w:type="auto"/>
          </w:tcPr>
          <w:p w14:paraId="66F166AC"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183" w:author="peng" w:date="2015-01-26T02:21:00Z"/>
              </w:rPr>
            </w:pPr>
            <w:customXmlInsRangeStart w:id="1184" w:author="peng" w:date="2015-01-26T02:21:00Z"/>
            <w:sdt>
              <w:sdtPr>
                <w:alias w:val="Operation NOTE description 0"/>
                <w:tag w:val="de282022-0a69-4100-b28a-357a7b117626"/>
                <w:id w:val="68784100"/>
                <w:dataBinding w:xpath="/elements/element[@objid='de282022-0a69-4100-b28a-357a7b117626']/content[@alias='Operation NOTE description 0']" w:storeItemID="{D35B6978-45B9-4860-8E6E-EDB6F017D2CB}"/>
                <w:text w:multiLine="1"/>
              </w:sdtPr>
              <w:sdtEndPr/>
              <w:sdtContent>
                <w:customXmlInsRangeEnd w:id="1184"/>
                <w:ins w:id="1185" w:author="peng" w:date="2015-01-26T02:21:00Z">
                  <w:r w:rsidR="00420066">
                    <w:t>return cellWidth of HOGParam</w:t>
                  </w:r>
                </w:ins>
                <w:customXmlInsRangeStart w:id="1186" w:author="peng" w:date="2015-01-26T02:21:00Z"/>
              </w:sdtContent>
            </w:sdt>
            <w:customXmlInsRangeEnd w:id="1186"/>
          </w:p>
        </w:tc>
      </w:tr>
      <w:tr w:rsidR="00420066" w14:paraId="1E2523DF" w14:textId="77777777" w:rsidTr="00420066">
        <w:trPr>
          <w:jc w:val="both"/>
          <w:ins w:id="118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D225EE5" w14:textId="77777777" w:rsidR="00420066" w:rsidRDefault="007D1D13" w:rsidP="00420066">
            <w:pPr>
              <w:rPr>
                <w:ins w:id="1188" w:author="peng" w:date="2015-01-26T02:21:00Z"/>
              </w:rPr>
            </w:pPr>
            <w:customXmlInsRangeStart w:id="1189" w:author="peng" w:date="2015-01-26T02:21:00Z"/>
            <w:sdt>
              <w:sdtPr>
                <w:alias w:val="DataType ATTRIBUTE Name"/>
                <w:tag w:val="00000004-0000-0009-0000-000000000000"/>
                <w:id w:val="1931085424"/>
                <w:dataBinding w:xpath="/elements/element[@objid='00000004-0000-0009-0000-000000000000']/content[@alias='DataType ATTRIBUTE Name']" w:storeItemID="{D35B6978-45B9-4860-8E6E-EDB6F017D2CB}"/>
                <w:text w:multiLine="1"/>
              </w:sdtPr>
              <w:sdtEndPr/>
              <w:sdtContent>
                <w:customXmlInsRangeEnd w:id="1189"/>
                <w:ins w:id="1190" w:author="peng" w:date="2015-01-26T02:21:00Z">
                  <w:r w:rsidR="00420066">
                    <w:t>integer</w:t>
                  </w:r>
                </w:ins>
                <w:customXmlInsRangeStart w:id="1191" w:author="peng" w:date="2015-01-26T02:21:00Z"/>
              </w:sdtContent>
            </w:sdt>
            <w:customXmlInsRangeEnd w:id="1191"/>
            <w:ins w:id="1192" w:author="peng" w:date="2015-01-26T02:21:00Z">
              <w:r w:rsidR="00420066">
                <w:t xml:space="preserve"> </w:t>
              </w:r>
            </w:ins>
            <w:customXmlInsRangeStart w:id="1193" w:author="peng" w:date="2015-01-26T02:21:00Z"/>
            <w:sdt>
              <w:sdtPr>
                <w:alias w:val="Operation ATTRIBUTE Name"/>
                <w:tag w:val="e6a494d5-b390-44fc-97c6-7401221fadd4"/>
                <w:id w:val="1136371240"/>
                <w:dataBinding w:xpath="/elements/element[@objid='e6a494d5-b390-44fc-97c6-7401221fadd4']/content[@alias='Operation ATTRIBUTE Name']" w:storeItemID="{D35B6978-45B9-4860-8E6E-EDB6F017D2CB}"/>
                <w:text w:multiLine="1"/>
              </w:sdtPr>
              <w:sdtEndPr/>
              <w:sdtContent>
                <w:customXmlInsRangeEnd w:id="1193"/>
                <w:ins w:id="1194" w:author="peng" w:date="2015-01-26T02:21:00Z">
                  <w:r w:rsidR="00420066">
                    <w:t>getCellHeight</w:t>
                  </w:r>
                </w:ins>
                <w:customXmlInsRangeStart w:id="1195" w:author="peng" w:date="2015-01-26T02:21:00Z"/>
              </w:sdtContent>
            </w:sdt>
            <w:customXmlInsRangeEnd w:id="1195"/>
            <w:ins w:id="1196" w:author="peng" w:date="2015-01-26T02:21:00Z">
              <w:r w:rsidR="00420066">
                <w:t xml:space="preserve"> ()</w:t>
              </w:r>
            </w:ins>
          </w:p>
        </w:tc>
        <w:tc>
          <w:tcPr>
            <w:tcW w:w="0" w:type="auto"/>
          </w:tcPr>
          <w:p w14:paraId="0A9F58FA"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197" w:author="peng" w:date="2015-01-26T02:21:00Z"/>
              </w:rPr>
            </w:pPr>
            <w:customXmlInsRangeStart w:id="1198" w:author="peng" w:date="2015-01-26T02:21:00Z"/>
            <w:sdt>
              <w:sdtPr>
                <w:alias w:val="Operation NOTE description 0"/>
                <w:tag w:val="e6a494d5-b390-44fc-97c6-7401221fadd4"/>
                <w:id w:val="-1076901212"/>
                <w:dataBinding w:xpath="/elements/element[@objid='e6a494d5-b390-44fc-97c6-7401221fadd4']/content[@alias='Operation NOTE description 0']" w:storeItemID="{D35B6978-45B9-4860-8E6E-EDB6F017D2CB}"/>
                <w:text w:multiLine="1"/>
              </w:sdtPr>
              <w:sdtEndPr/>
              <w:sdtContent>
                <w:customXmlInsRangeEnd w:id="1198"/>
                <w:ins w:id="1199" w:author="peng" w:date="2015-01-26T02:21:00Z">
                  <w:r w:rsidR="00420066">
                    <w:t>return cellHeight of HOGParam</w:t>
                  </w:r>
                </w:ins>
                <w:customXmlInsRangeStart w:id="1200" w:author="peng" w:date="2015-01-26T02:21:00Z"/>
              </w:sdtContent>
            </w:sdt>
            <w:customXmlInsRangeEnd w:id="1200"/>
          </w:p>
        </w:tc>
      </w:tr>
      <w:tr w:rsidR="00420066" w14:paraId="0998DB59" w14:textId="77777777" w:rsidTr="00420066">
        <w:trPr>
          <w:cnfStyle w:val="000000100000" w:firstRow="0" w:lastRow="0" w:firstColumn="0" w:lastColumn="0" w:oddVBand="0" w:evenVBand="0" w:oddHBand="1" w:evenHBand="0" w:firstRowFirstColumn="0" w:firstRowLastColumn="0" w:lastRowFirstColumn="0" w:lastRowLastColumn="0"/>
          <w:jc w:val="both"/>
          <w:ins w:id="120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1DDEC92" w14:textId="77777777" w:rsidR="00420066" w:rsidRDefault="007D1D13" w:rsidP="00420066">
            <w:pPr>
              <w:rPr>
                <w:ins w:id="1202" w:author="peng" w:date="2015-01-26T02:21:00Z"/>
              </w:rPr>
            </w:pPr>
            <w:customXmlInsRangeStart w:id="1203" w:author="peng" w:date="2015-01-26T02:21:00Z"/>
            <w:sdt>
              <w:sdtPr>
                <w:alias w:val="DataType ATTRIBUTE Name"/>
                <w:tag w:val="00000004-0000-0009-0000-000000000000"/>
                <w:id w:val="1484651076"/>
                <w:dataBinding w:xpath="/elements/element[@objid='00000004-0000-0009-0000-000000000000']/content[@alias='DataType ATTRIBUTE Name']" w:storeItemID="{D35B6978-45B9-4860-8E6E-EDB6F017D2CB}"/>
                <w:text w:multiLine="1"/>
              </w:sdtPr>
              <w:sdtEndPr/>
              <w:sdtContent>
                <w:customXmlInsRangeEnd w:id="1203"/>
                <w:ins w:id="1204" w:author="peng" w:date="2015-01-26T02:21:00Z">
                  <w:r w:rsidR="00420066">
                    <w:t>integer</w:t>
                  </w:r>
                </w:ins>
                <w:customXmlInsRangeStart w:id="1205" w:author="peng" w:date="2015-01-26T02:21:00Z"/>
              </w:sdtContent>
            </w:sdt>
            <w:customXmlInsRangeEnd w:id="1205"/>
            <w:ins w:id="1206" w:author="peng" w:date="2015-01-26T02:21:00Z">
              <w:r w:rsidR="00420066">
                <w:t xml:space="preserve"> </w:t>
              </w:r>
            </w:ins>
            <w:customXmlInsRangeStart w:id="1207" w:author="peng" w:date="2015-01-26T02:21:00Z"/>
            <w:sdt>
              <w:sdtPr>
                <w:alias w:val="Operation ATTRIBUTE Name"/>
                <w:tag w:val="0b467bfa-3532-4847-95da-e79b4d2ea190"/>
                <w:id w:val="2130500953"/>
                <w:dataBinding w:xpath="/elements/element[@objid='0b467bfa-3532-4847-95da-e79b4d2ea190']/content[@alias='Operation ATTRIBUTE Name']" w:storeItemID="{D35B6978-45B9-4860-8E6E-EDB6F017D2CB}"/>
                <w:text w:multiLine="1"/>
              </w:sdtPr>
              <w:sdtEndPr/>
              <w:sdtContent>
                <w:customXmlInsRangeEnd w:id="1207"/>
                <w:ins w:id="1208" w:author="peng" w:date="2015-01-26T02:21:00Z">
                  <w:r w:rsidR="00420066">
                    <w:t>getBlockWidth</w:t>
                  </w:r>
                </w:ins>
                <w:customXmlInsRangeStart w:id="1209" w:author="peng" w:date="2015-01-26T02:21:00Z"/>
              </w:sdtContent>
            </w:sdt>
            <w:customXmlInsRangeEnd w:id="1209"/>
            <w:ins w:id="1210" w:author="peng" w:date="2015-01-26T02:21:00Z">
              <w:r w:rsidR="00420066">
                <w:t xml:space="preserve"> ()</w:t>
              </w:r>
            </w:ins>
          </w:p>
        </w:tc>
        <w:tc>
          <w:tcPr>
            <w:tcW w:w="0" w:type="auto"/>
          </w:tcPr>
          <w:p w14:paraId="09C94641"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211" w:author="peng" w:date="2015-01-26T02:21:00Z"/>
              </w:rPr>
            </w:pPr>
            <w:customXmlInsRangeStart w:id="1212" w:author="peng" w:date="2015-01-26T02:21:00Z"/>
            <w:sdt>
              <w:sdtPr>
                <w:alias w:val="Operation NOTE description 0"/>
                <w:tag w:val="0b467bfa-3532-4847-95da-e79b4d2ea190"/>
                <w:id w:val="-161472627"/>
                <w:dataBinding w:xpath="/elements/element[@objid='0b467bfa-3532-4847-95da-e79b4d2ea190']/content[@alias='Operation NOTE description 0']" w:storeItemID="{D35B6978-45B9-4860-8E6E-EDB6F017D2CB}"/>
                <w:text w:multiLine="1"/>
              </w:sdtPr>
              <w:sdtEndPr/>
              <w:sdtContent>
                <w:customXmlInsRangeEnd w:id="1212"/>
                <w:ins w:id="1213" w:author="peng" w:date="2015-01-26T02:21:00Z">
                  <w:r w:rsidR="00420066">
                    <w:t>return blockWidth of HOGParam</w:t>
                  </w:r>
                </w:ins>
                <w:customXmlInsRangeStart w:id="1214" w:author="peng" w:date="2015-01-26T02:21:00Z"/>
              </w:sdtContent>
            </w:sdt>
            <w:customXmlInsRangeEnd w:id="1214"/>
          </w:p>
        </w:tc>
      </w:tr>
      <w:tr w:rsidR="00420066" w14:paraId="4380E4E9" w14:textId="77777777" w:rsidTr="00420066">
        <w:trPr>
          <w:jc w:val="both"/>
          <w:ins w:id="121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8238D7E" w14:textId="77777777" w:rsidR="00420066" w:rsidRDefault="007D1D13" w:rsidP="00420066">
            <w:pPr>
              <w:rPr>
                <w:ins w:id="1216" w:author="peng" w:date="2015-01-26T02:21:00Z"/>
              </w:rPr>
            </w:pPr>
            <w:customXmlInsRangeStart w:id="1217" w:author="peng" w:date="2015-01-26T02:21:00Z"/>
            <w:sdt>
              <w:sdtPr>
                <w:alias w:val="DataType ATTRIBUTE Name"/>
                <w:tag w:val="00000004-0000-0009-0000-000000000000"/>
                <w:id w:val="-1449773253"/>
                <w:dataBinding w:xpath="/elements/element[@objid='00000004-0000-0009-0000-000000000000']/content[@alias='DataType ATTRIBUTE Name']" w:storeItemID="{D35B6978-45B9-4860-8E6E-EDB6F017D2CB}"/>
                <w:text w:multiLine="1"/>
              </w:sdtPr>
              <w:sdtEndPr/>
              <w:sdtContent>
                <w:customXmlInsRangeEnd w:id="1217"/>
                <w:ins w:id="1218" w:author="peng" w:date="2015-01-26T02:21:00Z">
                  <w:r w:rsidR="00420066">
                    <w:t>integer</w:t>
                  </w:r>
                </w:ins>
                <w:customXmlInsRangeStart w:id="1219" w:author="peng" w:date="2015-01-26T02:21:00Z"/>
              </w:sdtContent>
            </w:sdt>
            <w:customXmlInsRangeEnd w:id="1219"/>
            <w:ins w:id="1220" w:author="peng" w:date="2015-01-26T02:21:00Z">
              <w:r w:rsidR="00420066">
                <w:t xml:space="preserve"> </w:t>
              </w:r>
            </w:ins>
            <w:customXmlInsRangeStart w:id="1221" w:author="peng" w:date="2015-01-26T02:21:00Z"/>
            <w:sdt>
              <w:sdtPr>
                <w:alias w:val="Operation ATTRIBUTE Name"/>
                <w:tag w:val="a7241d42-5918-400f-acfd-8dca57506f10"/>
                <w:id w:val="303279159"/>
                <w:dataBinding w:xpath="/elements/element[@objid='a7241d42-5918-400f-acfd-8dca57506f10']/content[@alias='Operation ATTRIBUTE Name']" w:storeItemID="{D35B6978-45B9-4860-8E6E-EDB6F017D2CB}"/>
                <w:text w:multiLine="1"/>
              </w:sdtPr>
              <w:sdtEndPr/>
              <w:sdtContent>
                <w:customXmlInsRangeEnd w:id="1221"/>
                <w:ins w:id="1222" w:author="peng" w:date="2015-01-26T02:21:00Z">
                  <w:r w:rsidR="00420066">
                    <w:t>getBlockHeight</w:t>
                  </w:r>
                </w:ins>
                <w:customXmlInsRangeStart w:id="1223" w:author="peng" w:date="2015-01-26T02:21:00Z"/>
              </w:sdtContent>
            </w:sdt>
            <w:customXmlInsRangeEnd w:id="1223"/>
            <w:ins w:id="1224" w:author="peng" w:date="2015-01-26T02:21:00Z">
              <w:r w:rsidR="00420066">
                <w:t xml:space="preserve"> ()</w:t>
              </w:r>
            </w:ins>
          </w:p>
        </w:tc>
        <w:tc>
          <w:tcPr>
            <w:tcW w:w="0" w:type="auto"/>
          </w:tcPr>
          <w:p w14:paraId="16F80267"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225" w:author="peng" w:date="2015-01-26T02:21:00Z"/>
              </w:rPr>
            </w:pPr>
            <w:customXmlInsRangeStart w:id="1226" w:author="peng" w:date="2015-01-26T02:21:00Z"/>
            <w:sdt>
              <w:sdtPr>
                <w:alias w:val="Operation NOTE description 0"/>
                <w:tag w:val="a7241d42-5918-400f-acfd-8dca57506f10"/>
                <w:id w:val="364179619"/>
                <w:dataBinding w:xpath="/elements/element[@objid='a7241d42-5918-400f-acfd-8dca57506f10']/content[@alias='Operation NOTE description 0']" w:storeItemID="{D35B6978-45B9-4860-8E6E-EDB6F017D2CB}"/>
                <w:text w:multiLine="1"/>
              </w:sdtPr>
              <w:sdtEndPr/>
              <w:sdtContent>
                <w:customXmlInsRangeEnd w:id="1226"/>
                <w:ins w:id="1227" w:author="peng" w:date="2015-01-26T02:21:00Z">
                  <w:r w:rsidR="00420066">
                    <w:t>return blockHeight of HOGParam</w:t>
                  </w:r>
                </w:ins>
                <w:customXmlInsRangeStart w:id="1228" w:author="peng" w:date="2015-01-26T02:21:00Z"/>
              </w:sdtContent>
            </w:sdt>
            <w:customXmlInsRangeEnd w:id="1228"/>
          </w:p>
        </w:tc>
      </w:tr>
      <w:tr w:rsidR="00420066" w14:paraId="01E8F9C6" w14:textId="77777777" w:rsidTr="00420066">
        <w:trPr>
          <w:cnfStyle w:val="000000100000" w:firstRow="0" w:lastRow="0" w:firstColumn="0" w:lastColumn="0" w:oddVBand="0" w:evenVBand="0" w:oddHBand="1" w:evenHBand="0" w:firstRowFirstColumn="0" w:firstRowLastColumn="0" w:lastRowFirstColumn="0" w:lastRowLastColumn="0"/>
          <w:jc w:val="both"/>
          <w:ins w:id="122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2DAA107" w14:textId="77777777" w:rsidR="00420066" w:rsidRDefault="007D1D13" w:rsidP="00420066">
            <w:pPr>
              <w:rPr>
                <w:ins w:id="1230" w:author="peng" w:date="2015-01-26T02:21:00Z"/>
              </w:rPr>
            </w:pPr>
            <w:customXmlInsRangeStart w:id="1231" w:author="peng" w:date="2015-01-26T02:21:00Z"/>
            <w:sdt>
              <w:sdtPr>
                <w:alias w:val="DataType ATTRIBUTE Name"/>
                <w:tag w:val="00000004-0000-0009-0000-000000000000"/>
                <w:id w:val="356320910"/>
                <w:dataBinding w:xpath="/elements/element[@objid='00000004-0000-0009-0000-000000000000']/content[@alias='DataType ATTRIBUTE Name']" w:storeItemID="{D35B6978-45B9-4860-8E6E-EDB6F017D2CB}"/>
                <w:text w:multiLine="1"/>
              </w:sdtPr>
              <w:sdtEndPr/>
              <w:sdtContent>
                <w:customXmlInsRangeEnd w:id="1231"/>
                <w:ins w:id="1232" w:author="peng" w:date="2015-01-26T02:21:00Z">
                  <w:r w:rsidR="00420066">
                    <w:t>integer</w:t>
                  </w:r>
                </w:ins>
                <w:customXmlInsRangeStart w:id="1233" w:author="peng" w:date="2015-01-26T02:21:00Z"/>
              </w:sdtContent>
            </w:sdt>
            <w:customXmlInsRangeEnd w:id="1233"/>
            <w:ins w:id="1234" w:author="peng" w:date="2015-01-26T02:21:00Z">
              <w:r w:rsidR="00420066">
                <w:t xml:space="preserve"> </w:t>
              </w:r>
            </w:ins>
            <w:customXmlInsRangeStart w:id="1235" w:author="peng" w:date="2015-01-26T02:21:00Z"/>
            <w:sdt>
              <w:sdtPr>
                <w:alias w:val="Operation ATTRIBUTE Name"/>
                <w:tag w:val="0ad4e908-7592-436b-a2b1-c66af1cd50b9"/>
                <w:id w:val="-1207792277"/>
                <w:dataBinding w:xpath="/elements/element[@objid='0ad4e908-7592-436b-a2b1-c66af1cd50b9']/content[@alias='Operation ATTRIBUTE Name']" w:storeItemID="{D35B6978-45B9-4860-8E6E-EDB6F017D2CB}"/>
                <w:text w:multiLine="1"/>
              </w:sdtPr>
              <w:sdtEndPr/>
              <w:sdtContent>
                <w:customXmlInsRangeEnd w:id="1235"/>
                <w:ins w:id="1236" w:author="peng" w:date="2015-01-26T02:21:00Z">
                  <w:r w:rsidR="00420066">
                    <w:t>getMaskType</w:t>
                  </w:r>
                </w:ins>
                <w:customXmlInsRangeStart w:id="1237" w:author="peng" w:date="2015-01-26T02:21:00Z"/>
              </w:sdtContent>
            </w:sdt>
            <w:customXmlInsRangeEnd w:id="1237"/>
            <w:ins w:id="1238" w:author="peng" w:date="2015-01-26T02:21:00Z">
              <w:r w:rsidR="00420066">
                <w:t xml:space="preserve"> ()</w:t>
              </w:r>
            </w:ins>
          </w:p>
        </w:tc>
        <w:tc>
          <w:tcPr>
            <w:tcW w:w="0" w:type="auto"/>
          </w:tcPr>
          <w:p w14:paraId="58604FF9"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239" w:author="peng" w:date="2015-01-26T02:21:00Z"/>
              </w:rPr>
            </w:pPr>
            <w:customXmlInsRangeStart w:id="1240" w:author="peng" w:date="2015-01-26T02:21:00Z"/>
            <w:sdt>
              <w:sdtPr>
                <w:alias w:val="Operation NOTE description 0"/>
                <w:tag w:val="0ad4e908-7592-436b-a2b1-c66af1cd50b9"/>
                <w:id w:val="-1696298169"/>
                <w:dataBinding w:xpath="/elements/element[@objid='0ad4e908-7592-436b-a2b1-c66af1cd50b9']/content[@alias='Operation NOTE description 0']" w:storeItemID="{D35B6978-45B9-4860-8E6E-EDB6F017D2CB}"/>
                <w:text w:multiLine="1"/>
              </w:sdtPr>
              <w:sdtEndPr/>
              <w:sdtContent>
                <w:customXmlInsRangeEnd w:id="1240"/>
                <w:ins w:id="1241" w:author="peng" w:date="2015-01-26T02:21:00Z">
                  <w:r w:rsidR="00420066">
                    <w:t>return maskType of HOGParam</w:t>
                  </w:r>
                </w:ins>
                <w:customXmlInsRangeStart w:id="1242" w:author="peng" w:date="2015-01-26T02:21:00Z"/>
              </w:sdtContent>
            </w:sdt>
            <w:customXmlInsRangeEnd w:id="1242"/>
          </w:p>
        </w:tc>
      </w:tr>
      <w:tr w:rsidR="00420066" w14:paraId="27881224" w14:textId="77777777" w:rsidTr="00420066">
        <w:trPr>
          <w:jc w:val="both"/>
          <w:ins w:id="124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1C2CD23" w14:textId="77777777" w:rsidR="00420066" w:rsidRDefault="007D1D13" w:rsidP="00420066">
            <w:pPr>
              <w:rPr>
                <w:ins w:id="1244" w:author="peng" w:date="2015-01-26T02:21:00Z"/>
              </w:rPr>
            </w:pPr>
            <w:customXmlInsRangeStart w:id="1245" w:author="peng" w:date="2015-01-26T02:21:00Z"/>
            <w:sdt>
              <w:sdtPr>
                <w:alias w:val="DataType ATTRIBUTE Name"/>
                <w:tag w:val="00000004-0000-0009-0000-000000000000"/>
                <w:id w:val="-1826357940"/>
                <w:dataBinding w:xpath="/elements/element[@objid='00000004-0000-0009-0000-000000000000']/content[@alias='DataType ATTRIBUTE Name']" w:storeItemID="{D35B6978-45B9-4860-8E6E-EDB6F017D2CB}"/>
                <w:text w:multiLine="1"/>
              </w:sdtPr>
              <w:sdtEndPr/>
              <w:sdtContent>
                <w:customXmlInsRangeEnd w:id="1245"/>
                <w:ins w:id="1246" w:author="peng" w:date="2015-01-26T02:21:00Z">
                  <w:r w:rsidR="00420066">
                    <w:t>integer</w:t>
                  </w:r>
                </w:ins>
                <w:customXmlInsRangeStart w:id="1247" w:author="peng" w:date="2015-01-26T02:21:00Z"/>
              </w:sdtContent>
            </w:sdt>
            <w:customXmlInsRangeEnd w:id="1247"/>
            <w:ins w:id="1248" w:author="peng" w:date="2015-01-26T02:21:00Z">
              <w:r w:rsidR="00420066">
                <w:t xml:space="preserve"> </w:t>
              </w:r>
            </w:ins>
            <w:customXmlInsRangeStart w:id="1249" w:author="peng" w:date="2015-01-26T02:21:00Z"/>
            <w:sdt>
              <w:sdtPr>
                <w:alias w:val="Operation ATTRIBUTE Name"/>
                <w:tag w:val="3c9c8eaf-b614-45f3-bb57-a20afe8e41a6"/>
                <w:id w:val="-1375307405"/>
                <w:dataBinding w:xpath="/elements/element[@objid='3c9c8eaf-b614-45f3-bb57-a20afe8e41a6']/content[@alias='Operation ATTRIBUTE Name']" w:storeItemID="{D35B6978-45B9-4860-8E6E-EDB6F017D2CB}"/>
                <w:text w:multiLine="1"/>
              </w:sdtPr>
              <w:sdtEndPr/>
              <w:sdtContent>
                <w:customXmlInsRangeEnd w:id="1249"/>
                <w:ins w:id="1250" w:author="peng" w:date="2015-01-26T02:21:00Z">
                  <w:r w:rsidR="00420066">
                    <w:t>getHeight</w:t>
                  </w:r>
                </w:ins>
                <w:customXmlInsRangeStart w:id="1251" w:author="peng" w:date="2015-01-26T02:21:00Z"/>
              </w:sdtContent>
            </w:sdt>
            <w:customXmlInsRangeEnd w:id="1251"/>
            <w:ins w:id="1252" w:author="peng" w:date="2015-01-26T02:21:00Z">
              <w:r w:rsidR="00420066">
                <w:t xml:space="preserve"> ()</w:t>
              </w:r>
            </w:ins>
          </w:p>
        </w:tc>
        <w:tc>
          <w:tcPr>
            <w:tcW w:w="0" w:type="auto"/>
          </w:tcPr>
          <w:p w14:paraId="0944980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253" w:author="peng" w:date="2015-01-26T02:21:00Z"/>
              </w:rPr>
            </w:pPr>
            <w:customXmlInsRangeStart w:id="1254" w:author="peng" w:date="2015-01-26T02:21:00Z"/>
            <w:sdt>
              <w:sdtPr>
                <w:alias w:val="Operation NOTE description 0"/>
                <w:tag w:val="3c9c8eaf-b614-45f3-bb57-a20afe8e41a6"/>
                <w:id w:val="-1843004802"/>
                <w:dataBinding w:xpath="/elements/element[@objid='3c9c8eaf-b614-45f3-bb57-a20afe8e41a6']/content[@alias='Operation NOTE description 0']" w:storeItemID="{D35B6978-45B9-4860-8E6E-EDB6F017D2CB}"/>
                <w:text w:multiLine="1"/>
              </w:sdtPr>
              <w:sdtEndPr/>
              <w:sdtContent>
                <w:customXmlInsRangeEnd w:id="1254"/>
                <w:ins w:id="1255" w:author="peng" w:date="2015-01-26T02:21:00Z">
                  <w:r w:rsidR="00420066">
                    <w:t>return height of HOGParam</w:t>
                  </w:r>
                </w:ins>
                <w:customXmlInsRangeStart w:id="1256" w:author="peng" w:date="2015-01-26T02:21:00Z"/>
              </w:sdtContent>
            </w:sdt>
            <w:customXmlInsRangeEnd w:id="1256"/>
          </w:p>
        </w:tc>
      </w:tr>
      <w:tr w:rsidR="00420066" w14:paraId="3F2BCD9C" w14:textId="77777777" w:rsidTr="00420066">
        <w:trPr>
          <w:cnfStyle w:val="000000100000" w:firstRow="0" w:lastRow="0" w:firstColumn="0" w:lastColumn="0" w:oddVBand="0" w:evenVBand="0" w:oddHBand="1" w:evenHBand="0" w:firstRowFirstColumn="0" w:firstRowLastColumn="0" w:lastRowFirstColumn="0" w:lastRowLastColumn="0"/>
          <w:jc w:val="both"/>
          <w:ins w:id="125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A2CB643" w14:textId="77777777" w:rsidR="00420066" w:rsidRDefault="007D1D13" w:rsidP="00420066">
            <w:pPr>
              <w:rPr>
                <w:ins w:id="1258" w:author="peng" w:date="2015-01-26T02:21:00Z"/>
              </w:rPr>
            </w:pPr>
            <w:customXmlInsRangeStart w:id="1259" w:author="peng" w:date="2015-01-26T02:21:00Z"/>
            <w:sdt>
              <w:sdtPr>
                <w:alias w:val="DataType ATTRIBUTE Name"/>
                <w:tag w:val="00000004-0000-0009-0000-000000000000"/>
                <w:id w:val="748152221"/>
                <w:dataBinding w:xpath="/elements/element[@objid='00000004-0000-0009-0000-000000000000']/content[@alias='DataType ATTRIBUTE Name']" w:storeItemID="{D35B6978-45B9-4860-8E6E-EDB6F017D2CB}"/>
                <w:text w:multiLine="1"/>
              </w:sdtPr>
              <w:sdtEndPr/>
              <w:sdtContent>
                <w:customXmlInsRangeEnd w:id="1259"/>
                <w:ins w:id="1260" w:author="peng" w:date="2015-01-26T02:21:00Z">
                  <w:r w:rsidR="00420066">
                    <w:t>integer</w:t>
                  </w:r>
                </w:ins>
                <w:customXmlInsRangeStart w:id="1261" w:author="peng" w:date="2015-01-26T02:21:00Z"/>
              </w:sdtContent>
            </w:sdt>
            <w:customXmlInsRangeEnd w:id="1261"/>
            <w:ins w:id="1262" w:author="peng" w:date="2015-01-26T02:21:00Z">
              <w:r w:rsidR="00420066">
                <w:t xml:space="preserve"> </w:t>
              </w:r>
            </w:ins>
            <w:customXmlInsRangeStart w:id="1263" w:author="peng" w:date="2015-01-26T02:21:00Z"/>
            <w:sdt>
              <w:sdtPr>
                <w:alias w:val="Operation ATTRIBUTE Name"/>
                <w:tag w:val="84d6fbea-ac09-4db3-992d-dd3cbe7d6a87"/>
                <w:id w:val="577793202"/>
                <w:dataBinding w:xpath="/elements/element[@objid='84d6fbea-ac09-4db3-992d-dd3cbe7d6a87']/content[@alias='Operation ATTRIBUTE Name']" w:storeItemID="{D35B6978-45B9-4860-8E6E-EDB6F017D2CB}"/>
                <w:text w:multiLine="1"/>
              </w:sdtPr>
              <w:sdtEndPr/>
              <w:sdtContent>
                <w:customXmlInsRangeEnd w:id="1263"/>
                <w:ins w:id="1264" w:author="peng" w:date="2015-01-26T02:21:00Z">
                  <w:r w:rsidR="00420066">
                    <w:t>getWidth</w:t>
                  </w:r>
                </w:ins>
                <w:customXmlInsRangeStart w:id="1265" w:author="peng" w:date="2015-01-26T02:21:00Z"/>
              </w:sdtContent>
            </w:sdt>
            <w:customXmlInsRangeEnd w:id="1265"/>
            <w:ins w:id="1266" w:author="peng" w:date="2015-01-26T02:21:00Z">
              <w:r w:rsidR="00420066">
                <w:t xml:space="preserve"> ()</w:t>
              </w:r>
            </w:ins>
          </w:p>
        </w:tc>
        <w:tc>
          <w:tcPr>
            <w:tcW w:w="0" w:type="auto"/>
          </w:tcPr>
          <w:p w14:paraId="1058F140"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267" w:author="peng" w:date="2015-01-26T02:21:00Z"/>
              </w:rPr>
            </w:pPr>
            <w:customXmlInsRangeStart w:id="1268" w:author="peng" w:date="2015-01-26T02:21:00Z"/>
            <w:sdt>
              <w:sdtPr>
                <w:alias w:val="Operation NOTE description 0"/>
                <w:tag w:val="84d6fbea-ac09-4db3-992d-dd3cbe7d6a87"/>
                <w:id w:val="1307739019"/>
                <w:dataBinding w:xpath="/elements/element[@objid='84d6fbea-ac09-4db3-992d-dd3cbe7d6a87']/content[@alias='Operation NOTE description 0']" w:storeItemID="{D35B6978-45B9-4860-8E6E-EDB6F017D2CB}"/>
                <w:text w:multiLine="1"/>
              </w:sdtPr>
              <w:sdtEndPr/>
              <w:sdtContent>
                <w:customXmlInsRangeEnd w:id="1268"/>
                <w:ins w:id="1269" w:author="peng" w:date="2015-01-26T02:21:00Z">
                  <w:r w:rsidR="00420066">
                    <w:t>return width of HOGParam</w:t>
                  </w:r>
                </w:ins>
                <w:customXmlInsRangeStart w:id="1270" w:author="peng" w:date="2015-01-26T02:21:00Z"/>
              </w:sdtContent>
            </w:sdt>
            <w:customXmlInsRangeEnd w:id="1270"/>
          </w:p>
        </w:tc>
      </w:tr>
      <w:tr w:rsidR="00420066" w14:paraId="1BA176DD" w14:textId="77777777" w:rsidTr="00420066">
        <w:trPr>
          <w:jc w:val="both"/>
          <w:ins w:id="127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E7BBDB4" w14:textId="77777777" w:rsidR="00420066" w:rsidRDefault="007D1D13" w:rsidP="00420066">
            <w:pPr>
              <w:rPr>
                <w:ins w:id="1272" w:author="peng" w:date="2015-01-26T02:21:00Z"/>
              </w:rPr>
            </w:pPr>
            <w:customXmlInsRangeStart w:id="1273" w:author="peng" w:date="2015-01-26T02:21:00Z"/>
            <w:sdt>
              <w:sdtPr>
                <w:alias w:val="DataType ATTRIBUTE Name"/>
                <w:tag w:val="00000004-0000-0009-0000-000000000000"/>
                <w:id w:val="-836848958"/>
                <w:dataBinding w:xpath="/elements/element[@objid='00000004-0000-0009-0000-000000000000']/content[@alias='DataType ATTRIBUTE Name']" w:storeItemID="{D35B6978-45B9-4860-8E6E-EDB6F017D2CB}"/>
                <w:text w:multiLine="1"/>
              </w:sdtPr>
              <w:sdtEndPr/>
              <w:sdtContent>
                <w:customXmlInsRangeEnd w:id="1273"/>
                <w:ins w:id="1274" w:author="peng" w:date="2015-01-26T02:21:00Z">
                  <w:r w:rsidR="00420066">
                    <w:t>integer</w:t>
                  </w:r>
                </w:ins>
                <w:customXmlInsRangeStart w:id="1275" w:author="peng" w:date="2015-01-26T02:21:00Z"/>
              </w:sdtContent>
            </w:sdt>
            <w:customXmlInsRangeEnd w:id="1275"/>
            <w:ins w:id="1276" w:author="peng" w:date="2015-01-26T02:21:00Z">
              <w:r w:rsidR="00420066">
                <w:t xml:space="preserve"> </w:t>
              </w:r>
            </w:ins>
            <w:customXmlInsRangeStart w:id="1277" w:author="peng" w:date="2015-01-26T02:21:00Z"/>
            <w:sdt>
              <w:sdtPr>
                <w:alias w:val="Operation ATTRIBUTE Name"/>
                <w:tag w:val="c563e616-f0b5-4918-9c3c-9c8ed9409982"/>
                <w:id w:val="430238137"/>
                <w:dataBinding w:xpath="/elements/element[@objid='c563e616-f0b5-4918-9c3c-9c8ed9409982']/content[@alias='Operation ATTRIBUTE Name']" w:storeItemID="{D35B6978-45B9-4860-8E6E-EDB6F017D2CB}"/>
                <w:text w:multiLine="1"/>
              </w:sdtPr>
              <w:sdtEndPr/>
              <w:sdtContent>
                <w:customXmlInsRangeEnd w:id="1277"/>
                <w:ins w:id="1278" w:author="peng" w:date="2015-01-26T02:21:00Z">
                  <w:r w:rsidR="00420066">
                    <w:t>getPixelArray</w:t>
                  </w:r>
                </w:ins>
                <w:customXmlInsRangeStart w:id="1279" w:author="peng" w:date="2015-01-26T02:21:00Z"/>
              </w:sdtContent>
            </w:sdt>
            <w:customXmlInsRangeEnd w:id="1279"/>
            <w:ins w:id="1280" w:author="peng" w:date="2015-01-26T02:21:00Z">
              <w:r w:rsidR="00420066">
                <w:t xml:space="preserve"> ()</w:t>
              </w:r>
            </w:ins>
          </w:p>
        </w:tc>
        <w:tc>
          <w:tcPr>
            <w:tcW w:w="0" w:type="auto"/>
          </w:tcPr>
          <w:p w14:paraId="3C2968AD"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281" w:author="peng" w:date="2015-01-26T02:21:00Z"/>
              </w:rPr>
            </w:pPr>
            <w:customXmlInsRangeStart w:id="1282" w:author="peng" w:date="2015-01-26T02:21:00Z"/>
            <w:sdt>
              <w:sdtPr>
                <w:alias w:val="Operation NOTE description 0"/>
                <w:tag w:val="c563e616-f0b5-4918-9c3c-9c8ed9409982"/>
                <w:id w:val="-1146732157"/>
                <w:dataBinding w:xpath="/elements/element[@objid='c563e616-f0b5-4918-9c3c-9c8ed9409982']/content[@alias='Operation NOTE description 0']" w:storeItemID="{D35B6978-45B9-4860-8E6E-EDB6F017D2CB}"/>
                <w:text w:multiLine="1"/>
              </w:sdtPr>
              <w:sdtEndPr/>
              <w:sdtContent>
                <w:customXmlInsRangeEnd w:id="1282"/>
                <w:ins w:id="1283" w:author="peng" w:date="2015-01-26T02:21:00Z">
                  <w:r w:rsidR="00420066">
                    <w:t>return the grayscale  of the image</w:t>
                  </w:r>
                </w:ins>
                <w:customXmlInsRangeStart w:id="1284" w:author="peng" w:date="2015-01-26T02:21:00Z"/>
              </w:sdtContent>
            </w:sdt>
            <w:customXmlInsRangeEnd w:id="1284"/>
          </w:p>
        </w:tc>
      </w:tr>
      <w:tr w:rsidR="00420066" w14:paraId="5A12E48F" w14:textId="77777777" w:rsidTr="00420066">
        <w:trPr>
          <w:cnfStyle w:val="000000100000" w:firstRow="0" w:lastRow="0" w:firstColumn="0" w:lastColumn="0" w:oddVBand="0" w:evenVBand="0" w:oddHBand="1" w:evenHBand="0" w:firstRowFirstColumn="0" w:firstRowLastColumn="0" w:lastRowFirstColumn="0" w:lastRowLastColumn="0"/>
          <w:jc w:val="both"/>
          <w:ins w:id="128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C59B0BD" w14:textId="77777777" w:rsidR="00420066" w:rsidRDefault="007D1D13" w:rsidP="00420066">
            <w:pPr>
              <w:rPr>
                <w:ins w:id="1286" w:author="peng" w:date="2015-01-26T02:21:00Z"/>
              </w:rPr>
            </w:pPr>
            <w:customXmlInsRangeStart w:id="1287" w:author="peng" w:date="2015-01-26T02:21:00Z"/>
            <w:sdt>
              <w:sdtPr>
                <w:alias w:val="DataType ATTRIBUTE Name"/>
                <w:tag w:val="00000004-0000-0009-0000-000000000000"/>
                <w:id w:val="-1839923952"/>
                <w:dataBinding w:xpath="/elements/element[@objid='00000004-0000-0009-0000-000000000000']/content[@alias='DataType ATTRIBUTE Name']" w:storeItemID="{D35B6978-45B9-4860-8E6E-EDB6F017D2CB}"/>
                <w:text w:multiLine="1"/>
              </w:sdtPr>
              <w:sdtEndPr/>
              <w:sdtContent>
                <w:customXmlInsRangeEnd w:id="1287"/>
                <w:ins w:id="1288" w:author="peng" w:date="2015-01-26T02:21:00Z">
                  <w:r w:rsidR="00420066">
                    <w:t>integer</w:t>
                  </w:r>
                </w:ins>
                <w:customXmlInsRangeStart w:id="1289" w:author="peng" w:date="2015-01-26T02:21:00Z"/>
              </w:sdtContent>
            </w:sdt>
            <w:customXmlInsRangeEnd w:id="1289"/>
            <w:ins w:id="1290" w:author="peng" w:date="2015-01-26T02:21:00Z">
              <w:r w:rsidR="00420066">
                <w:t xml:space="preserve"> </w:t>
              </w:r>
            </w:ins>
            <w:customXmlInsRangeStart w:id="1291" w:author="peng" w:date="2015-01-26T02:21:00Z"/>
            <w:sdt>
              <w:sdtPr>
                <w:alias w:val="Operation ATTRIBUTE Name"/>
                <w:tag w:val="c26204e9-1e16-491f-8521-882f94d6688d"/>
                <w:id w:val="-1022852956"/>
                <w:dataBinding w:xpath="/elements/element[@objid='c26204e9-1e16-491f-8521-882f94d6688d']/content[@alias='Operation ATTRIBUTE Name']" w:storeItemID="{D35B6978-45B9-4860-8E6E-EDB6F017D2CB}"/>
                <w:text w:multiLine="1"/>
              </w:sdtPr>
              <w:sdtEndPr/>
              <w:sdtContent>
                <w:customXmlInsRangeEnd w:id="1291"/>
                <w:ins w:id="1292" w:author="peng" w:date="2015-01-26T02:21:00Z">
                  <w:r w:rsidR="00420066">
                    <w:t>getGradientVector</w:t>
                  </w:r>
                </w:ins>
                <w:customXmlInsRangeStart w:id="1293" w:author="peng" w:date="2015-01-26T02:21:00Z"/>
              </w:sdtContent>
            </w:sdt>
            <w:customXmlInsRangeEnd w:id="1293"/>
            <w:ins w:id="1294" w:author="peng" w:date="2015-01-26T02:21:00Z">
              <w:r w:rsidR="00420066">
                <w:t xml:space="preserve"> (</w:t>
              </w:r>
            </w:ins>
            <w:customXmlInsRangeStart w:id="1295" w:author="peng" w:date="2015-01-26T02:21:00Z"/>
            <w:sdt>
              <w:sdtPr>
                <w:rPr>
                  <w:rStyle w:val="ae"/>
                </w:rPr>
                <w:alias w:val="Parameter ATTRIBUTE ParameterPassing"/>
                <w:tag w:val="e78516a4-544c-488c-9245-394c231b7cb0"/>
                <w:id w:val="2066519856"/>
                <w:dataBinding w:xpath="/elements/element[@objid='e78516a4-544c-488c-9245-394c231b7cb0']/content[@alias='Parameter ATTRIBUTE ParameterPassing']" w:storeItemID="{D35B6978-45B9-4860-8E6E-EDB6F017D2CB}"/>
                <w:text w:multiLine="1"/>
              </w:sdtPr>
              <w:sdtEndPr>
                <w:rPr>
                  <w:rStyle w:val="ae"/>
                </w:rPr>
              </w:sdtEndPr>
              <w:sdtContent>
                <w:customXmlInsRangeEnd w:id="1295"/>
                <w:ins w:id="1296" w:author="peng" w:date="2015-01-26T02:21:00Z">
                  <w:r w:rsidR="00420066">
                    <w:rPr>
                      <w:rStyle w:val="ae"/>
                    </w:rPr>
                    <w:t>Inout</w:t>
                  </w:r>
                </w:ins>
                <w:customXmlInsRangeStart w:id="1297" w:author="peng" w:date="2015-01-26T02:21:00Z"/>
              </w:sdtContent>
            </w:sdt>
            <w:customXmlInsRangeEnd w:id="1297"/>
            <w:ins w:id="1298" w:author="peng" w:date="2015-01-26T02:21:00Z">
              <w:r w:rsidR="00420066">
                <w:rPr>
                  <w:rStyle w:val="ae"/>
                </w:rPr>
                <w:t xml:space="preserve"> </w:t>
              </w:r>
            </w:ins>
            <w:customXmlInsRangeStart w:id="1299" w:author="peng" w:date="2015-01-26T02:21:00Z"/>
            <w:sdt>
              <w:sdtPr>
                <w:alias w:val="Parameter ATTRIBUTE Name"/>
                <w:tag w:val="e78516a4-544c-488c-9245-394c231b7cb0"/>
                <w:id w:val="1721712200"/>
                <w:dataBinding w:xpath="/elements/element[@objid='e78516a4-544c-488c-9245-394c231b7cb0']/content[@alias='Parameter ATTRIBUTE Name']" w:storeItemID="{D35B6978-45B9-4860-8E6E-EDB6F017D2CB}"/>
                <w:text w:multiLine="1"/>
              </w:sdtPr>
              <w:sdtEndPr/>
              <w:sdtContent>
                <w:customXmlInsRangeEnd w:id="1299"/>
                <w:ins w:id="1300" w:author="peng" w:date="2015-01-26T02:21:00Z">
                  <w:r w:rsidR="00420066">
                    <w:t>i</w:t>
                  </w:r>
                </w:ins>
                <w:customXmlInsRangeStart w:id="1301" w:author="peng" w:date="2015-01-26T02:21:00Z"/>
              </w:sdtContent>
            </w:sdt>
            <w:customXmlInsRangeEnd w:id="1301"/>
            <w:ins w:id="1302" w:author="peng" w:date="2015-01-26T02:21:00Z">
              <w:r w:rsidR="00420066">
                <w:t xml:space="preserve"> </w:t>
              </w:r>
            </w:ins>
            <w:customXmlInsRangeStart w:id="1303" w:author="peng" w:date="2015-01-26T02:21:00Z"/>
            <w:sdt>
              <w:sdtPr>
                <w:alias w:val="DataType ATTRIBUTE Name"/>
                <w:tag w:val="00000004-0000-0009-0000-000000000000"/>
                <w:id w:val="-1251892106"/>
                <w:dataBinding w:xpath="/elements/element[@objid='00000004-0000-0009-0000-000000000000']/content[@alias='DataType ATTRIBUTE Name']" w:storeItemID="{D35B6978-45B9-4860-8E6E-EDB6F017D2CB}"/>
                <w:text w:multiLine="1"/>
              </w:sdtPr>
              <w:sdtEndPr/>
              <w:sdtContent>
                <w:customXmlInsRangeEnd w:id="1303"/>
                <w:ins w:id="1304" w:author="peng" w:date="2015-01-26T02:21:00Z">
                  <w:r w:rsidR="00420066">
                    <w:t>integer</w:t>
                  </w:r>
                </w:ins>
                <w:customXmlInsRangeStart w:id="1305" w:author="peng" w:date="2015-01-26T02:21:00Z"/>
              </w:sdtContent>
            </w:sdt>
            <w:customXmlInsRangeEnd w:id="1305"/>
            <w:ins w:id="1306" w:author="peng" w:date="2015-01-26T02:21:00Z">
              <w:r w:rsidR="00420066">
                <w:t>,</w:t>
              </w:r>
            </w:ins>
            <w:customXmlInsRangeStart w:id="1307" w:author="peng" w:date="2015-01-26T02:21:00Z"/>
            <w:sdt>
              <w:sdtPr>
                <w:rPr>
                  <w:rStyle w:val="ae"/>
                </w:rPr>
                <w:alias w:val="Parameter ATTRIBUTE ParameterPassing"/>
                <w:tag w:val="15a3bbf1-00cc-46bf-bc32-bfa973a3bf3e"/>
                <w:id w:val="-1513135325"/>
                <w:dataBinding w:xpath="/elements/element[@objid='15a3bbf1-00cc-46bf-bc32-bfa973a3bf3e']/content[@alias='Parameter ATTRIBUTE ParameterPassing']" w:storeItemID="{D35B6978-45B9-4860-8E6E-EDB6F017D2CB}"/>
                <w:text w:multiLine="1"/>
              </w:sdtPr>
              <w:sdtEndPr>
                <w:rPr>
                  <w:rStyle w:val="ae"/>
                </w:rPr>
              </w:sdtEndPr>
              <w:sdtContent>
                <w:customXmlInsRangeEnd w:id="1307"/>
                <w:ins w:id="1308" w:author="peng" w:date="2015-01-26T02:21:00Z">
                  <w:r w:rsidR="00420066">
                    <w:rPr>
                      <w:rStyle w:val="ae"/>
                    </w:rPr>
                    <w:t>Inout</w:t>
                  </w:r>
                </w:ins>
                <w:customXmlInsRangeStart w:id="1309" w:author="peng" w:date="2015-01-26T02:21:00Z"/>
              </w:sdtContent>
            </w:sdt>
            <w:customXmlInsRangeEnd w:id="1309"/>
            <w:ins w:id="1310" w:author="peng" w:date="2015-01-26T02:21:00Z">
              <w:r w:rsidR="00420066">
                <w:rPr>
                  <w:rStyle w:val="ae"/>
                </w:rPr>
                <w:t xml:space="preserve"> </w:t>
              </w:r>
            </w:ins>
            <w:customXmlInsRangeStart w:id="1311" w:author="peng" w:date="2015-01-26T02:21:00Z"/>
            <w:sdt>
              <w:sdtPr>
                <w:alias w:val="Parameter ATTRIBUTE Name"/>
                <w:tag w:val="15a3bbf1-00cc-46bf-bc32-bfa973a3bf3e"/>
                <w:id w:val="-1965948267"/>
                <w:dataBinding w:xpath="/elements/element[@objid='15a3bbf1-00cc-46bf-bc32-bfa973a3bf3e']/content[@alias='Parameter ATTRIBUTE Name']" w:storeItemID="{D35B6978-45B9-4860-8E6E-EDB6F017D2CB}"/>
                <w:text w:multiLine="1"/>
              </w:sdtPr>
              <w:sdtEndPr/>
              <w:sdtContent>
                <w:customXmlInsRangeEnd w:id="1311"/>
                <w:ins w:id="1312" w:author="peng" w:date="2015-01-26T02:21:00Z">
                  <w:r w:rsidR="00420066">
                    <w:t>j</w:t>
                  </w:r>
                </w:ins>
                <w:customXmlInsRangeStart w:id="1313" w:author="peng" w:date="2015-01-26T02:21:00Z"/>
              </w:sdtContent>
            </w:sdt>
            <w:customXmlInsRangeEnd w:id="1313"/>
            <w:ins w:id="1314" w:author="peng" w:date="2015-01-26T02:21:00Z">
              <w:r w:rsidR="00420066">
                <w:t xml:space="preserve"> </w:t>
              </w:r>
            </w:ins>
            <w:customXmlInsRangeStart w:id="1315" w:author="peng" w:date="2015-01-26T02:21:00Z"/>
            <w:sdt>
              <w:sdtPr>
                <w:alias w:val="DataType ATTRIBUTE Name"/>
                <w:tag w:val="00000004-0000-0009-0000-000000000000"/>
                <w:id w:val="1783605658"/>
                <w:dataBinding w:xpath="/elements/element[@objid='00000004-0000-0009-0000-000000000000']/content[@alias='DataType ATTRIBUTE Name']" w:storeItemID="{D35B6978-45B9-4860-8E6E-EDB6F017D2CB}"/>
                <w:text w:multiLine="1"/>
              </w:sdtPr>
              <w:sdtEndPr/>
              <w:sdtContent>
                <w:customXmlInsRangeEnd w:id="1315"/>
                <w:ins w:id="1316" w:author="peng" w:date="2015-01-26T02:21:00Z">
                  <w:r w:rsidR="00420066">
                    <w:t>integer</w:t>
                  </w:r>
                </w:ins>
                <w:customXmlInsRangeStart w:id="1317" w:author="peng" w:date="2015-01-26T02:21:00Z"/>
              </w:sdtContent>
            </w:sdt>
            <w:customXmlInsRangeEnd w:id="1317"/>
            <w:ins w:id="1318" w:author="peng" w:date="2015-01-26T02:21:00Z">
              <w:r w:rsidR="00420066">
                <w:t>)</w:t>
              </w:r>
            </w:ins>
          </w:p>
        </w:tc>
        <w:tc>
          <w:tcPr>
            <w:tcW w:w="0" w:type="auto"/>
          </w:tcPr>
          <w:p w14:paraId="37DDFBD5"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319" w:author="peng" w:date="2015-01-26T02:21:00Z"/>
              </w:rPr>
            </w:pPr>
            <w:customXmlInsRangeStart w:id="1320" w:author="peng" w:date="2015-01-26T02:21:00Z"/>
            <w:sdt>
              <w:sdtPr>
                <w:alias w:val="Operation NOTE description 0"/>
                <w:tag w:val="c26204e9-1e16-491f-8521-882f94d6688d"/>
                <w:id w:val="-864210571"/>
                <w:dataBinding w:xpath="/elements/element[@objid='c26204e9-1e16-491f-8521-882f94d6688d']/content[@alias='Operation NOTE description 0']" w:storeItemID="{D35B6978-45B9-4860-8E6E-EDB6F017D2CB}"/>
                <w:text w:multiLine="1"/>
              </w:sdtPr>
              <w:sdtEndPr/>
              <w:sdtContent>
                <w:customXmlInsRangeEnd w:id="1320"/>
                <w:ins w:id="1321" w:author="peng" w:date="2015-01-26T02:21:00Z">
                  <w:r w:rsidR="00420066">
                    <w:t>get the gradient vector of each pixel</w:t>
                  </w:r>
                </w:ins>
                <w:customXmlInsRangeStart w:id="1322" w:author="peng" w:date="2015-01-26T02:21:00Z"/>
              </w:sdtContent>
            </w:sdt>
            <w:customXmlInsRangeEnd w:id="1322"/>
          </w:p>
        </w:tc>
      </w:tr>
      <w:tr w:rsidR="00420066" w14:paraId="20324651" w14:textId="77777777" w:rsidTr="00420066">
        <w:trPr>
          <w:jc w:val="both"/>
          <w:ins w:id="132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1D7150C" w14:textId="77777777" w:rsidR="00420066" w:rsidRPr="00E1569C" w:rsidRDefault="007D1D13" w:rsidP="00420066">
            <w:pPr>
              <w:rPr>
                <w:ins w:id="1324" w:author="peng" w:date="2015-01-26T02:21:00Z"/>
                <w:lang w:val="fr-FR"/>
              </w:rPr>
            </w:pPr>
            <w:customXmlInsRangeStart w:id="1325" w:author="peng" w:date="2015-01-26T02:21:00Z"/>
            <w:sdt>
              <w:sdtPr>
                <w:rPr>
                  <w:lang w:val="fr-FR"/>
                </w:rPr>
                <w:alias w:val="DataType ATTRIBUTE Name"/>
                <w:tag w:val="00000004-0000-0010-0000-000000000000"/>
                <w:id w:val="-1530324876"/>
                <w:dataBinding w:xpath="/elements/element[@objid='00000004-0000-0010-0000-000000000000']/content[@alias='DataType ATTRIBUTE Name']" w:storeItemID="{D35B6978-45B9-4860-8E6E-EDB6F017D2CB}"/>
                <w:text w:multiLine="1"/>
              </w:sdtPr>
              <w:sdtEndPr/>
              <w:sdtContent>
                <w:customXmlInsRangeEnd w:id="1325"/>
                <w:ins w:id="1326" w:author="peng" w:date="2015-01-26T02:21:00Z">
                  <w:r w:rsidR="00420066" w:rsidRPr="00E1569C">
                    <w:rPr>
                      <w:lang w:val="fr-FR"/>
                    </w:rPr>
                    <w:t>double</w:t>
                  </w:r>
                </w:ins>
                <w:customXmlInsRangeStart w:id="1327" w:author="peng" w:date="2015-01-26T02:21:00Z"/>
              </w:sdtContent>
            </w:sdt>
            <w:customXmlInsRangeEnd w:id="1327"/>
            <w:ins w:id="1328" w:author="peng" w:date="2015-01-26T02:21:00Z">
              <w:r w:rsidR="00420066" w:rsidRPr="00E1569C">
                <w:rPr>
                  <w:lang w:val="fr-FR"/>
                </w:rPr>
                <w:t xml:space="preserve"> </w:t>
              </w:r>
            </w:ins>
            <w:customXmlInsRangeStart w:id="1329" w:author="peng" w:date="2015-01-26T02:21:00Z"/>
            <w:sdt>
              <w:sdtPr>
                <w:rPr>
                  <w:lang w:val="fr-FR"/>
                </w:rPr>
                <w:alias w:val="Operation ATTRIBUTE Name"/>
                <w:tag w:val="cb469b00-67d9-4456-aef9-c4e1281359de"/>
                <w:id w:val="1558895166"/>
                <w:dataBinding w:xpath="/elements/element[@objid='cb469b00-67d9-4456-aef9-c4e1281359de']/content[@alias='Operation ATTRIBUTE Name']" w:storeItemID="{D35B6978-45B9-4860-8E6E-EDB6F017D2CB}"/>
                <w:text w:multiLine="1"/>
              </w:sdtPr>
              <w:sdtEndPr/>
              <w:sdtContent>
                <w:customXmlInsRangeEnd w:id="1329"/>
                <w:ins w:id="1330" w:author="peng" w:date="2015-01-26T02:21:00Z">
                  <w:r w:rsidR="00420066" w:rsidRPr="00E1569C">
                    <w:rPr>
                      <w:lang w:val="fr-FR"/>
                    </w:rPr>
                    <w:t>intToDouble</w:t>
                  </w:r>
                </w:ins>
                <w:customXmlInsRangeStart w:id="1331" w:author="peng" w:date="2015-01-26T02:21:00Z"/>
              </w:sdtContent>
            </w:sdt>
            <w:customXmlInsRangeEnd w:id="1331"/>
            <w:ins w:id="1332" w:author="peng" w:date="2015-01-26T02:21:00Z">
              <w:r w:rsidR="00420066" w:rsidRPr="00E1569C">
                <w:rPr>
                  <w:lang w:val="fr-FR"/>
                </w:rPr>
                <w:t xml:space="preserve"> (</w:t>
              </w:r>
            </w:ins>
            <w:customXmlInsRangeStart w:id="1333" w:author="peng" w:date="2015-01-26T02:21:00Z"/>
            <w:sdt>
              <w:sdtPr>
                <w:rPr>
                  <w:rStyle w:val="ae"/>
                  <w:lang w:val="fr-FR"/>
                </w:rPr>
                <w:alias w:val="Parameter ATTRIBUTE ParameterPassing"/>
                <w:tag w:val="54d51318-f649-4c68-889e-97bc720ac5cd"/>
                <w:id w:val="-116520783"/>
                <w:dataBinding w:xpath="/elements/element[@objid='54d51318-f649-4c68-889e-97bc720ac5cd']/content[@alias='Parameter ATTRIBUTE ParameterPassing']" w:storeItemID="{D35B6978-45B9-4860-8E6E-EDB6F017D2CB}"/>
                <w:text w:multiLine="1"/>
              </w:sdtPr>
              <w:sdtEndPr>
                <w:rPr>
                  <w:rStyle w:val="ae"/>
                </w:rPr>
              </w:sdtEndPr>
              <w:sdtContent>
                <w:customXmlInsRangeEnd w:id="1333"/>
                <w:ins w:id="1334" w:author="peng" w:date="2015-01-26T02:21:00Z">
                  <w:r w:rsidR="00420066" w:rsidRPr="00E1569C">
                    <w:rPr>
                      <w:rStyle w:val="ae"/>
                      <w:lang w:val="fr-FR"/>
                    </w:rPr>
                    <w:t>Inout</w:t>
                  </w:r>
                </w:ins>
                <w:customXmlInsRangeStart w:id="1335" w:author="peng" w:date="2015-01-26T02:21:00Z"/>
              </w:sdtContent>
            </w:sdt>
            <w:customXmlInsRangeEnd w:id="1335"/>
            <w:ins w:id="1336" w:author="peng" w:date="2015-01-26T02:21:00Z">
              <w:r w:rsidR="00420066" w:rsidRPr="00E1569C">
                <w:rPr>
                  <w:rStyle w:val="ae"/>
                  <w:lang w:val="fr-FR"/>
                </w:rPr>
                <w:t xml:space="preserve"> </w:t>
              </w:r>
            </w:ins>
            <w:customXmlInsRangeStart w:id="1337" w:author="peng" w:date="2015-01-26T02:21:00Z"/>
            <w:sdt>
              <w:sdtPr>
                <w:rPr>
                  <w:lang w:val="fr-FR"/>
                </w:rPr>
                <w:alias w:val="Parameter ATTRIBUTE Name"/>
                <w:tag w:val="54d51318-f649-4c68-889e-97bc720ac5cd"/>
                <w:id w:val="-1248028694"/>
                <w:dataBinding w:xpath="/elements/element[@objid='54d51318-f649-4c68-889e-97bc720ac5cd']/content[@alias='Parameter ATTRIBUTE Name']" w:storeItemID="{D35B6978-45B9-4860-8E6E-EDB6F017D2CB}"/>
                <w:text w:multiLine="1"/>
              </w:sdtPr>
              <w:sdtEndPr/>
              <w:sdtContent>
                <w:customXmlInsRangeEnd w:id="1337"/>
                <w:ins w:id="1338" w:author="peng" w:date="2015-01-26T02:21:00Z">
                  <w:r w:rsidR="00420066" w:rsidRPr="00E1569C">
                    <w:rPr>
                      <w:lang w:val="fr-FR"/>
                    </w:rPr>
                    <w:t>vec</w:t>
                  </w:r>
                </w:ins>
                <w:customXmlInsRangeStart w:id="1339" w:author="peng" w:date="2015-01-26T02:21:00Z"/>
              </w:sdtContent>
            </w:sdt>
            <w:customXmlInsRangeEnd w:id="1339"/>
            <w:ins w:id="1340" w:author="peng" w:date="2015-01-26T02:21:00Z">
              <w:r w:rsidR="00420066" w:rsidRPr="00E1569C">
                <w:rPr>
                  <w:lang w:val="fr-FR"/>
                </w:rPr>
                <w:t xml:space="preserve"> </w:t>
              </w:r>
            </w:ins>
            <w:customXmlInsRangeStart w:id="1341" w:author="peng" w:date="2015-01-26T02:21:00Z"/>
            <w:sdt>
              <w:sdtPr>
                <w:rPr>
                  <w:lang w:val="fr-FR"/>
                </w:rPr>
                <w:alias w:val="DataType ATTRIBUTE Name"/>
                <w:tag w:val="00000004-0000-0009-0000-000000000000"/>
                <w:id w:val="1428608462"/>
                <w:dataBinding w:xpath="/elements/element[@objid='00000004-0000-0009-0000-000000000000']/content[@alias='DataType ATTRIBUTE Name']" w:storeItemID="{D35B6978-45B9-4860-8E6E-EDB6F017D2CB}"/>
                <w:text w:multiLine="1"/>
              </w:sdtPr>
              <w:sdtEndPr/>
              <w:sdtContent>
                <w:customXmlInsRangeEnd w:id="1341"/>
                <w:ins w:id="1342" w:author="peng" w:date="2015-01-26T02:21:00Z">
                  <w:r w:rsidR="00420066" w:rsidRPr="00E1569C">
                    <w:rPr>
                      <w:lang w:val="fr-FR"/>
                    </w:rPr>
                    <w:t>integer</w:t>
                  </w:r>
                </w:ins>
                <w:customXmlInsRangeStart w:id="1343" w:author="peng" w:date="2015-01-26T02:21:00Z"/>
              </w:sdtContent>
            </w:sdt>
            <w:customXmlInsRangeEnd w:id="1343"/>
            <w:ins w:id="1344" w:author="peng" w:date="2015-01-26T02:21:00Z">
              <w:r w:rsidR="00420066" w:rsidRPr="00E1569C">
                <w:rPr>
                  <w:lang w:val="fr-FR"/>
                </w:rPr>
                <w:t>)</w:t>
              </w:r>
            </w:ins>
          </w:p>
        </w:tc>
        <w:tc>
          <w:tcPr>
            <w:tcW w:w="0" w:type="auto"/>
          </w:tcPr>
          <w:p w14:paraId="534F31B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345" w:author="peng" w:date="2015-01-26T02:21:00Z"/>
              </w:rPr>
            </w:pPr>
            <w:customXmlInsRangeStart w:id="1346" w:author="peng" w:date="2015-01-26T02:21:00Z"/>
            <w:sdt>
              <w:sdtPr>
                <w:alias w:val="Operation NOTE description 0"/>
                <w:tag w:val="cb469b00-67d9-4456-aef9-c4e1281359de"/>
                <w:id w:val="-1485773879"/>
                <w:dataBinding w:xpath="/elements/element[@objid='cb469b00-67d9-4456-aef9-c4e1281359de']/content[@alias='Operation NOTE description 0']" w:storeItemID="{D35B6978-45B9-4860-8E6E-EDB6F017D2CB}"/>
                <w:text w:multiLine="1"/>
              </w:sdtPr>
              <w:sdtEndPr/>
              <w:sdtContent>
                <w:customXmlInsRangeEnd w:id="1346"/>
                <w:ins w:id="1347" w:author="peng" w:date="2015-01-26T02:21:00Z">
                  <w:r w:rsidR="00420066">
                    <w:t>convert an integer array to a double array</w:t>
                  </w:r>
                </w:ins>
                <w:customXmlInsRangeStart w:id="1348" w:author="peng" w:date="2015-01-26T02:21:00Z"/>
              </w:sdtContent>
            </w:sdt>
            <w:customXmlInsRangeEnd w:id="1348"/>
          </w:p>
        </w:tc>
      </w:tr>
      <w:tr w:rsidR="00420066" w14:paraId="6341816E" w14:textId="77777777" w:rsidTr="00420066">
        <w:trPr>
          <w:cnfStyle w:val="000000100000" w:firstRow="0" w:lastRow="0" w:firstColumn="0" w:lastColumn="0" w:oddVBand="0" w:evenVBand="0" w:oddHBand="1" w:evenHBand="0" w:firstRowFirstColumn="0" w:firstRowLastColumn="0" w:lastRowFirstColumn="0" w:lastRowLastColumn="0"/>
          <w:jc w:val="both"/>
          <w:ins w:id="134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3C0644C" w14:textId="77777777" w:rsidR="00420066" w:rsidRPr="00E1569C" w:rsidRDefault="007D1D13" w:rsidP="00420066">
            <w:pPr>
              <w:rPr>
                <w:ins w:id="1350" w:author="peng" w:date="2015-01-26T02:21:00Z"/>
                <w:lang w:val="fr-FR"/>
              </w:rPr>
            </w:pPr>
            <w:customXmlInsRangeStart w:id="1351" w:author="peng" w:date="2015-01-26T02:21:00Z"/>
            <w:sdt>
              <w:sdtPr>
                <w:rPr>
                  <w:lang w:val="fr-FR"/>
                </w:rPr>
                <w:alias w:val="DataType ATTRIBUTE Name"/>
                <w:tag w:val="00000004-0000-0010-0000-000000000000"/>
                <w:id w:val="290793966"/>
                <w:dataBinding w:xpath="/elements/element[@objid='00000004-0000-0010-0000-000000000000']/content[@alias='DataType ATTRIBUTE Name']" w:storeItemID="{D35B6978-45B9-4860-8E6E-EDB6F017D2CB}"/>
                <w:text w:multiLine="1"/>
              </w:sdtPr>
              <w:sdtEndPr/>
              <w:sdtContent>
                <w:customXmlInsRangeEnd w:id="1351"/>
                <w:ins w:id="1352" w:author="peng" w:date="2015-01-26T02:21:00Z">
                  <w:r w:rsidR="00420066" w:rsidRPr="00E1569C">
                    <w:rPr>
                      <w:lang w:val="fr-FR"/>
                    </w:rPr>
                    <w:t>double</w:t>
                  </w:r>
                </w:ins>
                <w:customXmlInsRangeStart w:id="1353" w:author="peng" w:date="2015-01-26T02:21:00Z"/>
              </w:sdtContent>
            </w:sdt>
            <w:customXmlInsRangeEnd w:id="1353"/>
            <w:ins w:id="1354" w:author="peng" w:date="2015-01-26T02:21:00Z">
              <w:r w:rsidR="00420066" w:rsidRPr="00E1569C">
                <w:rPr>
                  <w:lang w:val="fr-FR"/>
                </w:rPr>
                <w:t xml:space="preserve"> </w:t>
              </w:r>
            </w:ins>
            <w:customXmlInsRangeStart w:id="1355" w:author="peng" w:date="2015-01-26T02:21:00Z"/>
            <w:sdt>
              <w:sdtPr>
                <w:rPr>
                  <w:lang w:val="fr-FR"/>
                </w:rPr>
                <w:alias w:val="Operation ATTRIBUTE Name"/>
                <w:tag w:val="b92c365c-7cff-43c9-bfe5-dce6e2c202d4"/>
                <w:id w:val="-437140408"/>
                <w:dataBinding w:xpath="/elements/element[@objid='b92c365c-7cff-43c9-bfe5-dce6e2c202d4']/content[@alias='Operation ATTRIBUTE Name']" w:storeItemID="{D35B6978-45B9-4860-8E6E-EDB6F017D2CB}"/>
                <w:text w:multiLine="1"/>
              </w:sdtPr>
              <w:sdtEndPr/>
              <w:sdtContent>
                <w:customXmlInsRangeEnd w:id="1355"/>
                <w:ins w:id="1356" w:author="peng" w:date="2015-01-26T02:21:00Z">
                  <w:r w:rsidR="00420066" w:rsidRPr="00E1569C">
                    <w:rPr>
                      <w:lang w:val="fr-FR"/>
                    </w:rPr>
                    <w:t>computeMagnitude</w:t>
                  </w:r>
                </w:ins>
                <w:customXmlInsRangeStart w:id="1357" w:author="peng" w:date="2015-01-26T02:21:00Z"/>
              </w:sdtContent>
            </w:sdt>
            <w:customXmlInsRangeEnd w:id="1357"/>
            <w:ins w:id="1358" w:author="peng" w:date="2015-01-26T02:21:00Z">
              <w:r w:rsidR="00420066" w:rsidRPr="00E1569C">
                <w:rPr>
                  <w:lang w:val="fr-FR"/>
                </w:rPr>
                <w:t xml:space="preserve"> (</w:t>
              </w:r>
            </w:ins>
            <w:customXmlInsRangeStart w:id="1359" w:author="peng" w:date="2015-01-26T02:21:00Z"/>
            <w:sdt>
              <w:sdtPr>
                <w:rPr>
                  <w:rStyle w:val="ae"/>
                  <w:lang w:val="fr-FR"/>
                </w:rPr>
                <w:alias w:val="Parameter ATTRIBUTE ParameterPassing"/>
                <w:tag w:val="a717a74d-8161-4624-b97b-8fcabbba4183"/>
                <w:id w:val="1415967132"/>
                <w:dataBinding w:xpath="/elements/element[@objid='a717a74d-8161-4624-b97b-8fcabbba4183']/content[@alias='Parameter ATTRIBUTE ParameterPassing']" w:storeItemID="{D35B6978-45B9-4860-8E6E-EDB6F017D2CB}"/>
                <w:text w:multiLine="1"/>
              </w:sdtPr>
              <w:sdtEndPr>
                <w:rPr>
                  <w:rStyle w:val="ae"/>
                </w:rPr>
              </w:sdtEndPr>
              <w:sdtContent>
                <w:customXmlInsRangeEnd w:id="1359"/>
                <w:ins w:id="1360" w:author="peng" w:date="2015-01-26T02:21:00Z">
                  <w:r w:rsidR="00420066" w:rsidRPr="00E1569C">
                    <w:rPr>
                      <w:rStyle w:val="ae"/>
                      <w:lang w:val="fr-FR"/>
                    </w:rPr>
                    <w:t>Inout</w:t>
                  </w:r>
                </w:ins>
                <w:customXmlInsRangeStart w:id="1361" w:author="peng" w:date="2015-01-26T02:21:00Z"/>
              </w:sdtContent>
            </w:sdt>
            <w:customXmlInsRangeEnd w:id="1361"/>
            <w:ins w:id="1362" w:author="peng" w:date="2015-01-26T02:21:00Z">
              <w:r w:rsidR="00420066" w:rsidRPr="00E1569C">
                <w:rPr>
                  <w:rStyle w:val="ae"/>
                  <w:lang w:val="fr-FR"/>
                </w:rPr>
                <w:t xml:space="preserve"> </w:t>
              </w:r>
            </w:ins>
            <w:customXmlInsRangeStart w:id="1363" w:author="peng" w:date="2015-01-26T02:21:00Z"/>
            <w:sdt>
              <w:sdtPr>
                <w:rPr>
                  <w:lang w:val="fr-FR"/>
                </w:rPr>
                <w:alias w:val="Parameter ATTRIBUTE Name"/>
                <w:tag w:val="a717a74d-8161-4624-b97b-8fcabbba4183"/>
                <w:id w:val="1260257906"/>
                <w:dataBinding w:xpath="/elements/element[@objid='a717a74d-8161-4624-b97b-8fcabbba4183']/content[@alias='Parameter ATTRIBUTE Name']" w:storeItemID="{D35B6978-45B9-4860-8E6E-EDB6F017D2CB}"/>
                <w:text w:multiLine="1"/>
              </w:sdtPr>
              <w:sdtEndPr/>
              <w:sdtContent>
                <w:customXmlInsRangeEnd w:id="1363"/>
                <w:ins w:id="1364" w:author="peng" w:date="2015-01-26T02:21:00Z">
                  <w:r w:rsidR="00420066" w:rsidRPr="00E1569C">
                    <w:rPr>
                      <w:lang w:val="fr-FR"/>
                    </w:rPr>
                    <w:t>vec</w:t>
                  </w:r>
                </w:ins>
                <w:customXmlInsRangeStart w:id="1365" w:author="peng" w:date="2015-01-26T02:21:00Z"/>
              </w:sdtContent>
            </w:sdt>
            <w:customXmlInsRangeEnd w:id="1365"/>
            <w:ins w:id="1366" w:author="peng" w:date="2015-01-26T02:21:00Z">
              <w:r w:rsidR="00420066" w:rsidRPr="00E1569C">
                <w:rPr>
                  <w:lang w:val="fr-FR"/>
                </w:rPr>
                <w:t xml:space="preserve"> </w:t>
              </w:r>
            </w:ins>
            <w:customXmlInsRangeStart w:id="1367" w:author="peng" w:date="2015-01-26T02:21:00Z"/>
            <w:sdt>
              <w:sdtPr>
                <w:rPr>
                  <w:lang w:val="fr-FR"/>
                </w:rPr>
                <w:alias w:val="DataType ATTRIBUTE Name"/>
                <w:tag w:val="00000004-0000-0009-0000-000000000000"/>
                <w:id w:val="318783277"/>
                <w:dataBinding w:xpath="/elements/element[@objid='00000004-0000-0009-0000-000000000000']/content[@alias='DataType ATTRIBUTE Name']" w:storeItemID="{D35B6978-45B9-4860-8E6E-EDB6F017D2CB}"/>
                <w:text w:multiLine="1"/>
              </w:sdtPr>
              <w:sdtEndPr/>
              <w:sdtContent>
                <w:customXmlInsRangeEnd w:id="1367"/>
                <w:ins w:id="1368" w:author="peng" w:date="2015-01-26T02:21:00Z">
                  <w:r w:rsidR="00420066" w:rsidRPr="00E1569C">
                    <w:rPr>
                      <w:lang w:val="fr-FR"/>
                    </w:rPr>
                    <w:t>integer</w:t>
                  </w:r>
                </w:ins>
                <w:customXmlInsRangeStart w:id="1369" w:author="peng" w:date="2015-01-26T02:21:00Z"/>
              </w:sdtContent>
            </w:sdt>
            <w:customXmlInsRangeEnd w:id="1369"/>
            <w:ins w:id="1370" w:author="peng" w:date="2015-01-26T02:21:00Z">
              <w:r w:rsidR="00420066" w:rsidRPr="00E1569C">
                <w:rPr>
                  <w:lang w:val="fr-FR"/>
                </w:rPr>
                <w:t>)</w:t>
              </w:r>
            </w:ins>
          </w:p>
        </w:tc>
        <w:tc>
          <w:tcPr>
            <w:tcW w:w="0" w:type="auto"/>
          </w:tcPr>
          <w:p w14:paraId="46D48D67"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371" w:author="peng" w:date="2015-01-26T02:21:00Z"/>
              </w:rPr>
            </w:pPr>
            <w:customXmlInsRangeStart w:id="1372" w:author="peng" w:date="2015-01-26T02:21:00Z"/>
            <w:sdt>
              <w:sdtPr>
                <w:alias w:val="Operation NOTE description 0"/>
                <w:tag w:val="b92c365c-7cff-43c9-bfe5-dce6e2c202d4"/>
                <w:id w:val="-161090851"/>
                <w:dataBinding w:xpath="/elements/element[@objid='b92c365c-7cff-43c9-bfe5-dce6e2c202d4']/content[@alias='Operation NOTE description 0']" w:storeItemID="{D35B6978-45B9-4860-8E6E-EDB6F017D2CB}"/>
                <w:text w:multiLine="1"/>
              </w:sdtPr>
              <w:sdtEndPr/>
              <w:sdtContent>
                <w:customXmlInsRangeEnd w:id="1372"/>
                <w:ins w:id="1373" w:author="peng" w:date="2015-01-26T02:21:00Z">
                  <w:r w:rsidR="00420066">
                    <w:t>compute the magnitude of the gradient vector</w:t>
                  </w:r>
                </w:ins>
                <w:customXmlInsRangeStart w:id="1374" w:author="peng" w:date="2015-01-26T02:21:00Z"/>
              </w:sdtContent>
            </w:sdt>
            <w:customXmlInsRangeEnd w:id="1374"/>
          </w:p>
        </w:tc>
      </w:tr>
      <w:tr w:rsidR="00420066" w14:paraId="4456E4A9" w14:textId="77777777" w:rsidTr="00420066">
        <w:trPr>
          <w:jc w:val="both"/>
          <w:ins w:id="137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30F5112" w14:textId="77777777" w:rsidR="00420066" w:rsidRPr="00E1569C" w:rsidRDefault="007D1D13" w:rsidP="00420066">
            <w:pPr>
              <w:rPr>
                <w:ins w:id="1376" w:author="peng" w:date="2015-01-26T02:21:00Z"/>
                <w:lang w:val="fr-FR"/>
              </w:rPr>
            </w:pPr>
            <w:customXmlInsRangeStart w:id="1377" w:author="peng" w:date="2015-01-26T02:21:00Z"/>
            <w:sdt>
              <w:sdtPr>
                <w:rPr>
                  <w:lang w:val="fr-FR"/>
                </w:rPr>
                <w:alias w:val="DataType ATTRIBUTE Name"/>
                <w:tag w:val="00000004-0000-0010-0000-000000000000"/>
                <w:id w:val="2052647388"/>
                <w:dataBinding w:xpath="/elements/element[@objid='00000004-0000-0010-0000-000000000000']/content[@alias='DataType ATTRIBUTE Name']" w:storeItemID="{D35B6978-45B9-4860-8E6E-EDB6F017D2CB}"/>
                <w:text w:multiLine="1"/>
              </w:sdtPr>
              <w:sdtEndPr/>
              <w:sdtContent>
                <w:customXmlInsRangeEnd w:id="1377"/>
                <w:ins w:id="1378" w:author="peng" w:date="2015-01-26T02:21:00Z">
                  <w:r w:rsidR="00420066" w:rsidRPr="00E1569C">
                    <w:rPr>
                      <w:lang w:val="fr-FR"/>
                    </w:rPr>
                    <w:t>double</w:t>
                  </w:r>
                </w:ins>
                <w:customXmlInsRangeStart w:id="1379" w:author="peng" w:date="2015-01-26T02:21:00Z"/>
              </w:sdtContent>
            </w:sdt>
            <w:customXmlInsRangeEnd w:id="1379"/>
            <w:ins w:id="1380" w:author="peng" w:date="2015-01-26T02:21:00Z">
              <w:r w:rsidR="00420066" w:rsidRPr="00E1569C">
                <w:rPr>
                  <w:lang w:val="fr-FR"/>
                </w:rPr>
                <w:t xml:space="preserve"> </w:t>
              </w:r>
            </w:ins>
            <w:customXmlInsRangeStart w:id="1381" w:author="peng" w:date="2015-01-26T02:21:00Z"/>
            <w:sdt>
              <w:sdtPr>
                <w:rPr>
                  <w:lang w:val="fr-FR"/>
                </w:rPr>
                <w:alias w:val="Operation ATTRIBUTE Name"/>
                <w:tag w:val="e7c9f5d7-3895-41b0-b947-9d9855f8888b"/>
                <w:id w:val="7491868"/>
                <w:dataBinding w:xpath="/elements/element[@objid='e7c9f5d7-3895-41b0-b947-9d9855f8888b']/content[@alias='Operation ATTRIBUTE Name']" w:storeItemID="{D35B6978-45B9-4860-8E6E-EDB6F017D2CB}"/>
                <w:text w:multiLine="1"/>
              </w:sdtPr>
              <w:sdtEndPr/>
              <w:sdtContent>
                <w:customXmlInsRangeEnd w:id="1381"/>
                <w:ins w:id="1382" w:author="peng" w:date="2015-01-26T02:21:00Z">
                  <w:r w:rsidR="00420066" w:rsidRPr="00E1569C">
                    <w:rPr>
                      <w:lang w:val="fr-FR"/>
                    </w:rPr>
                    <w:t>computeMagnitude</w:t>
                  </w:r>
                </w:ins>
                <w:customXmlInsRangeStart w:id="1383" w:author="peng" w:date="2015-01-26T02:21:00Z"/>
              </w:sdtContent>
            </w:sdt>
            <w:customXmlInsRangeEnd w:id="1383"/>
            <w:ins w:id="1384" w:author="peng" w:date="2015-01-26T02:21:00Z">
              <w:r w:rsidR="00420066" w:rsidRPr="00E1569C">
                <w:rPr>
                  <w:lang w:val="fr-FR"/>
                </w:rPr>
                <w:t xml:space="preserve"> (</w:t>
              </w:r>
            </w:ins>
            <w:customXmlInsRangeStart w:id="1385" w:author="peng" w:date="2015-01-26T02:21:00Z"/>
            <w:sdt>
              <w:sdtPr>
                <w:rPr>
                  <w:rStyle w:val="ae"/>
                  <w:lang w:val="fr-FR"/>
                </w:rPr>
                <w:alias w:val="Parameter ATTRIBUTE ParameterPassing"/>
                <w:tag w:val="e4f893e0-8883-44b2-a301-dce8b166f911"/>
                <w:id w:val="-169495618"/>
                <w:dataBinding w:xpath="/elements/element[@objid='e4f893e0-8883-44b2-a301-dce8b166f911']/content[@alias='Parameter ATTRIBUTE ParameterPassing']" w:storeItemID="{D35B6978-45B9-4860-8E6E-EDB6F017D2CB}"/>
                <w:text w:multiLine="1"/>
              </w:sdtPr>
              <w:sdtEndPr>
                <w:rPr>
                  <w:rStyle w:val="ae"/>
                </w:rPr>
              </w:sdtEndPr>
              <w:sdtContent>
                <w:customXmlInsRangeEnd w:id="1385"/>
                <w:ins w:id="1386" w:author="peng" w:date="2015-01-26T02:21:00Z">
                  <w:r w:rsidR="00420066" w:rsidRPr="00E1569C">
                    <w:rPr>
                      <w:rStyle w:val="ae"/>
                      <w:lang w:val="fr-FR"/>
                    </w:rPr>
                    <w:t>Inout</w:t>
                  </w:r>
                </w:ins>
                <w:customXmlInsRangeStart w:id="1387" w:author="peng" w:date="2015-01-26T02:21:00Z"/>
              </w:sdtContent>
            </w:sdt>
            <w:customXmlInsRangeEnd w:id="1387"/>
            <w:ins w:id="1388" w:author="peng" w:date="2015-01-26T02:21:00Z">
              <w:r w:rsidR="00420066" w:rsidRPr="00E1569C">
                <w:rPr>
                  <w:rStyle w:val="ae"/>
                  <w:lang w:val="fr-FR"/>
                </w:rPr>
                <w:t xml:space="preserve"> </w:t>
              </w:r>
            </w:ins>
            <w:customXmlInsRangeStart w:id="1389" w:author="peng" w:date="2015-01-26T02:21:00Z"/>
            <w:sdt>
              <w:sdtPr>
                <w:rPr>
                  <w:lang w:val="fr-FR"/>
                </w:rPr>
                <w:alias w:val="Parameter ATTRIBUTE Name"/>
                <w:tag w:val="e4f893e0-8883-44b2-a301-dce8b166f911"/>
                <w:id w:val="-694698990"/>
                <w:dataBinding w:xpath="/elements/element[@objid='e4f893e0-8883-44b2-a301-dce8b166f911']/content[@alias='Parameter ATTRIBUTE Name']" w:storeItemID="{D35B6978-45B9-4860-8E6E-EDB6F017D2CB}"/>
                <w:text w:multiLine="1"/>
              </w:sdtPr>
              <w:sdtEndPr/>
              <w:sdtContent>
                <w:customXmlInsRangeEnd w:id="1389"/>
                <w:ins w:id="1390" w:author="peng" w:date="2015-01-26T02:21:00Z">
                  <w:r w:rsidR="00420066" w:rsidRPr="00E1569C">
                    <w:rPr>
                      <w:lang w:val="fr-FR"/>
                    </w:rPr>
                    <w:t>vec</w:t>
                  </w:r>
                </w:ins>
                <w:customXmlInsRangeStart w:id="1391" w:author="peng" w:date="2015-01-26T02:21:00Z"/>
              </w:sdtContent>
            </w:sdt>
            <w:customXmlInsRangeEnd w:id="1391"/>
            <w:ins w:id="1392" w:author="peng" w:date="2015-01-26T02:21:00Z">
              <w:r w:rsidR="00420066" w:rsidRPr="00E1569C">
                <w:rPr>
                  <w:lang w:val="fr-FR"/>
                </w:rPr>
                <w:t xml:space="preserve"> </w:t>
              </w:r>
            </w:ins>
            <w:customXmlInsRangeStart w:id="1393" w:author="peng" w:date="2015-01-26T02:21:00Z"/>
            <w:sdt>
              <w:sdtPr>
                <w:rPr>
                  <w:lang w:val="fr-FR"/>
                </w:rPr>
                <w:alias w:val="DataType ATTRIBUTE Name"/>
                <w:tag w:val="00000004-0000-0010-0000-000000000000"/>
                <w:id w:val="1667588671"/>
                <w:dataBinding w:xpath="/elements/element[@objid='00000004-0000-0010-0000-000000000000']/content[@alias='DataType ATTRIBUTE Name']" w:storeItemID="{D35B6978-45B9-4860-8E6E-EDB6F017D2CB}"/>
                <w:text w:multiLine="1"/>
              </w:sdtPr>
              <w:sdtEndPr/>
              <w:sdtContent>
                <w:customXmlInsRangeEnd w:id="1393"/>
                <w:ins w:id="1394" w:author="peng" w:date="2015-01-26T02:21:00Z">
                  <w:r w:rsidR="00420066" w:rsidRPr="00E1569C">
                    <w:rPr>
                      <w:lang w:val="fr-FR"/>
                    </w:rPr>
                    <w:t>double</w:t>
                  </w:r>
                </w:ins>
                <w:customXmlInsRangeStart w:id="1395" w:author="peng" w:date="2015-01-26T02:21:00Z"/>
              </w:sdtContent>
            </w:sdt>
            <w:customXmlInsRangeEnd w:id="1395"/>
            <w:ins w:id="1396" w:author="peng" w:date="2015-01-26T02:21:00Z">
              <w:r w:rsidR="00420066" w:rsidRPr="00E1569C">
                <w:rPr>
                  <w:lang w:val="fr-FR"/>
                </w:rPr>
                <w:t>)</w:t>
              </w:r>
            </w:ins>
          </w:p>
        </w:tc>
        <w:tc>
          <w:tcPr>
            <w:tcW w:w="0" w:type="auto"/>
          </w:tcPr>
          <w:p w14:paraId="5DA5FFE5"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397" w:author="peng" w:date="2015-01-26T02:21:00Z"/>
              </w:rPr>
            </w:pPr>
            <w:customXmlInsRangeStart w:id="1398" w:author="peng" w:date="2015-01-26T02:21:00Z"/>
            <w:sdt>
              <w:sdtPr>
                <w:alias w:val="Operation NOTE description 0"/>
                <w:tag w:val="e7c9f5d7-3895-41b0-b947-9d9855f8888b"/>
                <w:id w:val="1706525295"/>
                <w:dataBinding w:xpath="/elements/element[@objid='e7c9f5d7-3895-41b0-b947-9d9855f8888b']/content[@alias='Operation NOTE description 0']" w:storeItemID="{D35B6978-45B9-4860-8E6E-EDB6F017D2CB}"/>
                <w:text w:multiLine="1"/>
              </w:sdtPr>
              <w:sdtEndPr/>
              <w:sdtContent>
                <w:customXmlInsRangeEnd w:id="1398"/>
                <w:ins w:id="1399" w:author="peng" w:date="2015-01-26T02:21:00Z">
                  <w:r w:rsidR="00420066">
                    <w:t>compute the magnitude of the gradient vector</w:t>
                  </w:r>
                </w:ins>
                <w:customXmlInsRangeStart w:id="1400" w:author="peng" w:date="2015-01-26T02:21:00Z"/>
              </w:sdtContent>
            </w:sdt>
            <w:customXmlInsRangeEnd w:id="1400"/>
          </w:p>
        </w:tc>
      </w:tr>
      <w:tr w:rsidR="00420066" w14:paraId="11741EFF" w14:textId="77777777" w:rsidTr="00420066">
        <w:trPr>
          <w:cnfStyle w:val="000000100000" w:firstRow="0" w:lastRow="0" w:firstColumn="0" w:lastColumn="0" w:oddVBand="0" w:evenVBand="0" w:oddHBand="1" w:evenHBand="0" w:firstRowFirstColumn="0" w:firstRowLastColumn="0" w:lastRowFirstColumn="0" w:lastRowLastColumn="0"/>
          <w:jc w:val="both"/>
          <w:ins w:id="140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48EF385" w14:textId="77777777" w:rsidR="00420066" w:rsidRPr="00E1569C" w:rsidRDefault="007D1D13" w:rsidP="00420066">
            <w:pPr>
              <w:rPr>
                <w:ins w:id="1402" w:author="peng" w:date="2015-01-26T02:21:00Z"/>
                <w:lang w:val="fr-FR"/>
              </w:rPr>
            </w:pPr>
            <w:customXmlInsRangeStart w:id="1403" w:author="peng" w:date="2015-01-26T02:21:00Z"/>
            <w:sdt>
              <w:sdtPr>
                <w:rPr>
                  <w:lang w:val="fr-FR"/>
                </w:rPr>
                <w:alias w:val="DataType ATTRIBUTE Name"/>
                <w:tag w:val="00000004-0000-0010-0000-000000000000"/>
                <w:id w:val="830334079"/>
                <w:dataBinding w:xpath="/elements/element[@objid='00000004-0000-0010-0000-000000000000']/content[@alias='DataType ATTRIBUTE Name']" w:storeItemID="{D35B6978-45B9-4860-8E6E-EDB6F017D2CB}"/>
                <w:text w:multiLine="1"/>
              </w:sdtPr>
              <w:sdtEndPr/>
              <w:sdtContent>
                <w:customXmlInsRangeEnd w:id="1403"/>
                <w:ins w:id="1404" w:author="peng" w:date="2015-01-26T02:21:00Z">
                  <w:r w:rsidR="00420066" w:rsidRPr="00E1569C">
                    <w:rPr>
                      <w:lang w:val="fr-FR"/>
                    </w:rPr>
                    <w:t>double</w:t>
                  </w:r>
                </w:ins>
                <w:customXmlInsRangeStart w:id="1405" w:author="peng" w:date="2015-01-26T02:21:00Z"/>
              </w:sdtContent>
            </w:sdt>
            <w:customXmlInsRangeEnd w:id="1405"/>
            <w:ins w:id="1406" w:author="peng" w:date="2015-01-26T02:21:00Z">
              <w:r w:rsidR="00420066" w:rsidRPr="00E1569C">
                <w:rPr>
                  <w:lang w:val="fr-FR"/>
                </w:rPr>
                <w:t xml:space="preserve"> </w:t>
              </w:r>
            </w:ins>
            <w:customXmlInsRangeStart w:id="1407" w:author="peng" w:date="2015-01-26T02:21:00Z"/>
            <w:sdt>
              <w:sdtPr>
                <w:rPr>
                  <w:lang w:val="fr-FR"/>
                </w:rPr>
                <w:alias w:val="Operation ATTRIBUTE Name"/>
                <w:tag w:val="7428a414-a635-4b88-9b24-b8ab7ccb6b8a"/>
                <w:id w:val="1208224226"/>
                <w:dataBinding w:xpath="/elements/element[@objid='7428a414-a635-4b88-9b24-b8ab7ccb6b8a']/content[@alias='Operation ATTRIBUTE Name']" w:storeItemID="{D35B6978-45B9-4860-8E6E-EDB6F017D2CB}"/>
                <w:text w:multiLine="1"/>
              </w:sdtPr>
              <w:sdtEndPr/>
              <w:sdtContent>
                <w:customXmlInsRangeEnd w:id="1407"/>
                <w:ins w:id="1408" w:author="peng" w:date="2015-01-26T02:21:00Z">
                  <w:r w:rsidR="00420066" w:rsidRPr="00E1569C">
                    <w:rPr>
                      <w:lang w:val="fr-FR"/>
                    </w:rPr>
                    <w:t>computeAngle</w:t>
                  </w:r>
                </w:ins>
                <w:customXmlInsRangeStart w:id="1409" w:author="peng" w:date="2015-01-26T02:21:00Z"/>
              </w:sdtContent>
            </w:sdt>
            <w:customXmlInsRangeEnd w:id="1409"/>
            <w:ins w:id="1410" w:author="peng" w:date="2015-01-26T02:21:00Z">
              <w:r w:rsidR="00420066" w:rsidRPr="00E1569C">
                <w:rPr>
                  <w:lang w:val="fr-FR"/>
                </w:rPr>
                <w:t xml:space="preserve"> (</w:t>
              </w:r>
            </w:ins>
            <w:customXmlInsRangeStart w:id="1411" w:author="peng" w:date="2015-01-26T02:21:00Z"/>
            <w:sdt>
              <w:sdtPr>
                <w:rPr>
                  <w:rStyle w:val="ae"/>
                  <w:lang w:val="fr-FR"/>
                </w:rPr>
                <w:alias w:val="Parameter ATTRIBUTE ParameterPassing"/>
                <w:tag w:val="af674dae-7ce0-444a-94f0-28a5f45a8672"/>
                <w:id w:val="1576480413"/>
                <w:dataBinding w:xpath="/elements/element[@objid='af674dae-7ce0-444a-94f0-28a5f45a8672']/content[@alias='Parameter ATTRIBUTE ParameterPassing']" w:storeItemID="{D35B6978-45B9-4860-8E6E-EDB6F017D2CB}"/>
                <w:text w:multiLine="1"/>
              </w:sdtPr>
              <w:sdtEndPr>
                <w:rPr>
                  <w:rStyle w:val="ae"/>
                </w:rPr>
              </w:sdtEndPr>
              <w:sdtContent>
                <w:customXmlInsRangeEnd w:id="1411"/>
                <w:ins w:id="1412" w:author="peng" w:date="2015-01-26T02:21:00Z">
                  <w:r w:rsidR="00420066" w:rsidRPr="00E1569C">
                    <w:rPr>
                      <w:rStyle w:val="ae"/>
                      <w:lang w:val="fr-FR"/>
                    </w:rPr>
                    <w:t>Inout</w:t>
                  </w:r>
                </w:ins>
                <w:customXmlInsRangeStart w:id="1413" w:author="peng" w:date="2015-01-26T02:21:00Z"/>
              </w:sdtContent>
            </w:sdt>
            <w:customXmlInsRangeEnd w:id="1413"/>
            <w:ins w:id="1414" w:author="peng" w:date="2015-01-26T02:21:00Z">
              <w:r w:rsidR="00420066" w:rsidRPr="00E1569C">
                <w:rPr>
                  <w:rStyle w:val="ae"/>
                  <w:lang w:val="fr-FR"/>
                </w:rPr>
                <w:t xml:space="preserve"> </w:t>
              </w:r>
            </w:ins>
            <w:customXmlInsRangeStart w:id="1415" w:author="peng" w:date="2015-01-26T02:21:00Z"/>
            <w:sdt>
              <w:sdtPr>
                <w:rPr>
                  <w:lang w:val="fr-FR"/>
                </w:rPr>
                <w:alias w:val="Parameter ATTRIBUTE Name"/>
                <w:tag w:val="af674dae-7ce0-444a-94f0-28a5f45a8672"/>
                <w:id w:val="-1708403764"/>
                <w:dataBinding w:xpath="/elements/element[@objid='af674dae-7ce0-444a-94f0-28a5f45a8672']/content[@alias='Parameter ATTRIBUTE Name']" w:storeItemID="{D35B6978-45B9-4860-8E6E-EDB6F017D2CB}"/>
                <w:text w:multiLine="1"/>
              </w:sdtPr>
              <w:sdtEndPr/>
              <w:sdtContent>
                <w:customXmlInsRangeEnd w:id="1415"/>
                <w:ins w:id="1416" w:author="peng" w:date="2015-01-26T02:21:00Z">
                  <w:r w:rsidR="00420066" w:rsidRPr="00E1569C">
                    <w:rPr>
                      <w:lang w:val="fr-FR"/>
                    </w:rPr>
                    <w:t>vec</w:t>
                  </w:r>
                </w:ins>
                <w:customXmlInsRangeStart w:id="1417" w:author="peng" w:date="2015-01-26T02:21:00Z"/>
              </w:sdtContent>
            </w:sdt>
            <w:customXmlInsRangeEnd w:id="1417"/>
            <w:ins w:id="1418" w:author="peng" w:date="2015-01-26T02:21:00Z">
              <w:r w:rsidR="00420066" w:rsidRPr="00E1569C">
                <w:rPr>
                  <w:lang w:val="fr-FR"/>
                </w:rPr>
                <w:t xml:space="preserve"> </w:t>
              </w:r>
            </w:ins>
            <w:customXmlInsRangeStart w:id="1419" w:author="peng" w:date="2015-01-26T02:21:00Z"/>
            <w:sdt>
              <w:sdtPr>
                <w:rPr>
                  <w:lang w:val="fr-FR"/>
                </w:rPr>
                <w:alias w:val="DataType ATTRIBUTE Name"/>
                <w:tag w:val="00000004-0000-0009-0000-000000000000"/>
                <w:id w:val="-1323806437"/>
                <w:dataBinding w:xpath="/elements/element[@objid='00000004-0000-0009-0000-000000000000']/content[@alias='DataType ATTRIBUTE Name']" w:storeItemID="{D35B6978-45B9-4860-8E6E-EDB6F017D2CB}"/>
                <w:text w:multiLine="1"/>
              </w:sdtPr>
              <w:sdtEndPr/>
              <w:sdtContent>
                <w:customXmlInsRangeEnd w:id="1419"/>
                <w:ins w:id="1420" w:author="peng" w:date="2015-01-26T02:21:00Z">
                  <w:r w:rsidR="00420066" w:rsidRPr="00E1569C">
                    <w:rPr>
                      <w:lang w:val="fr-FR"/>
                    </w:rPr>
                    <w:t>integer</w:t>
                  </w:r>
                </w:ins>
                <w:customXmlInsRangeStart w:id="1421" w:author="peng" w:date="2015-01-26T02:21:00Z"/>
              </w:sdtContent>
            </w:sdt>
            <w:customXmlInsRangeEnd w:id="1421"/>
            <w:ins w:id="1422" w:author="peng" w:date="2015-01-26T02:21:00Z">
              <w:r w:rsidR="00420066" w:rsidRPr="00E1569C">
                <w:rPr>
                  <w:lang w:val="fr-FR"/>
                </w:rPr>
                <w:t>)</w:t>
              </w:r>
            </w:ins>
          </w:p>
        </w:tc>
        <w:tc>
          <w:tcPr>
            <w:tcW w:w="0" w:type="auto"/>
          </w:tcPr>
          <w:p w14:paraId="0B21242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423" w:author="peng" w:date="2015-01-26T02:21:00Z"/>
              </w:rPr>
            </w:pPr>
            <w:customXmlInsRangeStart w:id="1424" w:author="peng" w:date="2015-01-26T02:21:00Z"/>
            <w:sdt>
              <w:sdtPr>
                <w:alias w:val="Operation NOTE description 0"/>
                <w:tag w:val="7428a414-a635-4b88-9b24-b8ab7ccb6b8a"/>
                <w:id w:val="-754669469"/>
                <w:dataBinding w:xpath="/elements/element[@objid='7428a414-a635-4b88-9b24-b8ab7ccb6b8a']/content[@alias='Operation NOTE description 0']" w:storeItemID="{D35B6978-45B9-4860-8E6E-EDB6F017D2CB}"/>
                <w:text w:multiLine="1"/>
              </w:sdtPr>
              <w:sdtEndPr/>
              <w:sdtContent>
                <w:customXmlInsRangeEnd w:id="1424"/>
                <w:ins w:id="1425" w:author="peng" w:date="2015-01-26T02:21:00Z">
                  <w:r w:rsidR="00420066">
                    <w:t>compute the angle of the gradient vector</w:t>
                  </w:r>
                </w:ins>
                <w:customXmlInsRangeStart w:id="1426" w:author="peng" w:date="2015-01-26T02:21:00Z"/>
              </w:sdtContent>
            </w:sdt>
            <w:customXmlInsRangeEnd w:id="1426"/>
          </w:p>
        </w:tc>
      </w:tr>
      <w:tr w:rsidR="00420066" w14:paraId="7C5655AB" w14:textId="77777777" w:rsidTr="00420066">
        <w:trPr>
          <w:jc w:val="both"/>
          <w:ins w:id="142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ED5CCAB" w14:textId="77777777" w:rsidR="00420066" w:rsidRPr="00E1569C" w:rsidRDefault="007D1D13" w:rsidP="00420066">
            <w:pPr>
              <w:rPr>
                <w:ins w:id="1428" w:author="peng" w:date="2015-01-26T02:21:00Z"/>
                <w:lang w:val="fr-FR"/>
              </w:rPr>
            </w:pPr>
            <w:customXmlInsRangeStart w:id="1429" w:author="peng" w:date="2015-01-26T02:21:00Z"/>
            <w:sdt>
              <w:sdtPr>
                <w:rPr>
                  <w:lang w:val="fr-FR"/>
                </w:rPr>
                <w:alias w:val="DataType ATTRIBUTE Name"/>
                <w:tag w:val="00000004-0000-0010-0000-000000000000"/>
                <w:id w:val="889465910"/>
                <w:dataBinding w:xpath="/elements/element[@objid='00000004-0000-0010-0000-000000000000']/content[@alias='DataType ATTRIBUTE Name']" w:storeItemID="{D35B6978-45B9-4860-8E6E-EDB6F017D2CB}"/>
                <w:text w:multiLine="1"/>
              </w:sdtPr>
              <w:sdtEndPr/>
              <w:sdtContent>
                <w:customXmlInsRangeEnd w:id="1429"/>
                <w:ins w:id="1430" w:author="peng" w:date="2015-01-26T02:21:00Z">
                  <w:r w:rsidR="00420066" w:rsidRPr="00E1569C">
                    <w:rPr>
                      <w:lang w:val="fr-FR"/>
                    </w:rPr>
                    <w:t>double</w:t>
                  </w:r>
                </w:ins>
                <w:customXmlInsRangeStart w:id="1431" w:author="peng" w:date="2015-01-26T02:21:00Z"/>
              </w:sdtContent>
            </w:sdt>
            <w:customXmlInsRangeEnd w:id="1431"/>
            <w:ins w:id="1432" w:author="peng" w:date="2015-01-26T02:21:00Z">
              <w:r w:rsidR="00420066" w:rsidRPr="00E1569C">
                <w:rPr>
                  <w:lang w:val="fr-FR"/>
                </w:rPr>
                <w:t xml:space="preserve"> </w:t>
              </w:r>
            </w:ins>
            <w:customXmlInsRangeStart w:id="1433" w:author="peng" w:date="2015-01-26T02:21:00Z"/>
            <w:sdt>
              <w:sdtPr>
                <w:rPr>
                  <w:lang w:val="fr-FR"/>
                </w:rPr>
                <w:alias w:val="Operation ATTRIBUTE Name"/>
                <w:tag w:val="f88f7aa3-78d7-4bfb-be58-f414a7db9f72"/>
                <w:id w:val="1855221205"/>
                <w:dataBinding w:xpath="/elements/element[@objid='f88f7aa3-78d7-4bfb-be58-f414a7db9f72']/content[@alias='Operation ATTRIBUTE Name']" w:storeItemID="{D35B6978-45B9-4860-8E6E-EDB6F017D2CB}"/>
                <w:text w:multiLine="1"/>
              </w:sdtPr>
              <w:sdtEndPr/>
              <w:sdtContent>
                <w:customXmlInsRangeEnd w:id="1433"/>
                <w:ins w:id="1434" w:author="peng" w:date="2015-01-26T02:21:00Z">
                  <w:r w:rsidR="00420066" w:rsidRPr="00E1569C">
                    <w:rPr>
                      <w:lang w:val="fr-FR"/>
                    </w:rPr>
                    <w:t>normalizeVector</w:t>
                  </w:r>
                </w:ins>
                <w:customXmlInsRangeStart w:id="1435" w:author="peng" w:date="2015-01-26T02:21:00Z"/>
              </w:sdtContent>
            </w:sdt>
            <w:customXmlInsRangeEnd w:id="1435"/>
            <w:ins w:id="1436" w:author="peng" w:date="2015-01-26T02:21:00Z">
              <w:r w:rsidR="00420066" w:rsidRPr="00E1569C">
                <w:rPr>
                  <w:lang w:val="fr-FR"/>
                </w:rPr>
                <w:t xml:space="preserve"> (</w:t>
              </w:r>
            </w:ins>
            <w:customXmlInsRangeStart w:id="1437" w:author="peng" w:date="2015-01-26T02:21:00Z"/>
            <w:sdt>
              <w:sdtPr>
                <w:rPr>
                  <w:rStyle w:val="ae"/>
                  <w:lang w:val="fr-FR"/>
                </w:rPr>
                <w:alias w:val="Parameter ATTRIBUTE ParameterPassing"/>
                <w:tag w:val="444ffdd3-90db-4d3d-9c88-33688b4351e6"/>
                <w:id w:val="-467672871"/>
                <w:dataBinding w:xpath="/elements/element[@objid='444ffdd3-90db-4d3d-9c88-33688b4351e6']/content[@alias='Parameter ATTRIBUTE ParameterPassing']" w:storeItemID="{D35B6978-45B9-4860-8E6E-EDB6F017D2CB}"/>
                <w:text w:multiLine="1"/>
              </w:sdtPr>
              <w:sdtEndPr>
                <w:rPr>
                  <w:rStyle w:val="ae"/>
                </w:rPr>
              </w:sdtEndPr>
              <w:sdtContent>
                <w:customXmlInsRangeEnd w:id="1437"/>
                <w:ins w:id="1438" w:author="peng" w:date="2015-01-26T02:21:00Z">
                  <w:r w:rsidR="00420066" w:rsidRPr="00E1569C">
                    <w:rPr>
                      <w:rStyle w:val="ae"/>
                      <w:lang w:val="fr-FR"/>
                    </w:rPr>
                    <w:t>Inout</w:t>
                  </w:r>
                </w:ins>
                <w:customXmlInsRangeStart w:id="1439" w:author="peng" w:date="2015-01-26T02:21:00Z"/>
              </w:sdtContent>
            </w:sdt>
            <w:customXmlInsRangeEnd w:id="1439"/>
            <w:ins w:id="1440" w:author="peng" w:date="2015-01-26T02:21:00Z">
              <w:r w:rsidR="00420066" w:rsidRPr="00E1569C">
                <w:rPr>
                  <w:rStyle w:val="ae"/>
                  <w:lang w:val="fr-FR"/>
                </w:rPr>
                <w:t xml:space="preserve"> </w:t>
              </w:r>
            </w:ins>
            <w:customXmlInsRangeStart w:id="1441" w:author="peng" w:date="2015-01-26T02:21:00Z"/>
            <w:sdt>
              <w:sdtPr>
                <w:rPr>
                  <w:lang w:val="fr-FR"/>
                </w:rPr>
                <w:alias w:val="Parameter ATTRIBUTE Name"/>
                <w:tag w:val="444ffdd3-90db-4d3d-9c88-33688b4351e6"/>
                <w:id w:val="1506855272"/>
                <w:dataBinding w:xpath="/elements/element[@objid='444ffdd3-90db-4d3d-9c88-33688b4351e6']/content[@alias='Parameter ATTRIBUTE Name']" w:storeItemID="{D35B6978-45B9-4860-8E6E-EDB6F017D2CB}"/>
                <w:text w:multiLine="1"/>
              </w:sdtPr>
              <w:sdtEndPr/>
              <w:sdtContent>
                <w:customXmlInsRangeEnd w:id="1441"/>
                <w:ins w:id="1442" w:author="peng" w:date="2015-01-26T02:21:00Z">
                  <w:r w:rsidR="00420066" w:rsidRPr="00E1569C">
                    <w:rPr>
                      <w:lang w:val="fr-FR"/>
                    </w:rPr>
                    <w:t>doubles</w:t>
                  </w:r>
                </w:ins>
                <w:customXmlInsRangeStart w:id="1443" w:author="peng" w:date="2015-01-26T02:21:00Z"/>
              </w:sdtContent>
            </w:sdt>
            <w:customXmlInsRangeEnd w:id="1443"/>
            <w:ins w:id="1444" w:author="peng" w:date="2015-01-26T02:21:00Z">
              <w:r w:rsidR="00420066" w:rsidRPr="00E1569C">
                <w:rPr>
                  <w:lang w:val="fr-FR"/>
                </w:rPr>
                <w:t xml:space="preserve"> </w:t>
              </w:r>
            </w:ins>
            <w:customXmlInsRangeStart w:id="1445" w:author="peng" w:date="2015-01-26T02:21:00Z"/>
            <w:sdt>
              <w:sdtPr>
                <w:rPr>
                  <w:lang w:val="fr-FR"/>
                </w:rPr>
                <w:alias w:val="DataType ATTRIBUTE Name"/>
                <w:tag w:val="00000004-0000-0010-0000-000000000000"/>
                <w:id w:val="-123476492"/>
                <w:dataBinding w:xpath="/elements/element[@objid='00000004-0000-0010-0000-000000000000']/content[@alias='DataType ATTRIBUTE Name']" w:storeItemID="{D35B6978-45B9-4860-8E6E-EDB6F017D2CB}"/>
                <w:text w:multiLine="1"/>
              </w:sdtPr>
              <w:sdtEndPr/>
              <w:sdtContent>
                <w:customXmlInsRangeEnd w:id="1445"/>
                <w:ins w:id="1446" w:author="peng" w:date="2015-01-26T02:21:00Z">
                  <w:r w:rsidR="00420066" w:rsidRPr="00E1569C">
                    <w:rPr>
                      <w:lang w:val="fr-FR"/>
                    </w:rPr>
                    <w:t>double</w:t>
                  </w:r>
                </w:ins>
                <w:customXmlInsRangeStart w:id="1447" w:author="peng" w:date="2015-01-26T02:21:00Z"/>
              </w:sdtContent>
            </w:sdt>
            <w:customXmlInsRangeEnd w:id="1447"/>
            <w:ins w:id="1448" w:author="peng" w:date="2015-01-26T02:21:00Z">
              <w:r w:rsidR="00420066" w:rsidRPr="00E1569C">
                <w:rPr>
                  <w:lang w:val="fr-FR"/>
                </w:rPr>
                <w:t>)</w:t>
              </w:r>
            </w:ins>
          </w:p>
        </w:tc>
        <w:tc>
          <w:tcPr>
            <w:tcW w:w="0" w:type="auto"/>
          </w:tcPr>
          <w:p w14:paraId="5B198028"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449" w:author="peng" w:date="2015-01-26T02:21:00Z"/>
              </w:rPr>
            </w:pPr>
            <w:customXmlInsRangeStart w:id="1450" w:author="peng" w:date="2015-01-26T02:21:00Z"/>
            <w:sdt>
              <w:sdtPr>
                <w:alias w:val="Operation NOTE description 0"/>
                <w:tag w:val="f88f7aa3-78d7-4bfb-be58-f414a7db9f72"/>
                <w:id w:val="571391891"/>
                <w:dataBinding w:xpath="/elements/element[@objid='f88f7aa3-78d7-4bfb-be58-f414a7db9f72']/content[@alias='Operation NOTE description 0']" w:storeItemID="{D35B6978-45B9-4860-8E6E-EDB6F017D2CB}"/>
                <w:text w:multiLine="1"/>
              </w:sdtPr>
              <w:sdtEndPr/>
              <w:sdtContent>
                <w:customXmlInsRangeEnd w:id="1450"/>
                <w:ins w:id="1451" w:author="peng" w:date="2015-01-26T02:21:00Z">
                  <w:r w:rsidR="00420066">
                    <w:t>normalize the gradient vector</w:t>
                  </w:r>
                </w:ins>
                <w:customXmlInsRangeStart w:id="1452" w:author="peng" w:date="2015-01-26T02:21:00Z"/>
              </w:sdtContent>
            </w:sdt>
            <w:customXmlInsRangeEnd w:id="1452"/>
          </w:p>
        </w:tc>
      </w:tr>
      <w:tr w:rsidR="00420066" w14:paraId="0C7EA5E7" w14:textId="77777777" w:rsidTr="00420066">
        <w:trPr>
          <w:cnfStyle w:val="000000100000" w:firstRow="0" w:lastRow="0" w:firstColumn="0" w:lastColumn="0" w:oddVBand="0" w:evenVBand="0" w:oddHBand="1" w:evenHBand="0" w:firstRowFirstColumn="0" w:firstRowLastColumn="0" w:lastRowFirstColumn="0" w:lastRowLastColumn="0"/>
          <w:jc w:val="both"/>
          <w:ins w:id="145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7218AD8" w14:textId="77777777" w:rsidR="00420066" w:rsidRDefault="007D1D13" w:rsidP="00420066">
            <w:pPr>
              <w:rPr>
                <w:ins w:id="1454" w:author="peng" w:date="2015-01-26T02:21:00Z"/>
              </w:rPr>
            </w:pPr>
            <w:customXmlInsRangeStart w:id="1455" w:author="peng" w:date="2015-01-26T02:21:00Z"/>
            <w:sdt>
              <w:sdtPr>
                <w:alias w:val="DataType ATTRIBUTE Name"/>
                <w:tag w:val="00000004-0000-0010-0000-000000000000"/>
                <w:id w:val="-483788243"/>
                <w:dataBinding w:xpath="/elements/element[@objid='00000004-0000-0010-0000-000000000000']/content[@alias='DataType ATTRIBUTE Name']" w:storeItemID="{D35B6978-45B9-4860-8E6E-EDB6F017D2CB}"/>
                <w:text w:multiLine="1"/>
              </w:sdtPr>
              <w:sdtEndPr/>
              <w:sdtContent>
                <w:customXmlInsRangeEnd w:id="1455"/>
                <w:ins w:id="1456" w:author="peng" w:date="2015-01-26T02:21:00Z">
                  <w:r w:rsidR="00420066">
                    <w:t>double</w:t>
                  </w:r>
                </w:ins>
                <w:customXmlInsRangeStart w:id="1457" w:author="peng" w:date="2015-01-26T02:21:00Z"/>
              </w:sdtContent>
            </w:sdt>
            <w:customXmlInsRangeEnd w:id="1457"/>
            <w:ins w:id="1458" w:author="peng" w:date="2015-01-26T02:21:00Z">
              <w:r w:rsidR="00420066">
                <w:t xml:space="preserve"> </w:t>
              </w:r>
            </w:ins>
            <w:customXmlInsRangeStart w:id="1459" w:author="peng" w:date="2015-01-26T02:21:00Z"/>
            <w:sdt>
              <w:sdtPr>
                <w:alias w:val="Operation ATTRIBUTE Name"/>
                <w:tag w:val="7b9ef79e-8a16-4a1a-a4be-33042748fec9"/>
                <w:id w:val="182484724"/>
                <w:dataBinding w:xpath="/elements/element[@objid='7b9ef79e-8a16-4a1a-a4be-33042748fec9']/content[@alias='Operation ATTRIBUTE Name']" w:storeItemID="{D35B6978-45B9-4860-8E6E-EDB6F017D2CB}"/>
                <w:text w:multiLine="1"/>
              </w:sdtPr>
              <w:sdtEndPr/>
              <w:sdtContent>
                <w:customXmlInsRangeEnd w:id="1459"/>
                <w:ins w:id="1460" w:author="peng" w:date="2015-01-26T02:21:00Z">
                  <w:r w:rsidR="00420066">
                    <w:t>toDoubleArray</w:t>
                  </w:r>
                </w:ins>
                <w:customXmlInsRangeStart w:id="1461" w:author="peng" w:date="2015-01-26T02:21:00Z"/>
              </w:sdtContent>
            </w:sdt>
            <w:customXmlInsRangeEnd w:id="1461"/>
            <w:ins w:id="1462" w:author="peng" w:date="2015-01-26T02:21:00Z">
              <w:r w:rsidR="00420066">
                <w:t xml:space="preserve"> (</w:t>
              </w:r>
            </w:ins>
            <w:customXmlInsRangeStart w:id="1463" w:author="peng" w:date="2015-01-26T02:21:00Z"/>
            <w:sdt>
              <w:sdtPr>
                <w:rPr>
                  <w:rStyle w:val="ae"/>
                </w:rPr>
                <w:alias w:val="Parameter ATTRIBUTE ParameterPassing"/>
                <w:tag w:val="20d15eaf-f7b8-453d-88a9-d7bd25596f04"/>
                <w:id w:val="-1290123252"/>
                <w:dataBinding w:xpath="/elements/element[@objid='20d15eaf-f7b8-453d-88a9-d7bd25596f04']/content[@alias='Parameter ATTRIBUTE ParameterPassing']" w:storeItemID="{D35B6978-45B9-4860-8E6E-EDB6F017D2CB}"/>
                <w:text w:multiLine="1"/>
              </w:sdtPr>
              <w:sdtEndPr>
                <w:rPr>
                  <w:rStyle w:val="ae"/>
                </w:rPr>
              </w:sdtEndPr>
              <w:sdtContent>
                <w:customXmlInsRangeEnd w:id="1463"/>
                <w:ins w:id="1464" w:author="peng" w:date="2015-01-26T02:21:00Z">
                  <w:r w:rsidR="00420066">
                    <w:rPr>
                      <w:rStyle w:val="ae"/>
                    </w:rPr>
                    <w:t>Inout</w:t>
                  </w:r>
                </w:ins>
                <w:customXmlInsRangeStart w:id="1465" w:author="peng" w:date="2015-01-26T02:21:00Z"/>
              </w:sdtContent>
            </w:sdt>
            <w:customXmlInsRangeEnd w:id="1465"/>
            <w:ins w:id="1466" w:author="peng" w:date="2015-01-26T02:21:00Z">
              <w:r w:rsidR="00420066">
                <w:rPr>
                  <w:rStyle w:val="ae"/>
                </w:rPr>
                <w:t xml:space="preserve"> </w:t>
              </w:r>
            </w:ins>
            <w:customXmlInsRangeStart w:id="1467" w:author="peng" w:date="2015-01-26T02:21:00Z"/>
            <w:sdt>
              <w:sdtPr>
                <w:alias w:val="Parameter ATTRIBUTE Name"/>
                <w:tag w:val="20d15eaf-f7b8-453d-88a9-d7bd25596f04"/>
                <w:id w:val="1043557240"/>
                <w:dataBinding w:xpath="/elements/element[@objid='20d15eaf-f7b8-453d-88a9-d7bd25596f04']/content[@alias='Parameter ATTRIBUTE Name']" w:storeItemID="{D35B6978-45B9-4860-8E6E-EDB6F017D2CB}"/>
                <w:text w:multiLine="1"/>
              </w:sdtPr>
              <w:sdtEndPr/>
              <w:sdtContent>
                <w:customXmlInsRangeEnd w:id="1467"/>
                <w:ins w:id="1468" w:author="peng" w:date="2015-01-26T02:21:00Z">
                  <w:r w:rsidR="00420066">
                    <w:t>array</w:t>
                  </w:r>
                </w:ins>
                <w:customXmlInsRangeStart w:id="1469" w:author="peng" w:date="2015-01-26T02:21:00Z"/>
              </w:sdtContent>
            </w:sdt>
            <w:customXmlInsRangeEnd w:id="1469"/>
            <w:ins w:id="1470" w:author="peng" w:date="2015-01-26T02:21:00Z">
              <w:r w:rsidR="00420066">
                <w:t xml:space="preserve"> </w:t>
              </w:r>
            </w:ins>
            <w:customXmlInsRangeStart w:id="1471" w:author="peng" w:date="2015-01-26T02:21:00Z"/>
            <w:sdt>
              <w:sdtPr>
                <w:alias w:val="DataType ATTRIBUTE Name"/>
                <w:tag w:val="00000004-0000-0010-0000-000000000000"/>
                <w:id w:val="945347825"/>
                <w:dataBinding w:xpath="/elements/element[@objid='00000004-0000-0010-0000-000000000000']/content[@alias='DataType ATTRIBUTE Name']" w:storeItemID="{D35B6978-45B9-4860-8E6E-EDB6F017D2CB}"/>
                <w:text w:multiLine="1"/>
              </w:sdtPr>
              <w:sdtEndPr/>
              <w:sdtContent>
                <w:customXmlInsRangeEnd w:id="1471"/>
                <w:ins w:id="1472" w:author="peng" w:date="2015-01-26T02:21:00Z">
                  <w:r w:rsidR="00420066">
                    <w:t>double</w:t>
                  </w:r>
                </w:ins>
                <w:customXmlInsRangeStart w:id="1473" w:author="peng" w:date="2015-01-26T02:21:00Z"/>
              </w:sdtContent>
            </w:sdt>
            <w:customXmlInsRangeEnd w:id="1473"/>
            <w:ins w:id="1474" w:author="peng" w:date="2015-01-26T02:21:00Z">
              <w:r w:rsidR="00420066">
                <w:t>)</w:t>
              </w:r>
            </w:ins>
          </w:p>
        </w:tc>
        <w:tc>
          <w:tcPr>
            <w:tcW w:w="0" w:type="auto"/>
          </w:tcPr>
          <w:p w14:paraId="7CD82E8C"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475" w:author="peng" w:date="2015-01-26T02:21:00Z"/>
              </w:rPr>
            </w:pPr>
            <w:customXmlInsRangeStart w:id="1476" w:author="peng" w:date="2015-01-26T02:21:00Z"/>
            <w:sdt>
              <w:sdtPr>
                <w:alias w:val="Operation NOTE description 0"/>
                <w:tag w:val="7b9ef79e-8a16-4a1a-a4be-33042748fec9"/>
                <w:id w:val="1862241073"/>
                <w:dataBinding w:xpath="/elements/element[@objid='7b9ef79e-8a16-4a1a-a4be-33042748fec9']/content[@alias='Operation NOTE description 0']" w:storeItemID="{D35B6978-45B9-4860-8E6E-EDB6F017D2CB}"/>
                <w:text w:multiLine="1"/>
              </w:sdtPr>
              <w:sdtEndPr/>
              <w:sdtContent>
                <w:customXmlInsRangeEnd w:id="1476"/>
                <w:ins w:id="1477" w:author="peng" w:date="2015-01-26T02:21:00Z">
                  <w:r w:rsidR="00420066">
                    <w:t>convert primitive double array to Double array</w:t>
                  </w:r>
                </w:ins>
                <w:customXmlInsRangeStart w:id="1478" w:author="peng" w:date="2015-01-26T02:21:00Z"/>
              </w:sdtContent>
            </w:sdt>
            <w:customXmlInsRangeEnd w:id="1478"/>
          </w:p>
        </w:tc>
      </w:tr>
      <w:tr w:rsidR="00420066" w14:paraId="304D56A2" w14:textId="77777777" w:rsidTr="00420066">
        <w:trPr>
          <w:jc w:val="both"/>
          <w:ins w:id="147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1AF37E7" w14:textId="77777777" w:rsidR="00420066" w:rsidRDefault="007D1D13" w:rsidP="00420066">
            <w:pPr>
              <w:rPr>
                <w:ins w:id="1480" w:author="peng" w:date="2015-01-26T02:21:00Z"/>
              </w:rPr>
            </w:pPr>
            <w:customXmlInsRangeStart w:id="1481" w:author="peng" w:date="2015-01-26T02:21:00Z"/>
            <w:sdt>
              <w:sdtPr>
                <w:alias w:val="DataType ATTRIBUTE Name"/>
                <w:tag w:val="00000004-0000-0010-0000-000000000000"/>
                <w:id w:val="919525049"/>
                <w:dataBinding w:xpath="/elements/element[@objid='00000004-0000-0010-0000-000000000000']/content[@alias='DataType ATTRIBUTE Name']" w:storeItemID="{D35B6978-45B9-4860-8E6E-EDB6F017D2CB}"/>
                <w:text w:multiLine="1"/>
              </w:sdtPr>
              <w:sdtEndPr/>
              <w:sdtContent>
                <w:customXmlInsRangeEnd w:id="1481"/>
                <w:ins w:id="1482" w:author="peng" w:date="2015-01-26T02:21:00Z">
                  <w:r w:rsidR="00420066">
                    <w:t>double</w:t>
                  </w:r>
                </w:ins>
                <w:customXmlInsRangeStart w:id="1483" w:author="peng" w:date="2015-01-26T02:21:00Z"/>
              </w:sdtContent>
            </w:sdt>
            <w:customXmlInsRangeEnd w:id="1483"/>
            <w:ins w:id="1484" w:author="peng" w:date="2015-01-26T02:21:00Z">
              <w:r w:rsidR="00420066">
                <w:t xml:space="preserve"> </w:t>
              </w:r>
            </w:ins>
            <w:customXmlInsRangeStart w:id="1485" w:author="peng" w:date="2015-01-26T02:21:00Z"/>
            <w:sdt>
              <w:sdtPr>
                <w:alias w:val="Operation ATTRIBUTE Name"/>
                <w:tag w:val="70824981-fc3c-4f38-960e-60db2e9d05ef"/>
                <w:id w:val="-670487499"/>
                <w:dataBinding w:xpath="/elements/element[@objid='70824981-fc3c-4f38-960e-60db2e9d05ef']/content[@alias='Operation ATTRIBUTE Name']" w:storeItemID="{D35B6978-45B9-4860-8E6E-EDB6F017D2CB}"/>
                <w:text w:multiLine="1"/>
              </w:sdtPr>
              <w:sdtEndPr/>
              <w:sdtContent>
                <w:customXmlInsRangeEnd w:id="1485"/>
                <w:ins w:id="1486" w:author="peng" w:date="2015-01-26T02:21:00Z">
                  <w:r w:rsidR="00420066">
                    <w:t>getBlock</w:t>
                  </w:r>
                </w:ins>
                <w:customXmlInsRangeStart w:id="1487" w:author="peng" w:date="2015-01-26T02:21:00Z"/>
              </w:sdtContent>
            </w:sdt>
            <w:customXmlInsRangeEnd w:id="1487"/>
            <w:ins w:id="1488" w:author="peng" w:date="2015-01-26T02:21:00Z">
              <w:r w:rsidR="00420066">
                <w:t xml:space="preserve"> (</w:t>
              </w:r>
            </w:ins>
            <w:customXmlInsRangeStart w:id="1489" w:author="peng" w:date="2015-01-26T02:21:00Z"/>
            <w:sdt>
              <w:sdtPr>
                <w:rPr>
                  <w:rStyle w:val="ae"/>
                </w:rPr>
                <w:alias w:val="Parameter ATTRIBUTE ParameterPassing"/>
                <w:tag w:val="f4929182-7242-483a-8402-fcfa228e5dcb"/>
                <w:id w:val="838814285"/>
                <w:dataBinding w:xpath="/elements/element[@objid='f4929182-7242-483a-8402-fcfa228e5dcb']/content[@alias='Parameter ATTRIBUTE ParameterPassing']" w:storeItemID="{D35B6978-45B9-4860-8E6E-EDB6F017D2CB}"/>
                <w:text w:multiLine="1"/>
              </w:sdtPr>
              <w:sdtEndPr>
                <w:rPr>
                  <w:rStyle w:val="ae"/>
                </w:rPr>
              </w:sdtEndPr>
              <w:sdtContent>
                <w:customXmlInsRangeEnd w:id="1489"/>
                <w:ins w:id="1490" w:author="peng" w:date="2015-01-26T02:21:00Z">
                  <w:r w:rsidR="00420066">
                    <w:rPr>
                      <w:rStyle w:val="ae"/>
                    </w:rPr>
                    <w:t>Inout</w:t>
                  </w:r>
                </w:ins>
                <w:customXmlInsRangeStart w:id="1491" w:author="peng" w:date="2015-01-26T02:21:00Z"/>
              </w:sdtContent>
            </w:sdt>
            <w:customXmlInsRangeEnd w:id="1491"/>
            <w:ins w:id="1492" w:author="peng" w:date="2015-01-26T02:21:00Z">
              <w:r w:rsidR="00420066">
                <w:rPr>
                  <w:rStyle w:val="ae"/>
                </w:rPr>
                <w:t xml:space="preserve"> </w:t>
              </w:r>
            </w:ins>
            <w:customXmlInsRangeStart w:id="1493" w:author="peng" w:date="2015-01-26T02:21:00Z"/>
            <w:sdt>
              <w:sdtPr>
                <w:alias w:val="Parameter ATTRIBUTE Name"/>
                <w:tag w:val="f4929182-7242-483a-8402-fcfa228e5dcb"/>
                <w:id w:val="-1286186734"/>
                <w:dataBinding w:xpath="/elements/element[@objid='f4929182-7242-483a-8402-fcfa228e5dcb']/content[@alias='Parameter ATTRIBUTE Name']" w:storeItemID="{D35B6978-45B9-4860-8E6E-EDB6F017D2CB}"/>
                <w:text w:multiLine="1"/>
              </w:sdtPr>
              <w:sdtEndPr/>
              <w:sdtContent>
                <w:customXmlInsRangeEnd w:id="1493"/>
                <w:ins w:id="1494" w:author="peng" w:date="2015-01-26T02:21:00Z">
                  <w:r w:rsidR="00420066">
                    <w:t>starti</w:t>
                  </w:r>
                </w:ins>
                <w:customXmlInsRangeStart w:id="1495" w:author="peng" w:date="2015-01-26T02:21:00Z"/>
              </w:sdtContent>
            </w:sdt>
            <w:customXmlInsRangeEnd w:id="1495"/>
            <w:ins w:id="1496" w:author="peng" w:date="2015-01-26T02:21:00Z">
              <w:r w:rsidR="00420066">
                <w:t xml:space="preserve"> </w:t>
              </w:r>
            </w:ins>
            <w:customXmlInsRangeStart w:id="1497" w:author="peng" w:date="2015-01-26T02:21:00Z"/>
            <w:sdt>
              <w:sdtPr>
                <w:alias w:val="DataType ATTRIBUTE Name"/>
                <w:tag w:val="00000004-0000-0009-0000-000000000000"/>
                <w:id w:val="1677845525"/>
                <w:dataBinding w:xpath="/elements/element[@objid='00000004-0000-0009-0000-000000000000']/content[@alias='DataType ATTRIBUTE Name']" w:storeItemID="{D35B6978-45B9-4860-8E6E-EDB6F017D2CB}"/>
                <w:text w:multiLine="1"/>
              </w:sdtPr>
              <w:sdtEndPr/>
              <w:sdtContent>
                <w:customXmlInsRangeEnd w:id="1497"/>
                <w:ins w:id="1498" w:author="peng" w:date="2015-01-26T02:21:00Z">
                  <w:r w:rsidR="00420066">
                    <w:t>integer</w:t>
                  </w:r>
                </w:ins>
                <w:customXmlInsRangeStart w:id="1499" w:author="peng" w:date="2015-01-26T02:21:00Z"/>
              </w:sdtContent>
            </w:sdt>
            <w:customXmlInsRangeEnd w:id="1499"/>
            <w:ins w:id="1500" w:author="peng" w:date="2015-01-26T02:21:00Z">
              <w:r w:rsidR="00420066">
                <w:t>,</w:t>
              </w:r>
            </w:ins>
            <w:customXmlInsRangeStart w:id="1501" w:author="peng" w:date="2015-01-26T02:21:00Z"/>
            <w:sdt>
              <w:sdtPr>
                <w:rPr>
                  <w:rStyle w:val="ae"/>
                </w:rPr>
                <w:alias w:val="Parameter ATTRIBUTE ParameterPassing"/>
                <w:tag w:val="5a699a40-9669-4cdd-bef3-ca85bd815523"/>
                <w:id w:val="1382205254"/>
                <w:dataBinding w:xpath="/elements/element[@objid='5a699a40-9669-4cdd-bef3-ca85bd815523']/content[@alias='Parameter ATTRIBUTE ParameterPassing']" w:storeItemID="{D35B6978-45B9-4860-8E6E-EDB6F017D2CB}"/>
                <w:text w:multiLine="1"/>
              </w:sdtPr>
              <w:sdtEndPr>
                <w:rPr>
                  <w:rStyle w:val="ae"/>
                </w:rPr>
              </w:sdtEndPr>
              <w:sdtContent>
                <w:customXmlInsRangeEnd w:id="1501"/>
                <w:ins w:id="1502" w:author="peng" w:date="2015-01-26T02:21:00Z">
                  <w:r w:rsidR="00420066">
                    <w:rPr>
                      <w:rStyle w:val="ae"/>
                    </w:rPr>
                    <w:t>Inout</w:t>
                  </w:r>
                </w:ins>
                <w:customXmlInsRangeStart w:id="1503" w:author="peng" w:date="2015-01-26T02:21:00Z"/>
              </w:sdtContent>
            </w:sdt>
            <w:customXmlInsRangeEnd w:id="1503"/>
            <w:ins w:id="1504" w:author="peng" w:date="2015-01-26T02:21:00Z">
              <w:r w:rsidR="00420066">
                <w:rPr>
                  <w:rStyle w:val="ae"/>
                </w:rPr>
                <w:t xml:space="preserve"> </w:t>
              </w:r>
            </w:ins>
            <w:customXmlInsRangeStart w:id="1505" w:author="peng" w:date="2015-01-26T02:21:00Z"/>
            <w:sdt>
              <w:sdtPr>
                <w:alias w:val="Parameter ATTRIBUTE Name"/>
                <w:tag w:val="5a699a40-9669-4cdd-bef3-ca85bd815523"/>
                <w:id w:val="851460478"/>
                <w:dataBinding w:xpath="/elements/element[@objid='5a699a40-9669-4cdd-bef3-ca85bd815523']/content[@alias='Parameter ATTRIBUTE Name']" w:storeItemID="{D35B6978-45B9-4860-8E6E-EDB6F017D2CB}"/>
                <w:text w:multiLine="1"/>
              </w:sdtPr>
              <w:sdtEndPr/>
              <w:sdtContent>
                <w:customXmlInsRangeEnd w:id="1505"/>
                <w:ins w:id="1506" w:author="peng" w:date="2015-01-26T02:21:00Z">
                  <w:r w:rsidR="00420066">
                    <w:t>startj</w:t>
                  </w:r>
                </w:ins>
                <w:customXmlInsRangeStart w:id="1507" w:author="peng" w:date="2015-01-26T02:21:00Z"/>
              </w:sdtContent>
            </w:sdt>
            <w:customXmlInsRangeEnd w:id="1507"/>
            <w:ins w:id="1508" w:author="peng" w:date="2015-01-26T02:21:00Z">
              <w:r w:rsidR="00420066">
                <w:t xml:space="preserve"> </w:t>
              </w:r>
            </w:ins>
            <w:customXmlInsRangeStart w:id="1509" w:author="peng" w:date="2015-01-26T02:21:00Z"/>
            <w:sdt>
              <w:sdtPr>
                <w:alias w:val="DataType ATTRIBUTE Name"/>
                <w:tag w:val="00000004-0000-0009-0000-000000000000"/>
                <w:id w:val="-857044604"/>
                <w:dataBinding w:xpath="/elements/element[@objid='00000004-0000-0009-0000-000000000000']/content[@alias='DataType ATTRIBUTE Name']" w:storeItemID="{D35B6978-45B9-4860-8E6E-EDB6F017D2CB}"/>
                <w:text w:multiLine="1"/>
              </w:sdtPr>
              <w:sdtEndPr/>
              <w:sdtContent>
                <w:customXmlInsRangeEnd w:id="1509"/>
                <w:ins w:id="1510" w:author="peng" w:date="2015-01-26T02:21:00Z">
                  <w:r w:rsidR="00420066">
                    <w:t>integer</w:t>
                  </w:r>
                </w:ins>
                <w:customXmlInsRangeStart w:id="1511" w:author="peng" w:date="2015-01-26T02:21:00Z"/>
              </w:sdtContent>
            </w:sdt>
            <w:customXmlInsRangeEnd w:id="1511"/>
            <w:ins w:id="1512" w:author="peng" w:date="2015-01-26T02:21:00Z">
              <w:r w:rsidR="00420066">
                <w:t>)</w:t>
              </w:r>
            </w:ins>
          </w:p>
        </w:tc>
        <w:tc>
          <w:tcPr>
            <w:tcW w:w="0" w:type="auto"/>
          </w:tcPr>
          <w:p w14:paraId="6A008077"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513" w:author="peng" w:date="2015-01-26T02:21:00Z"/>
              </w:rPr>
            </w:pPr>
            <w:customXmlInsRangeStart w:id="1514" w:author="peng" w:date="2015-01-26T02:21:00Z"/>
            <w:sdt>
              <w:sdtPr>
                <w:alias w:val="Operation NOTE description 0"/>
                <w:tag w:val="70824981-fc3c-4f38-960e-60db2e9d05ef"/>
                <w:id w:val="-396595140"/>
                <w:dataBinding w:xpath="/elements/element[@objid='70824981-fc3c-4f38-960e-60db2e9d05ef']/content[@alias='Operation NOTE description 0']" w:storeItemID="{D35B6978-45B9-4860-8E6E-EDB6F017D2CB}"/>
                <w:text w:multiLine="1"/>
              </w:sdtPr>
              <w:sdtEndPr/>
              <w:sdtContent>
                <w:customXmlInsRangeEnd w:id="1514"/>
                <w:ins w:id="1515" w:author="peng" w:date="2015-01-26T02:21:00Z">
                  <w:r w:rsidR="00420066">
                    <w:t>getting historams from each cell in a block</w:t>
                  </w:r>
                </w:ins>
                <w:customXmlInsRangeStart w:id="1516" w:author="peng" w:date="2015-01-26T02:21:00Z"/>
              </w:sdtContent>
            </w:sdt>
            <w:customXmlInsRangeEnd w:id="1516"/>
          </w:p>
        </w:tc>
      </w:tr>
      <w:tr w:rsidR="00420066" w14:paraId="05B0A204" w14:textId="77777777" w:rsidTr="00420066">
        <w:trPr>
          <w:cnfStyle w:val="000000100000" w:firstRow="0" w:lastRow="0" w:firstColumn="0" w:lastColumn="0" w:oddVBand="0" w:evenVBand="0" w:oddHBand="1" w:evenHBand="0" w:firstRowFirstColumn="0" w:firstRowLastColumn="0" w:lastRowFirstColumn="0" w:lastRowLastColumn="0"/>
          <w:jc w:val="both"/>
          <w:ins w:id="151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20152EE" w14:textId="77777777" w:rsidR="00420066" w:rsidRDefault="007D1D13" w:rsidP="00420066">
            <w:pPr>
              <w:rPr>
                <w:ins w:id="1518" w:author="peng" w:date="2015-01-26T02:21:00Z"/>
              </w:rPr>
            </w:pPr>
            <w:customXmlInsRangeStart w:id="1519" w:author="peng" w:date="2015-01-26T02:21:00Z"/>
            <w:sdt>
              <w:sdtPr>
                <w:alias w:val="DataType ATTRIBUTE Name"/>
                <w:tag w:val="00000004-0000-0010-0000-000000000000"/>
                <w:id w:val="100541833"/>
                <w:dataBinding w:xpath="/elements/element[@objid='00000004-0000-0010-0000-000000000000']/content[@alias='DataType ATTRIBUTE Name']" w:storeItemID="{D35B6978-45B9-4860-8E6E-EDB6F017D2CB}"/>
                <w:text w:multiLine="1"/>
              </w:sdtPr>
              <w:sdtEndPr/>
              <w:sdtContent>
                <w:customXmlInsRangeEnd w:id="1519"/>
                <w:ins w:id="1520" w:author="peng" w:date="2015-01-26T02:21:00Z">
                  <w:r w:rsidR="00420066">
                    <w:t>double</w:t>
                  </w:r>
                </w:ins>
                <w:customXmlInsRangeStart w:id="1521" w:author="peng" w:date="2015-01-26T02:21:00Z"/>
              </w:sdtContent>
            </w:sdt>
            <w:customXmlInsRangeEnd w:id="1521"/>
            <w:ins w:id="1522" w:author="peng" w:date="2015-01-26T02:21:00Z">
              <w:r w:rsidR="00420066">
                <w:t xml:space="preserve"> </w:t>
              </w:r>
            </w:ins>
            <w:customXmlInsRangeStart w:id="1523" w:author="peng" w:date="2015-01-26T02:21:00Z"/>
            <w:sdt>
              <w:sdtPr>
                <w:alias w:val="Operation ATTRIBUTE Name"/>
                <w:tag w:val="1da60fc3-d92a-441c-b4cb-97137b353362"/>
                <w:id w:val="1495224487"/>
                <w:dataBinding w:xpath="/elements/element[@objid='1da60fc3-d92a-441c-b4cb-97137b353362']/content[@alias='Operation ATTRIBUTE Name']" w:storeItemID="{D35B6978-45B9-4860-8E6E-EDB6F017D2CB}"/>
                <w:text w:multiLine="1"/>
              </w:sdtPr>
              <w:sdtEndPr/>
              <w:sdtContent>
                <w:customXmlInsRangeEnd w:id="1523"/>
                <w:ins w:id="1524" w:author="peng" w:date="2015-01-26T02:21:00Z">
                  <w:r w:rsidR="00420066">
                    <w:t>concat</w:t>
                  </w:r>
                </w:ins>
                <w:customXmlInsRangeStart w:id="1525" w:author="peng" w:date="2015-01-26T02:21:00Z"/>
              </w:sdtContent>
            </w:sdt>
            <w:customXmlInsRangeEnd w:id="1525"/>
            <w:ins w:id="1526" w:author="peng" w:date="2015-01-26T02:21:00Z">
              <w:r w:rsidR="00420066">
                <w:t xml:space="preserve"> (</w:t>
              </w:r>
            </w:ins>
            <w:customXmlInsRangeStart w:id="1527" w:author="peng" w:date="2015-01-26T02:21:00Z"/>
            <w:sdt>
              <w:sdtPr>
                <w:rPr>
                  <w:rStyle w:val="ae"/>
                </w:rPr>
                <w:alias w:val="Parameter ATTRIBUTE ParameterPassing"/>
                <w:tag w:val="aa3b5443-416d-458f-bada-0ced245c7046"/>
                <w:id w:val="1987743030"/>
                <w:dataBinding w:xpath="/elements/element[@objid='aa3b5443-416d-458f-bada-0ced245c7046']/content[@alias='Parameter ATTRIBUTE ParameterPassing']" w:storeItemID="{D35B6978-45B9-4860-8E6E-EDB6F017D2CB}"/>
                <w:text w:multiLine="1"/>
              </w:sdtPr>
              <w:sdtEndPr>
                <w:rPr>
                  <w:rStyle w:val="ae"/>
                </w:rPr>
              </w:sdtEndPr>
              <w:sdtContent>
                <w:customXmlInsRangeEnd w:id="1527"/>
                <w:ins w:id="1528" w:author="peng" w:date="2015-01-26T02:21:00Z">
                  <w:r w:rsidR="00420066">
                    <w:rPr>
                      <w:rStyle w:val="ae"/>
                    </w:rPr>
                    <w:t>Inout</w:t>
                  </w:r>
                </w:ins>
                <w:customXmlInsRangeStart w:id="1529" w:author="peng" w:date="2015-01-26T02:21:00Z"/>
              </w:sdtContent>
            </w:sdt>
            <w:customXmlInsRangeEnd w:id="1529"/>
            <w:ins w:id="1530" w:author="peng" w:date="2015-01-26T02:21:00Z">
              <w:r w:rsidR="00420066">
                <w:rPr>
                  <w:rStyle w:val="ae"/>
                </w:rPr>
                <w:t xml:space="preserve"> </w:t>
              </w:r>
            </w:ins>
            <w:customXmlInsRangeStart w:id="1531" w:author="peng" w:date="2015-01-26T02:21:00Z"/>
            <w:sdt>
              <w:sdtPr>
                <w:alias w:val="Parameter ATTRIBUTE Name"/>
                <w:tag w:val="aa3b5443-416d-458f-bada-0ced245c7046"/>
                <w:id w:val="-1501499259"/>
                <w:dataBinding w:xpath="/elements/element[@objid='aa3b5443-416d-458f-bada-0ced245c7046']/content[@alias='Parameter ATTRIBUTE Name']" w:storeItemID="{D35B6978-45B9-4860-8E6E-EDB6F017D2CB}"/>
                <w:text w:multiLine="1"/>
              </w:sdtPr>
              <w:sdtEndPr/>
              <w:sdtContent>
                <w:customXmlInsRangeEnd w:id="1531"/>
                <w:ins w:id="1532" w:author="peng" w:date="2015-01-26T02:21:00Z">
                  <w:r w:rsidR="00420066">
                    <w:t>histograms</w:t>
                  </w:r>
                </w:ins>
                <w:customXmlInsRangeStart w:id="1533" w:author="peng" w:date="2015-01-26T02:21:00Z"/>
              </w:sdtContent>
            </w:sdt>
            <w:customXmlInsRangeEnd w:id="1533"/>
            <w:ins w:id="1534" w:author="peng" w:date="2015-01-26T02:21:00Z">
              <w:r w:rsidR="00420066">
                <w:t xml:space="preserve"> </w:t>
              </w:r>
            </w:ins>
            <w:customXmlInsRangeStart w:id="1535" w:author="peng" w:date="2015-01-26T02:21:00Z"/>
            <w:sdt>
              <w:sdtPr>
                <w:alias w:val="Interface ATTRIBUTE Name"/>
                <w:tag w:val="5698835c-30e9-4519-a8b0-d3c88ab38ec5"/>
                <w:id w:val="-1918471708"/>
                <w:dataBinding w:xpath="/elements/element[@objid='5698835c-30e9-4519-a8b0-d3c88ab38ec5']/content[@alias='Interface ATTRIBUTE Name']" w:storeItemID="{D35B6978-45B9-4860-8E6E-EDB6F017D2CB}"/>
                <w:text w:multiLine="1"/>
              </w:sdtPr>
              <w:sdtEndPr/>
              <w:sdtContent>
                <w:customXmlInsRangeEnd w:id="1535"/>
                <w:ins w:id="1536" w:author="peng" w:date="2015-01-26T02:21:00Z">
                  <w:r w:rsidR="00420066">
                    <w:t>List</w:t>
                  </w:r>
                </w:ins>
                <w:customXmlInsRangeStart w:id="1537" w:author="peng" w:date="2015-01-26T02:21:00Z"/>
              </w:sdtContent>
            </w:sdt>
            <w:customXmlInsRangeEnd w:id="1537"/>
            <w:ins w:id="1538" w:author="peng" w:date="2015-01-26T02:21:00Z">
              <w:r w:rsidR="00420066">
                <w:t>)</w:t>
              </w:r>
            </w:ins>
          </w:p>
        </w:tc>
        <w:tc>
          <w:tcPr>
            <w:tcW w:w="0" w:type="auto"/>
          </w:tcPr>
          <w:p w14:paraId="27D73247"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539" w:author="peng" w:date="2015-01-26T02:21:00Z"/>
              </w:rPr>
            </w:pPr>
            <w:customXmlInsRangeStart w:id="1540" w:author="peng" w:date="2015-01-26T02:21:00Z"/>
            <w:sdt>
              <w:sdtPr>
                <w:alias w:val="Operation NOTE description 0"/>
                <w:tag w:val="1da60fc3-d92a-441c-b4cb-97137b353362"/>
                <w:id w:val="-1570267809"/>
                <w:dataBinding w:xpath="/elements/element[@objid='1da60fc3-d92a-441c-b4cb-97137b353362']/content[@alias='Operation NOTE description 0']" w:storeItemID="{D35B6978-45B9-4860-8E6E-EDB6F017D2CB}"/>
                <w:text w:multiLine="1"/>
              </w:sdtPr>
              <w:sdtEndPr/>
              <w:sdtContent>
                <w:customXmlInsRangeEnd w:id="1540"/>
                <w:ins w:id="1541" w:author="peng" w:date="2015-01-26T02:21:00Z">
                  <w:r w:rsidR="00420066">
                    <w:t>concat all historam data in the same block into a double array</w:t>
                  </w:r>
                </w:ins>
                <w:customXmlInsRangeStart w:id="1542" w:author="peng" w:date="2015-01-26T02:21:00Z"/>
              </w:sdtContent>
            </w:sdt>
            <w:customXmlInsRangeEnd w:id="1542"/>
          </w:p>
        </w:tc>
      </w:tr>
      <w:tr w:rsidR="00420066" w14:paraId="40C1928F" w14:textId="77777777" w:rsidTr="00420066">
        <w:trPr>
          <w:jc w:val="both"/>
          <w:ins w:id="154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4442D39" w14:textId="77777777" w:rsidR="00420066" w:rsidRDefault="007D1D13" w:rsidP="00420066">
            <w:pPr>
              <w:rPr>
                <w:ins w:id="1544" w:author="peng" w:date="2015-01-26T02:21:00Z"/>
              </w:rPr>
            </w:pPr>
            <w:customXmlInsRangeStart w:id="1545" w:author="peng" w:date="2015-01-26T02:21:00Z"/>
            <w:sdt>
              <w:sdtPr>
                <w:alias w:val="DataType ATTRIBUTE Name"/>
                <w:tag w:val="00000004-0000-0010-0000-000000000000"/>
                <w:id w:val="-1682110792"/>
                <w:dataBinding w:xpath="/elements/element[@objid='00000004-0000-0010-0000-000000000000']/content[@alias='DataType ATTRIBUTE Name']" w:storeItemID="{D35B6978-45B9-4860-8E6E-EDB6F017D2CB}"/>
                <w:text w:multiLine="1"/>
              </w:sdtPr>
              <w:sdtEndPr/>
              <w:sdtContent>
                <w:customXmlInsRangeEnd w:id="1545"/>
                <w:ins w:id="1546" w:author="peng" w:date="2015-01-26T02:21:00Z">
                  <w:r w:rsidR="00420066">
                    <w:t>double</w:t>
                  </w:r>
                </w:ins>
                <w:customXmlInsRangeStart w:id="1547" w:author="peng" w:date="2015-01-26T02:21:00Z"/>
              </w:sdtContent>
            </w:sdt>
            <w:customXmlInsRangeEnd w:id="1547"/>
            <w:ins w:id="1548" w:author="peng" w:date="2015-01-26T02:21:00Z">
              <w:r w:rsidR="00420066">
                <w:t xml:space="preserve"> </w:t>
              </w:r>
            </w:ins>
            <w:customXmlInsRangeStart w:id="1549" w:author="peng" w:date="2015-01-26T02:21:00Z"/>
            <w:sdt>
              <w:sdtPr>
                <w:alias w:val="Operation ATTRIBUTE Name"/>
                <w:tag w:val="8cc17a83-ac40-4574-a1b3-af2eadd1b944"/>
                <w:id w:val="26767279"/>
                <w:dataBinding w:xpath="/elements/element[@objid='8cc17a83-ac40-4574-a1b3-af2eadd1b944']/content[@alias='Operation ATTRIBUTE Name']" w:storeItemID="{D35B6978-45B9-4860-8E6E-EDB6F017D2CB}"/>
                <w:text w:multiLine="1"/>
              </w:sdtPr>
              <w:sdtEndPr/>
              <w:sdtContent>
                <w:customXmlInsRangeEnd w:id="1549"/>
                <w:ins w:id="1550" w:author="peng" w:date="2015-01-26T02:21:00Z">
                  <w:r w:rsidR="00420066">
                    <w:t>toPrimitiveDoubleArray</w:t>
                  </w:r>
                </w:ins>
                <w:customXmlInsRangeStart w:id="1551" w:author="peng" w:date="2015-01-26T02:21:00Z"/>
              </w:sdtContent>
            </w:sdt>
            <w:customXmlInsRangeEnd w:id="1551"/>
            <w:ins w:id="1552" w:author="peng" w:date="2015-01-26T02:21:00Z">
              <w:r w:rsidR="00420066">
                <w:t xml:space="preserve"> (</w:t>
              </w:r>
            </w:ins>
            <w:customXmlInsRangeStart w:id="1553" w:author="peng" w:date="2015-01-26T02:21:00Z"/>
            <w:sdt>
              <w:sdtPr>
                <w:rPr>
                  <w:rStyle w:val="ae"/>
                </w:rPr>
                <w:alias w:val="Parameter ATTRIBUTE ParameterPassing"/>
                <w:tag w:val="f02c3eb9-a067-4fde-be5c-6e349ddbed49"/>
                <w:id w:val="-738404004"/>
                <w:dataBinding w:xpath="/elements/element[@objid='f02c3eb9-a067-4fde-be5c-6e349ddbed49']/content[@alias='Parameter ATTRIBUTE ParameterPassing']" w:storeItemID="{D35B6978-45B9-4860-8E6E-EDB6F017D2CB}"/>
                <w:text w:multiLine="1"/>
              </w:sdtPr>
              <w:sdtEndPr>
                <w:rPr>
                  <w:rStyle w:val="ae"/>
                </w:rPr>
              </w:sdtEndPr>
              <w:sdtContent>
                <w:customXmlInsRangeEnd w:id="1553"/>
                <w:ins w:id="1554" w:author="peng" w:date="2015-01-26T02:21:00Z">
                  <w:r w:rsidR="00420066">
                    <w:rPr>
                      <w:rStyle w:val="ae"/>
                    </w:rPr>
                    <w:t>Inout</w:t>
                  </w:r>
                </w:ins>
                <w:customXmlInsRangeStart w:id="1555" w:author="peng" w:date="2015-01-26T02:21:00Z"/>
              </w:sdtContent>
            </w:sdt>
            <w:customXmlInsRangeEnd w:id="1555"/>
            <w:ins w:id="1556" w:author="peng" w:date="2015-01-26T02:21:00Z">
              <w:r w:rsidR="00420066">
                <w:rPr>
                  <w:rStyle w:val="ae"/>
                </w:rPr>
                <w:t xml:space="preserve"> </w:t>
              </w:r>
            </w:ins>
            <w:customXmlInsRangeStart w:id="1557" w:author="peng" w:date="2015-01-26T02:21:00Z"/>
            <w:sdt>
              <w:sdtPr>
                <w:alias w:val="Parameter ATTRIBUTE Name"/>
                <w:tag w:val="f02c3eb9-a067-4fde-be5c-6e349ddbed49"/>
                <w:id w:val="318690997"/>
                <w:dataBinding w:xpath="/elements/element[@objid='f02c3eb9-a067-4fde-be5c-6e349ddbed49']/content[@alias='Parameter ATTRIBUTE Name']" w:storeItemID="{D35B6978-45B9-4860-8E6E-EDB6F017D2CB}"/>
                <w:text w:multiLine="1"/>
              </w:sdtPr>
              <w:sdtEndPr/>
              <w:sdtContent>
                <w:customXmlInsRangeEnd w:id="1557"/>
                <w:ins w:id="1558" w:author="peng" w:date="2015-01-26T02:21:00Z">
                  <w:r w:rsidR="00420066">
                    <w:t>result</w:t>
                  </w:r>
                </w:ins>
                <w:customXmlInsRangeStart w:id="1559" w:author="peng" w:date="2015-01-26T02:21:00Z"/>
              </w:sdtContent>
            </w:sdt>
            <w:customXmlInsRangeEnd w:id="1559"/>
            <w:ins w:id="1560" w:author="peng" w:date="2015-01-26T02:21:00Z">
              <w:r w:rsidR="00420066">
                <w:t xml:space="preserve"> </w:t>
              </w:r>
            </w:ins>
            <w:customXmlInsRangeStart w:id="1561" w:author="peng" w:date="2015-01-26T02:21:00Z"/>
            <w:sdt>
              <w:sdtPr>
                <w:alias w:val="DataType ATTRIBUTE Name"/>
                <w:tag w:val="00000004-0000-0010-0000-000000000000"/>
                <w:id w:val="1507098534"/>
                <w:dataBinding w:xpath="/elements/element[@objid='00000004-0000-0010-0000-000000000000']/content[@alias='DataType ATTRIBUTE Name']" w:storeItemID="{D35B6978-45B9-4860-8E6E-EDB6F017D2CB}"/>
                <w:text w:multiLine="1"/>
              </w:sdtPr>
              <w:sdtEndPr/>
              <w:sdtContent>
                <w:customXmlInsRangeEnd w:id="1561"/>
                <w:ins w:id="1562" w:author="peng" w:date="2015-01-26T02:21:00Z">
                  <w:r w:rsidR="00420066">
                    <w:t>double</w:t>
                  </w:r>
                </w:ins>
                <w:customXmlInsRangeStart w:id="1563" w:author="peng" w:date="2015-01-26T02:21:00Z"/>
              </w:sdtContent>
            </w:sdt>
            <w:customXmlInsRangeEnd w:id="1563"/>
            <w:ins w:id="1564" w:author="peng" w:date="2015-01-26T02:21:00Z">
              <w:r w:rsidR="00420066">
                <w:t>)</w:t>
              </w:r>
            </w:ins>
          </w:p>
        </w:tc>
        <w:tc>
          <w:tcPr>
            <w:tcW w:w="0" w:type="auto"/>
          </w:tcPr>
          <w:p w14:paraId="2687BF45"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565" w:author="peng" w:date="2015-01-26T02:21:00Z"/>
              </w:rPr>
            </w:pPr>
            <w:customXmlInsRangeStart w:id="1566" w:author="peng" w:date="2015-01-26T02:21:00Z"/>
            <w:sdt>
              <w:sdtPr>
                <w:alias w:val="Operation NOTE description 0"/>
                <w:tag w:val="8cc17a83-ac40-4574-a1b3-af2eadd1b944"/>
                <w:id w:val="1339125027"/>
                <w:dataBinding w:xpath="/elements/element[@objid='8cc17a83-ac40-4574-a1b3-af2eadd1b944']/content[@alias='Operation NOTE description 0']" w:storeItemID="{D35B6978-45B9-4860-8E6E-EDB6F017D2CB}"/>
                <w:text w:multiLine="1"/>
              </w:sdtPr>
              <w:sdtEndPr/>
              <w:sdtContent>
                <w:customXmlInsRangeEnd w:id="1566"/>
                <w:ins w:id="1567" w:author="peng" w:date="2015-01-26T02:21:00Z">
                  <w:r w:rsidR="00420066">
                    <w:t>convert a Double array to a primitive double array</w:t>
                  </w:r>
                </w:ins>
                <w:customXmlInsRangeStart w:id="1568" w:author="peng" w:date="2015-01-26T02:21:00Z"/>
              </w:sdtContent>
            </w:sdt>
            <w:customXmlInsRangeEnd w:id="1568"/>
          </w:p>
        </w:tc>
      </w:tr>
      <w:tr w:rsidR="00420066" w14:paraId="625CBB7B" w14:textId="77777777" w:rsidTr="00420066">
        <w:trPr>
          <w:cnfStyle w:val="000000100000" w:firstRow="0" w:lastRow="0" w:firstColumn="0" w:lastColumn="0" w:oddVBand="0" w:evenVBand="0" w:oddHBand="1" w:evenHBand="0" w:firstRowFirstColumn="0" w:firstRowLastColumn="0" w:lastRowFirstColumn="0" w:lastRowLastColumn="0"/>
          <w:jc w:val="both"/>
          <w:ins w:id="156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D203F48" w14:textId="77777777" w:rsidR="00420066" w:rsidRDefault="007D1D13" w:rsidP="00420066">
            <w:pPr>
              <w:rPr>
                <w:ins w:id="1570" w:author="peng" w:date="2015-01-26T02:21:00Z"/>
              </w:rPr>
            </w:pPr>
            <w:customXmlInsRangeStart w:id="1571" w:author="peng" w:date="2015-01-26T02:21:00Z"/>
            <w:sdt>
              <w:sdtPr>
                <w:alias w:val="DataType ATTRIBUTE Name"/>
                <w:tag w:val="00000004-0000-0010-0000-000000000000"/>
                <w:id w:val="995146136"/>
                <w:dataBinding w:xpath="/elements/element[@objid='00000004-0000-0010-0000-000000000000']/content[@alias='DataType ATTRIBUTE Name']" w:storeItemID="{D35B6978-45B9-4860-8E6E-EDB6F017D2CB}"/>
                <w:text w:multiLine="1"/>
              </w:sdtPr>
              <w:sdtEndPr/>
              <w:sdtContent>
                <w:customXmlInsRangeEnd w:id="1571"/>
                <w:ins w:id="1572" w:author="peng" w:date="2015-01-26T02:21:00Z">
                  <w:r w:rsidR="00420066">
                    <w:t>double</w:t>
                  </w:r>
                </w:ins>
                <w:customXmlInsRangeStart w:id="1573" w:author="peng" w:date="2015-01-26T02:21:00Z"/>
              </w:sdtContent>
            </w:sdt>
            <w:customXmlInsRangeEnd w:id="1573"/>
            <w:ins w:id="1574" w:author="peng" w:date="2015-01-26T02:21:00Z">
              <w:r w:rsidR="00420066">
                <w:t xml:space="preserve"> </w:t>
              </w:r>
            </w:ins>
            <w:customXmlInsRangeStart w:id="1575" w:author="peng" w:date="2015-01-26T02:21:00Z"/>
            <w:sdt>
              <w:sdtPr>
                <w:alias w:val="Operation ATTRIBUTE Name"/>
                <w:tag w:val="1837b4c7-6d44-465e-9921-66f86739c4ee"/>
                <w:id w:val="1651325560"/>
                <w:dataBinding w:xpath="/elements/element[@objid='1837b4c7-6d44-465e-9921-66f86739c4ee']/content[@alias='Operation ATTRIBUTE Name']" w:storeItemID="{D35B6978-45B9-4860-8E6E-EDB6F017D2CB}"/>
                <w:text w:multiLine="1"/>
              </w:sdtPr>
              <w:sdtEndPr/>
              <w:sdtContent>
                <w:customXmlInsRangeEnd w:id="1575"/>
                <w:ins w:id="1576" w:author="peng" w:date="2015-01-26T02:21:00Z">
                  <w:r w:rsidR="00420066">
                    <w:t>getFeatureVect</w:t>
                  </w:r>
                </w:ins>
                <w:customXmlInsRangeStart w:id="1577" w:author="peng" w:date="2015-01-26T02:21:00Z"/>
              </w:sdtContent>
            </w:sdt>
            <w:customXmlInsRangeEnd w:id="1577"/>
            <w:ins w:id="1578" w:author="peng" w:date="2015-01-26T02:21:00Z">
              <w:r w:rsidR="00420066">
                <w:t xml:space="preserve"> ()</w:t>
              </w:r>
            </w:ins>
          </w:p>
        </w:tc>
        <w:tc>
          <w:tcPr>
            <w:tcW w:w="0" w:type="auto"/>
          </w:tcPr>
          <w:p w14:paraId="39288400"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579" w:author="peng" w:date="2015-01-26T02:21:00Z"/>
              </w:rPr>
            </w:pPr>
            <w:customXmlInsRangeStart w:id="1580" w:author="peng" w:date="2015-01-26T02:21:00Z"/>
            <w:sdt>
              <w:sdtPr>
                <w:alias w:val="Operation NOTE description 0"/>
                <w:tag w:val="1837b4c7-6d44-465e-9921-66f86739c4ee"/>
                <w:id w:val="1720703473"/>
                <w:dataBinding w:xpath="/elements/element[@objid='1837b4c7-6d44-465e-9921-66f86739c4ee']/content[@alias='Operation NOTE description 0']" w:storeItemID="{D35B6978-45B9-4860-8E6E-EDB6F017D2CB}"/>
                <w:text w:multiLine="1"/>
              </w:sdtPr>
              <w:sdtEndPr/>
              <w:sdtContent>
                <w:customXmlInsRangeEnd w:id="1580"/>
                <w:ins w:id="1581" w:author="peng" w:date="2015-01-26T02:21:00Z">
                  <w:r w:rsidR="00420066">
                    <w:t>return all the histogram data of an image</w:t>
                  </w:r>
                </w:ins>
                <w:customXmlInsRangeStart w:id="1582" w:author="peng" w:date="2015-01-26T02:21:00Z"/>
              </w:sdtContent>
            </w:sdt>
            <w:customXmlInsRangeEnd w:id="1582"/>
          </w:p>
        </w:tc>
      </w:tr>
    </w:tbl>
    <w:p w14:paraId="1A914277" w14:textId="77777777" w:rsidR="00420066" w:rsidRDefault="00420066" w:rsidP="00420066">
      <w:pPr>
        <w:pStyle w:val="af4"/>
        <w:rPr>
          <w:ins w:id="1583" w:author="peng" w:date="2015-01-26T02:32:00Z"/>
        </w:rPr>
      </w:pPr>
      <w:ins w:id="1584" w:author="peng" w:date="2015-01-26T02:21:00Z">
        <w:r>
          <w:t>Table </w:t>
        </w:r>
        <w:r>
          <w:fldChar w:fldCharType="begin"/>
        </w:r>
        <w:r>
          <w:instrText>SEQ Table \* ARABIC</w:instrText>
        </w:r>
        <w:r>
          <w:fldChar w:fldCharType="separate"/>
        </w:r>
      </w:ins>
      <w:ins w:id="1585" w:author="peng" w:date="2015-01-26T03:23:00Z">
        <w:r w:rsidR="00EA58DD">
          <w:rPr>
            <w:noProof/>
          </w:rPr>
          <w:t>8</w:t>
        </w:r>
      </w:ins>
      <w:ins w:id="1586" w:author="peng" w:date="2015-01-26T02:21:00Z">
        <w:r>
          <w:fldChar w:fldCharType="end"/>
        </w:r>
        <w:r>
          <w:t> Operations of Class "HOG"</w:t>
        </w:r>
      </w:ins>
    </w:p>
    <w:p w14:paraId="0ECEB06B" w14:textId="77777777" w:rsidR="00520160" w:rsidRDefault="00520160">
      <w:pPr>
        <w:rPr>
          <w:ins w:id="1587" w:author="peng" w:date="2015-01-26T02:32:00Z"/>
        </w:rPr>
        <w:pPrChange w:id="1588" w:author="peng" w:date="2015-01-26T02:32:00Z">
          <w:pPr>
            <w:pStyle w:val="af4"/>
          </w:pPr>
        </w:pPrChange>
      </w:pPr>
    </w:p>
    <w:p w14:paraId="2A52A41B" w14:textId="77777777" w:rsidR="00520160" w:rsidRDefault="00520160">
      <w:pPr>
        <w:rPr>
          <w:ins w:id="1589" w:author="peng" w:date="2015-01-26T02:32:00Z"/>
        </w:rPr>
        <w:pPrChange w:id="1590" w:author="peng" w:date="2015-01-26T02:32:00Z">
          <w:pPr>
            <w:pStyle w:val="af4"/>
          </w:pPr>
        </w:pPrChange>
      </w:pPr>
    </w:p>
    <w:p w14:paraId="3F6E723B" w14:textId="77777777" w:rsidR="00520160" w:rsidRDefault="00520160">
      <w:pPr>
        <w:rPr>
          <w:ins w:id="1591" w:author="peng" w:date="2015-01-26T02:32:00Z"/>
        </w:rPr>
        <w:pPrChange w:id="1592" w:author="peng" w:date="2015-01-26T02:32:00Z">
          <w:pPr>
            <w:pStyle w:val="af4"/>
          </w:pPr>
        </w:pPrChange>
      </w:pPr>
    </w:p>
    <w:p w14:paraId="0B2113C9" w14:textId="77777777" w:rsidR="00520160" w:rsidRDefault="00520160">
      <w:pPr>
        <w:rPr>
          <w:ins w:id="1593" w:author="peng" w:date="2015-01-26T02:32:00Z"/>
        </w:rPr>
        <w:pPrChange w:id="1594" w:author="peng" w:date="2015-01-26T02:32:00Z">
          <w:pPr>
            <w:pStyle w:val="af4"/>
          </w:pPr>
        </w:pPrChange>
      </w:pPr>
    </w:p>
    <w:p w14:paraId="0F00AB0A" w14:textId="77777777" w:rsidR="00520160" w:rsidRPr="00EA58DD" w:rsidRDefault="00520160">
      <w:pPr>
        <w:rPr>
          <w:ins w:id="1595" w:author="peng" w:date="2015-01-26T02:21:00Z"/>
        </w:rPr>
        <w:pPrChange w:id="1596" w:author="peng" w:date="2015-01-26T02:32:00Z">
          <w:pPr>
            <w:pStyle w:val="af4"/>
          </w:pPr>
        </w:pPrChange>
      </w:pPr>
    </w:p>
    <w:tbl>
      <w:tblPr>
        <w:tblStyle w:val="-1"/>
        <w:tblW w:w="5000" w:type="pct"/>
        <w:jc w:val="both"/>
        <w:tblLook w:val="04A0" w:firstRow="1" w:lastRow="0" w:firstColumn="1" w:lastColumn="0" w:noHBand="0" w:noVBand="1"/>
      </w:tblPr>
      <w:tblGrid>
        <w:gridCol w:w="3357"/>
        <w:gridCol w:w="5695"/>
      </w:tblGrid>
      <w:tr w:rsidR="00420066" w14:paraId="3B5BBED2" w14:textId="77777777" w:rsidTr="00420066">
        <w:trPr>
          <w:cnfStyle w:val="100000000000" w:firstRow="1" w:lastRow="0" w:firstColumn="0" w:lastColumn="0" w:oddVBand="0" w:evenVBand="0" w:oddHBand="0" w:evenHBand="0" w:firstRowFirstColumn="0" w:firstRowLastColumn="0" w:lastRowFirstColumn="0" w:lastRowLastColumn="0"/>
          <w:tblHeader/>
          <w:jc w:val="both"/>
          <w:ins w:id="159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1AF8E78" w14:textId="77777777" w:rsidR="00420066" w:rsidRDefault="00420066" w:rsidP="00420066">
            <w:pPr>
              <w:jc w:val="center"/>
              <w:rPr>
                <w:ins w:id="1598" w:author="peng" w:date="2015-01-26T02:21:00Z"/>
              </w:rPr>
            </w:pPr>
            <w:ins w:id="1599" w:author="peng" w:date="2015-01-26T02:21:00Z">
              <w:r>
                <w:t>Name</w:t>
              </w:r>
            </w:ins>
          </w:p>
        </w:tc>
        <w:tc>
          <w:tcPr>
            <w:tcW w:w="0" w:type="auto"/>
          </w:tcPr>
          <w:p w14:paraId="56F9771F"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1600" w:author="peng" w:date="2015-01-26T02:21:00Z"/>
              </w:rPr>
            </w:pPr>
            <w:ins w:id="1601" w:author="peng" w:date="2015-01-26T02:21:00Z">
              <w:r>
                <w:t>Description</w:t>
              </w:r>
            </w:ins>
          </w:p>
        </w:tc>
      </w:tr>
      <w:tr w:rsidR="00420066" w14:paraId="1391EAE3" w14:textId="77777777" w:rsidTr="00420066">
        <w:trPr>
          <w:cnfStyle w:val="000000100000" w:firstRow="0" w:lastRow="0" w:firstColumn="0" w:lastColumn="0" w:oddVBand="0" w:evenVBand="0" w:oddHBand="1" w:evenHBand="0" w:firstRowFirstColumn="0" w:firstRowLastColumn="0" w:lastRowFirstColumn="0" w:lastRowLastColumn="0"/>
          <w:jc w:val="both"/>
          <w:ins w:id="160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9B460F8" w14:textId="34A42D62" w:rsidR="00420066" w:rsidRDefault="007D1D13" w:rsidP="00420066">
            <w:pPr>
              <w:rPr>
                <w:ins w:id="1603" w:author="peng" w:date="2015-01-26T02:21:00Z"/>
              </w:rPr>
            </w:pPr>
            <w:customXmlInsRangeStart w:id="1604" w:author="peng" w:date="2015-01-26T02:21:00Z"/>
            <w:sdt>
              <w:sdtPr>
                <w:alias w:val="Attribute ATTRIBUTE Name"/>
                <w:tag w:val="b0d3e5ab-4f32-471f-9980-8c55eea662ae"/>
                <w:id w:val="1758552637"/>
                <w:dataBinding w:xpath="/elements/element[@objid='b0d3e5ab-4f32-471f-9980-8c55eea662ae']/content[@alias='Attribute ATTRIBUTE Name']" w:storeItemID="{D35B6978-45B9-4860-8E6E-EDB6F017D2CB}"/>
                <w:text w:multiLine="1"/>
              </w:sdtPr>
              <w:sdtEndPr/>
              <w:sdtContent>
                <w:customXmlInsRangeEnd w:id="1604"/>
                <w:ins w:id="1605" w:author="peng" w:date="2015-01-26T02:21:00Z">
                  <w:r w:rsidR="00420066">
                    <w:rPr>
                      <w:rFonts w:hint="eastAsia"/>
                      <w:lang w:eastAsia="zh-TW"/>
                    </w:rPr>
                    <w:t>_featureVector</w:t>
                  </w:r>
                </w:ins>
                <w:customXmlInsRangeStart w:id="1606" w:author="peng" w:date="2015-01-26T02:21:00Z"/>
              </w:sdtContent>
            </w:sdt>
            <w:customXmlInsRangeEnd w:id="1606"/>
            <w:ins w:id="1607" w:author="peng" w:date="2015-01-26T02:21:00Z">
              <w:r w:rsidR="00420066">
                <w:t xml:space="preserve"> : [</w:t>
              </w:r>
            </w:ins>
            <w:customXmlInsRangeStart w:id="1608" w:author="peng" w:date="2015-01-26T02:21:00Z"/>
            <w:sdt>
              <w:sdtPr>
                <w:alias w:val="Attribute ATTRIBUTE MultiplicityMin"/>
                <w:tag w:val="b0d3e5ab-4f32-471f-9980-8c55eea662ae"/>
                <w:id w:val="98151505"/>
                <w:dataBinding w:xpath="/elements/element[@objid='b0d3e5ab-4f32-471f-9980-8c55eea662ae']/content[@alias='Attribute ATTRIBUTE MultiplicityMin']" w:storeItemID="{D35B6978-45B9-4860-8E6E-EDB6F017D2CB}"/>
                <w:text w:multiLine="1"/>
              </w:sdtPr>
              <w:sdtEndPr/>
              <w:sdtContent>
                <w:customXmlInsRangeEnd w:id="1608"/>
                <w:ins w:id="1609" w:author="peng" w:date="2015-01-26T02:21:00Z">
                  <w:r w:rsidR="00420066">
                    <w:t>0</w:t>
                  </w:r>
                </w:ins>
                <w:customXmlInsRangeStart w:id="1610" w:author="peng" w:date="2015-01-26T02:21:00Z"/>
              </w:sdtContent>
            </w:sdt>
            <w:customXmlInsRangeEnd w:id="1610"/>
            <w:ins w:id="1611" w:author="peng" w:date="2015-01-26T02:21:00Z">
              <w:r w:rsidR="00420066">
                <w:t>..</w:t>
              </w:r>
            </w:ins>
            <w:customXmlInsRangeStart w:id="1612" w:author="peng" w:date="2015-01-26T02:21:00Z"/>
            <w:sdt>
              <w:sdtPr>
                <w:alias w:val="Attribute ATTRIBUTE MultiplicityMax"/>
                <w:tag w:val="b0d3e5ab-4f32-471f-9980-8c55eea662ae"/>
                <w:id w:val="309294337"/>
                <w:dataBinding w:xpath="/elements/element[@objid='b0d3e5ab-4f32-471f-9980-8c55eea662ae']/content[@alias='Attribute ATTRIBUTE MultiplicityMax']" w:storeItemID="{D35B6978-45B9-4860-8E6E-EDB6F017D2CB}"/>
                <w:text w:multiLine="1"/>
              </w:sdtPr>
              <w:sdtEndPr/>
              <w:sdtContent>
                <w:customXmlInsRangeEnd w:id="1612"/>
                <w:ins w:id="1613" w:author="peng" w:date="2015-01-26T02:21:00Z">
                  <w:r w:rsidR="00420066">
                    <w:t>*</w:t>
                  </w:r>
                </w:ins>
                <w:customXmlInsRangeStart w:id="1614" w:author="peng" w:date="2015-01-26T02:21:00Z"/>
              </w:sdtContent>
            </w:sdt>
            <w:customXmlInsRangeEnd w:id="1614"/>
            <w:ins w:id="1615" w:author="peng" w:date="2015-01-26T02:21:00Z">
              <w:r w:rsidR="00420066">
                <w:t xml:space="preserve">] </w:t>
              </w:r>
            </w:ins>
            <w:customXmlInsRangeStart w:id="1616" w:author="peng" w:date="2015-01-26T02:21:00Z"/>
            <w:sdt>
              <w:sdtPr>
                <w:alias w:val="DataType ATTRIBUTE Name"/>
                <w:tag w:val="00000004-0000-0009-0000-000000000000"/>
                <w:id w:val="-192920016"/>
                <w:dataBinding w:xpath="/elements/element[@objid='00000004-0000-0009-0000-000000000000']/content[@alias='DataType ATTRIBUTE Name']" w:storeItemID="{D35B6978-45B9-4860-8E6E-EDB6F017D2CB}"/>
                <w:text w:multiLine="1"/>
              </w:sdtPr>
              <w:sdtEndPr/>
              <w:sdtContent>
                <w:customXmlInsRangeEnd w:id="1616"/>
                <w:ins w:id="1617" w:author="peng" w:date="2015-01-26T02:21:00Z">
                  <w:r w:rsidR="00420066">
                    <w:t>integer</w:t>
                  </w:r>
                </w:ins>
                <w:customXmlInsRangeStart w:id="1618" w:author="peng" w:date="2015-01-26T02:21:00Z"/>
              </w:sdtContent>
            </w:sdt>
            <w:customXmlInsRangeEnd w:id="1618"/>
          </w:p>
        </w:tc>
        <w:tc>
          <w:tcPr>
            <w:tcW w:w="0" w:type="auto"/>
          </w:tcPr>
          <w:p w14:paraId="27F8EC67"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619" w:author="peng" w:date="2015-01-26T02:21:00Z"/>
              </w:rPr>
            </w:pPr>
            <w:customXmlInsRangeStart w:id="1620" w:author="peng" w:date="2015-01-26T02:21:00Z"/>
            <w:sdt>
              <w:sdtPr>
                <w:alias w:val="Attribute NOTE description 0"/>
                <w:tag w:val="b0d3e5ab-4f32-471f-9980-8c55eea662ae"/>
                <w:id w:val="-222986742"/>
                <w:dataBinding w:xpath="/elements/element[@objid='b0d3e5ab-4f32-471f-9980-8c55eea662ae']/content[@alias='Attribute NOTE description 0']" w:storeItemID="{D35B6978-45B9-4860-8E6E-EDB6F017D2CB}"/>
                <w:text w:multiLine="1"/>
              </w:sdtPr>
              <w:sdtEndPr/>
              <w:sdtContent>
                <w:customXmlInsRangeEnd w:id="1620"/>
                <w:ins w:id="1621" w:author="peng" w:date="2015-01-26T02:21:00Z">
                  <w:r w:rsidR="00420066">
                    <w:t>array of feature vectors of each pixel after calculation</w:t>
                  </w:r>
                </w:ins>
                <w:customXmlInsRangeStart w:id="1622" w:author="peng" w:date="2015-01-26T02:21:00Z"/>
              </w:sdtContent>
            </w:sdt>
            <w:customXmlInsRangeEnd w:id="1622"/>
          </w:p>
        </w:tc>
      </w:tr>
      <w:tr w:rsidR="00420066" w14:paraId="309A9E84" w14:textId="77777777" w:rsidTr="00420066">
        <w:trPr>
          <w:jc w:val="both"/>
          <w:ins w:id="162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FECB42B" w14:textId="77777777" w:rsidR="00420066" w:rsidRDefault="007D1D13" w:rsidP="00420066">
            <w:pPr>
              <w:rPr>
                <w:ins w:id="1624" w:author="peng" w:date="2015-01-26T02:21:00Z"/>
              </w:rPr>
            </w:pPr>
            <w:customXmlInsRangeStart w:id="1625" w:author="peng" w:date="2015-01-26T02:21:00Z"/>
            <w:sdt>
              <w:sdtPr>
                <w:alias w:val="Attribute ATTRIBUTE Name"/>
                <w:tag w:val="e4fb4b0d-6f5d-4b1c-bd07-5b9c8a62e3bb"/>
                <w:id w:val="-1304615172"/>
                <w:dataBinding w:xpath="/elements/element[@objid='e4fb4b0d-6f5d-4b1c-bd07-5b9c8a62e3bb']/content[@alias='Attribute ATTRIBUTE Name']" w:storeItemID="{D35B6978-45B9-4860-8E6E-EDB6F017D2CB}"/>
                <w:text w:multiLine="1"/>
              </w:sdtPr>
              <w:sdtEndPr/>
              <w:sdtContent>
                <w:customXmlInsRangeEnd w:id="1625"/>
                <w:ins w:id="1626" w:author="peng" w:date="2015-01-26T02:21:00Z">
                  <w:r w:rsidR="00420066">
                    <w:t>img</w:t>
                  </w:r>
                </w:ins>
                <w:customXmlInsRangeStart w:id="1627" w:author="peng" w:date="2015-01-26T02:21:00Z"/>
              </w:sdtContent>
            </w:sdt>
            <w:customXmlInsRangeEnd w:id="1627"/>
            <w:ins w:id="1628" w:author="peng" w:date="2015-01-26T02:21:00Z">
              <w:r w:rsidR="00420066">
                <w:t xml:space="preserve"> : [</w:t>
              </w:r>
            </w:ins>
            <w:customXmlInsRangeStart w:id="1629" w:author="peng" w:date="2015-01-26T02:21:00Z"/>
            <w:sdt>
              <w:sdtPr>
                <w:alias w:val="Attribute ATTRIBUTE MultiplicityMin"/>
                <w:tag w:val="e4fb4b0d-6f5d-4b1c-bd07-5b9c8a62e3bb"/>
                <w:id w:val="-397900038"/>
                <w:dataBinding w:xpath="/elements/element[@objid='e4fb4b0d-6f5d-4b1c-bd07-5b9c8a62e3bb']/content[@alias='Attribute ATTRIBUTE MultiplicityMin']" w:storeItemID="{D35B6978-45B9-4860-8E6E-EDB6F017D2CB}"/>
                <w:text w:multiLine="1"/>
              </w:sdtPr>
              <w:sdtEndPr/>
              <w:sdtContent>
                <w:customXmlInsRangeEnd w:id="1629"/>
                <w:ins w:id="1630" w:author="peng" w:date="2015-01-26T02:21:00Z">
                  <w:r w:rsidR="00420066">
                    <w:t>1</w:t>
                  </w:r>
                </w:ins>
                <w:customXmlInsRangeStart w:id="1631" w:author="peng" w:date="2015-01-26T02:21:00Z"/>
              </w:sdtContent>
            </w:sdt>
            <w:customXmlInsRangeEnd w:id="1631"/>
            <w:ins w:id="1632" w:author="peng" w:date="2015-01-26T02:21:00Z">
              <w:r w:rsidR="00420066">
                <w:t>..</w:t>
              </w:r>
            </w:ins>
            <w:customXmlInsRangeStart w:id="1633" w:author="peng" w:date="2015-01-26T02:21:00Z"/>
            <w:sdt>
              <w:sdtPr>
                <w:alias w:val="Attribute ATTRIBUTE MultiplicityMax"/>
                <w:tag w:val="e4fb4b0d-6f5d-4b1c-bd07-5b9c8a62e3bb"/>
                <w:id w:val="2129737563"/>
                <w:dataBinding w:xpath="/elements/element[@objid='e4fb4b0d-6f5d-4b1c-bd07-5b9c8a62e3bb']/content[@alias='Attribute ATTRIBUTE MultiplicityMax']" w:storeItemID="{D35B6978-45B9-4860-8E6E-EDB6F017D2CB}"/>
                <w:text w:multiLine="1"/>
              </w:sdtPr>
              <w:sdtEndPr/>
              <w:sdtContent>
                <w:customXmlInsRangeEnd w:id="1633"/>
                <w:ins w:id="1634" w:author="peng" w:date="2015-01-26T02:21:00Z">
                  <w:r w:rsidR="00420066">
                    <w:t>1</w:t>
                  </w:r>
                </w:ins>
                <w:customXmlInsRangeStart w:id="1635" w:author="peng" w:date="2015-01-26T02:21:00Z"/>
              </w:sdtContent>
            </w:sdt>
            <w:customXmlInsRangeEnd w:id="1635"/>
            <w:ins w:id="1636" w:author="peng" w:date="2015-01-26T02:21:00Z">
              <w:r w:rsidR="00420066">
                <w:t xml:space="preserve">] </w:t>
              </w:r>
            </w:ins>
          </w:p>
        </w:tc>
        <w:tc>
          <w:tcPr>
            <w:tcW w:w="0" w:type="auto"/>
          </w:tcPr>
          <w:p w14:paraId="16C8CE2F" w14:textId="77777777" w:rsidR="00420066" w:rsidRDefault="00420066" w:rsidP="00420066">
            <w:pPr>
              <w:cnfStyle w:val="000000000000" w:firstRow="0" w:lastRow="0" w:firstColumn="0" w:lastColumn="0" w:oddVBand="0" w:evenVBand="0" w:oddHBand="0" w:evenHBand="0" w:firstRowFirstColumn="0" w:firstRowLastColumn="0" w:lastRowFirstColumn="0" w:lastRowLastColumn="0"/>
              <w:rPr>
                <w:ins w:id="1637" w:author="peng" w:date="2015-01-26T02:21:00Z"/>
              </w:rPr>
            </w:pPr>
          </w:p>
        </w:tc>
      </w:tr>
    </w:tbl>
    <w:p w14:paraId="36C005B2" w14:textId="77777777" w:rsidR="00420066" w:rsidRDefault="00420066" w:rsidP="00420066">
      <w:pPr>
        <w:pStyle w:val="af4"/>
        <w:rPr>
          <w:ins w:id="1638" w:author="peng" w:date="2015-01-26T02:32:00Z"/>
        </w:rPr>
      </w:pPr>
      <w:ins w:id="1639" w:author="peng" w:date="2015-01-26T02:21:00Z">
        <w:r>
          <w:t>Table </w:t>
        </w:r>
        <w:r>
          <w:fldChar w:fldCharType="begin"/>
        </w:r>
        <w:r>
          <w:instrText>SEQ Table \* ARABIC</w:instrText>
        </w:r>
        <w:r>
          <w:fldChar w:fldCharType="separate"/>
        </w:r>
      </w:ins>
      <w:ins w:id="1640" w:author="peng" w:date="2015-01-26T03:23:00Z">
        <w:r w:rsidR="00EA58DD">
          <w:rPr>
            <w:noProof/>
          </w:rPr>
          <w:t>9</w:t>
        </w:r>
      </w:ins>
      <w:ins w:id="1641" w:author="peng" w:date="2015-01-26T02:21:00Z">
        <w:r>
          <w:fldChar w:fldCharType="end"/>
        </w:r>
        <w:r>
          <w:t> Attributes of Class "HOG"</w:t>
        </w:r>
      </w:ins>
    </w:p>
    <w:p w14:paraId="27AE47C5" w14:textId="77777777" w:rsidR="00520160" w:rsidRDefault="00520160">
      <w:pPr>
        <w:rPr>
          <w:ins w:id="1642" w:author="peng" w:date="2015-01-26T02:32:00Z"/>
        </w:rPr>
        <w:pPrChange w:id="1643" w:author="peng" w:date="2015-01-26T02:32:00Z">
          <w:pPr>
            <w:pStyle w:val="af4"/>
          </w:pPr>
        </w:pPrChange>
      </w:pPr>
    </w:p>
    <w:p w14:paraId="64041FB0" w14:textId="77777777" w:rsidR="00520160" w:rsidRPr="00EA58DD" w:rsidRDefault="00520160">
      <w:pPr>
        <w:rPr>
          <w:ins w:id="1644" w:author="peng" w:date="2015-01-26T02:21:00Z"/>
        </w:rPr>
        <w:pPrChange w:id="1645" w:author="peng" w:date="2015-01-26T02:32:00Z">
          <w:pPr>
            <w:pStyle w:val="af4"/>
          </w:pPr>
        </w:pPrChange>
      </w:pPr>
    </w:p>
    <w:tbl>
      <w:tblPr>
        <w:tblStyle w:val="-1"/>
        <w:tblW w:w="5000" w:type="pct"/>
        <w:jc w:val="both"/>
        <w:tblLook w:val="04A0" w:firstRow="1" w:lastRow="0" w:firstColumn="1" w:lastColumn="0" w:noHBand="0" w:noVBand="1"/>
      </w:tblPr>
      <w:tblGrid>
        <w:gridCol w:w="3754"/>
        <w:gridCol w:w="5298"/>
      </w:tblGrid>
      <w:tr w:rsidR="00420066" w14:paraId="01FC34F7" w14:textId="77777777" w:rsidTr="00420066">
        <w:trPr>
          <w:cnfStyle w:val="100000000000" w:firstRow="1" w:lastRow="0" w:firstColumn="0" w:lastColumn="0" w:oddVBand="0" w:evenVBand="0" w:oddHBand="0" w:evenHBand="0" w:firstRowFirstColumn="0" w:firstRowLastColumn="0" w:lastRowFirstColumn="0" w:lastRowLastColumn="0"/>
          <w:tblHeader/>
          <w:jc w:val="both"/>
          <w:ins w:id="164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FA74C09" w14:textId="77777777" w:rsidR="00420066" w:rsidRDefault="00420066" w:rsidP="00420066">
            <w:pPr>
              <w:jc w:val="center"/>
              <w:rPr>
                <w:ins w:id="1647" w:author="peng" w:date="2015-01-26T02:21:00Z"/>
              </w:rPr>
            </w:pPr>
            <w:ins w:id="1648" w:author="peng" w:date="2015-01-26T02:21:00Z">
              <w:r>
                <w:t>Name</w:t>
              </w:r>
            </w:ins>
          </w:p>
        </w:tc>
        <w:tc>
          <w:tcPr>
            <w:tcW w:w="0" w:type="auto"/>
          </w:tcPr>
          <w:p w14:paraId="501CF552"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1649" w:author="peng" w:date="2015-01-26T02:21:00Z"/>
              </w:rPr>
            </w:pPr>
            <w:ins w:id="1650" w:author="peng" w:date="2015-01-26T02:21:00Z">
              <w:r>
                <w:t>Description</w:t>
              </w:r>
            </w:ins>
          </w:p>
        </w:tc>
      </w:tr>
      <w:tr w:rsidR="00420066" w14:paraId="68671DF3" w14:textId="77777777" w:rsidTr="00420066">
        <w:trPr>
          <w:cnfStyle w:val="000000100000" w:firstRow="0" w:lastRow="0" w:firstColumn="0" w:lastColumn="0" w:oddVBand="0" w:evenVBand="0" w:oddHBand="1" w:evenHBand="0" w:firstRowFirstColumn="0" w:firstRowLastColumn="0" w:lastRowFirstColumn="0" w:lastRowLastColumn="0"/>
          <w:jc w:val="both"/>
          <w:ins w:id="165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388A9F8" w14:textId="77777777" w:rsidR="00420066" w:rsidRDefault="007D1D13" w:rsidP="00420066">
            <w:pPr>
              <w:rPr>
                <w:ins w:id="1652" w:author="peng" w:date="2015-01-26T02:21:00Z"/>
              </w:rPr>
            </w:pPr>
            <w:customXmlInsRangeStart w:id="1653" w:author="peng" w:date="2015-01-26T02:21:00Z"/>
            <w:sdt>
              <w:sdtPr>
                <w:alias w:val="Association ATTRIBUTE Name"/>
                <w:tag w:val="44175863-c0e4-45a7-acdd-436b7ed925dd"/>
                <w:id w:val="-422418129"/>
                <w:showingPlcHdr/>
                <w:dataBinding w:xpath="/elements/element[@objid='44175863-c0e4-45a7-acdd-436b7ed925dd']/content[@alias='Association ATTRIBUTE Name']" w:storeItemID="{D35B6978-45B9-4860-8E6E-EDB6F017D2CB}"/>
                <w:text w:multiLine="1"/>
              </w:sdtPr>
              <w:sdtEndPr/>
              <w:sdtContent>
                <w:customXmlInsRangeEnd w:id="1653"/>
                <w:ins w:id="1654" w:author="peng" w:date="2015-01-26T02:21:00Z">
                  <w:r w:rsidR="00420066">
                    <w:t xml:space="preserve">     </w:t>
                  </w:r>
                </w:ins>
                <w:customXmlInsRangeStart w:id="1655" w:author="peng" w:date="2015-01-26T02:21:00Z"/>
              </w:sdtContent>
            </w:sdt>
            <w:customXmlInsRangeEnd w:id="1655"/>
            <w:ins w:id="1656" w:author="peng" w:date="2015-01-26T02:21:00Z">
              <w:r w:rsidR="00420066">
                <w:t>-&gt;</w:t>
              </w:r>
            </w:ins>
            <w:customXmlInsRangeStart w:id="1657" w:author="peng" w:date="2015-01-26T02:21:00Z"/>
            <w:sdt>
              <w:sdtPr>
                <w:alias w:val="AssociationEnd ATTRIBUTE Name"/>
                <w:tag w:val="bf993b00-b60a-4247-890d-9b63a2e630c9"/>
                <w:id w:val="2120178455"/>
                <w:dataBinding w:xpath="/elements/element[@objid='bf993b00-b60a-4247-890d-9b63a2e630c9']/content[@alias='AssociationEnd ATTRIBUTE Name']" w:storeItemID="{D35B6978-45B9-4860-8E6E-EDB6F017D2CB}"/>
                <w:text w:multiLine="1"/>
              </w:sdtPr>
              <w:sdtEndPr/>
              <w:sdtContent>
                <w:customXmlInsRangeEnd w:id="1657"/>
                <w:ins w:id="1658" w:author="peng" w:date="2015-01-26T02:21:00Z">
                  <w:r w:rsidR="00420066">
                    <w:t>hogParam</w:t>
                  </w:r>
                </w:ins>
                <w:customXmlInsRangeStart w:id="1659" w:author="peng" w:date="2015-01-26T02:21:00Z"/>
              </w:sdtContent>
            </w:sdt>
            <w:customXmlInsRangeEnd w:id="1659"/>
            <w:ins w:id="1660" w:author="peng" w:date="2015-01-26T02:21:00Z">
              <w:r w:rsidR="00420066">
                <w:t xml:space="preserve"> : [</w:t>
              </w:r>
            </w:ins>
            <w:customXmlInsRangeStart w:id="1661" w:author="peng" w:date="2015-01-26T02:21:00Z"/>
            <w:sdt>
              <w:sdtPr>
                <w:alias w:val="AssociationEnd ATTRIBUTE MultiplicityMin"/>
                <w:tag w:val="bf993b00-b60a-4247-890d-9b63a2e630c9"/>
                <w:id w:val="-663930937"/>
                <w:dataBinding w:xpath="/elements/element[@objid='bf993b00-b60a-4247-890d-9b63a2e630c9']/content[@alias='AssociationEnd ATTRIBUTE MultiplicityMin']" w:storeItemID="{D35B6978-45B9-4860-8E6E-EDB6F017D2CB}"/>
                <w:text w:multiLine="1"/>
              </w:sdtPr>
              <w:sdtEndPr/>
              <w:sdtContent>
                <w:customXmlInsRangeEnd w:id="1661"/>
                <w:ins w:id="1662" w:author="peng" w:date="2015-01-26T02:21:00Z">
                  <w:r w:rsidR="00420066">
                    <w:t>1</w:t>
                  </w:r>
                </w:ins>
                <w:customXmlInsRangeStart w:id="1663" w:author="peng" w:date="2015-01-26T02:21:00Z"/>
              </w:sdtContent>
            </w:sdt>
            <w:customXmlInsRangeEnd w:id="1663"/>
            <w:ins w:id="1664" w:author="peng" w:date="2015-01-26T02:21:00Z">
              <w:r w:rsidR="00420066">
                <w:t>..</w:t>
              </w:r>
            </w:ins>
            <w:customXmlInsRangeStart w:id="1665" w:author="peng" w:date="2015-01-26T02:21:00Z"/>
            <w:sdt>
              <w:sdtPr>
                <w:alias w:val="AssociationEnd ATTRIBUTE MultiplicityMax"/>
                <w:tag w:val="bf993b00-b60a-4247-890d-9b63a2e630c9"/>
                <w:id w:val="689101202"/>
                <w:dataBinding w:xpath="/elements/element[@objid='bf993b00-b60a-4247-890d-9b63a2e630c9']/content[@alias='AssociationEnd ATTRIBUTE MultiplicityMax']" w:storeItemID="{D35B6978-45B9-4860-8E6E-EDB6F017D2CB}"/>
                <w:text w:multiLine="1"/>
              </w:sdtPr>
              <w:sdtEndPr/>
              <w:sdtContent>
                <w:customXmlInsRangeEnd w:id="1665"/>
                <w:ins w:id="1666" w:author="peng" w:date="2015-01-26T02:21:00Z">
                  <w:r w:rsidR="00420066">
                    <w:t>1</w:t>
                  </w:r>
                </w:ins>
                <w:customXmlInsRangeStart w:id="1667" w:author="peng" w:date="2015-01-26T02:21:00Z"/>
              </w:sdtContent>
            </w:sdt>
            <w:customXmlInsRangeEnd w:id="1667"/>
            <w:ins w:id="1668" w:author="peng" w:date="2015-01-26T02:21:00Z">
              <w:r w:rsidR="00420066">
                <w:t xml:space="preserve">] </w:t>
              </w:r>
              <w:r w:rsidR="00420066">
                <w:fldChar w:fldCharType="begin"/>
              </w:r>
              <w:r w:rsidR="00420066">
                <w:instrText xml:space="preserve"> HYPERLINK \l "_b30f2d3b-3dd3-4928-8c2e-210cde6bac4c" \h </w:instrText>
              </w:r>
              <w:r w:rsidR="00420066">
                <w:fldChar w:fldCharType="separate"/>
              </w:r>
              <w:r w:rsidR="00420066">
                <w:rPr>
                  <w:rStyle w:val="af2"/>
                </w:rPr>
                <w:t>HOGParam</w:t>
              </w:r>
              <w:r w:rsidR="00420066">
                <w:rPr>
                  <w:rStyle w:val="af2"/>
                </w:rPr>
                <w:fldChar w:fldCharType="end"/>
              </w:r>
            </w:ins>
          </w:p>
        </w:tc>
        <w:tc>
          <w:tcPr>
            <w:tcW w:w="0" w:type="auto"/>
          </w:tcPr>
          <w:p w14:paraId="6CED5873"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669" w:author="peng" w:date="2015-01-26T02:21:00Z"/>
              </w:rPr>
            </w:pPr>
            <w:customXmlInsRangeStart w:id="1670" w:author="peng" w:date="2015-01-26T02:21:00Z"/>
            <w:sdt>
              <w:sdtPr>
                <w:alias w:val="AssociationEnd NOTE description 0"/>
                <w:tag w:val="bf993b00-b60a-4247-890d-9b63a2e630c9"/>
                <w:id w:val="609087794"/>
                <w:dataBinding w:xpath="/elements/element[@objid='bf993b00-b60a-4247-890d-9b63a2e630c9']/content[@alias='AssociationEnd NOTE description 0']" w:storeItemID="{D35B6978-45B9-4860-8E6E-EDB6F017D2CB}"/>
                <w:text w:multiLine="1"/>
              </w:sdtPr>
              <w:sdtEndPr/>
              <w:sdtContent>
                <w:customXmlInsRangeEnd w:id="1670"/>
                <w:ins w:id="1671" w:author="peng" w:date="2015-01-26T02:21:00Z">
                  <w:r w:rsidR="00420066">
                    <w:t>set of HOG parameters used in HOG computation</w:t>
                  </w:r>
                </w:ins>
                <w:customXmlInsRangeStart w:id="1672" w:author="peng" w:date="2015-01-26T02:21:00Z"/>
              </w:sdtContent>
            </w:sdt>
            <w:customXmlInsRangeEnd w:id="1672"/>
          </w:p>
        </w:tc>
      </w:tr>
    </w:tbl>
    <w:p w14:paraId="56F4DBF3" w14:textId="77777777" w:rsidR="00420066" w:rsidRDefault="00420066" w:rsidP="00420066">
      <w:pPr>
        <w:pStyle w:val="af4"/>
        <w:rPr>
          <w:ins w:id="1673" w:author="peng" w:date="2015-01-26T02:33:00Z"/>
        </w:rPr>
      </w:pPr>
      <w:ins w:id="1674" w:author="peng" w:date="2015-01-26T02:21:00Z">
        <w:r>
          <w:t>Table </w:t>
        </w:r>
        <w:r>
          <w:fldChar w:fldCharType="begin"/>
        </w:r>
        <w:r>
          <w:instrText>SEQ Table \* ARABIC</w:instrText>
        </w:r>
        <w:r>
          <w:fldChar w:fldCharType="separate"/>
        </w:r>
      </w:ins>
      <w:ins w:id="1675" w:author="peng" w:date="2015-01-26T03:23:00Z">
        <w:r w:rsidR="00EA58DD">
          <w:rPr>
            <w:noProof/>
          </w:rPr>
          <w:t>10</w:t>
        </w:r>
      </w:ins>
      <w:ins w:id="1676" w:author="peng" w:date="2015-01-26T02:21:00Z">
        <w:r>
          <w:fldChar w:fldCharType="end"/>
        </w:r>
        <w:r>
          <w:t> Associations of Class "HOG"</w:t>
        </w:r>
      </w:ins>
    </w:p>
    <w:p w14:paraId="0D409BF3" w14:textId="77777777" w:rsidR="00520160" w:rsidRDefault="00520160">
      <w:pPr>
        <w:rPr>
          <w:ins w:id="1677" w:author="peng" w:date="2015-01-26T02:33:00Z"/>
        </w:rPr>
        <w:pPrChange w:id="1678" w:author="peng" w:date="2015-01-26T02:33:00Z">
          <w:pPr>
            <w:pStyle w:val="af4"/>
          </w:pPr>
        </w:pPrChange>
      </w:pPr>
    </w:p>
    <w:p w14:paraId="02AB7A2B" w14:textId="77777777" w:rsidR="00520160" w:rsidRPr="00EA58DD" w:rsidRDefault="00520160">
      <w:pPr>
        <w:rPr>
          <w:ins w:id="1679" w:author="peng" w:date="2015-01-26T02:21:00Z"/>
        </w:rPr>
        <w:pPrChange w:id="1680" w:author="peng" w:date="2015-01-26T02:33:00Z">
          <w:pPr>
            <w:pStyle w:val="af4"/>
          </w:pPr>
        </w:pPrChange>
      </w:pPr>
    </w:p>
    <w:tbl>
      <w:tblPr>
        <w:tblStyle w:val="-1"/>
        <w:tblW w:w="5000" w:type="pct"/>
        <w:jc w:val="both"/>
        <w:tblLook w:val="04A0" w:firstRow="1" w:lastRow="0" w:firstColumn="1" w:lastColumn="0" w:noHBand="0" w:noVBand="1"/>
      </w:tblPr>
      <w:tblGrid>
        <w:gridCol w:w="4867"/>
        <w:gridCol w:w="4185"/>
      </w:tblGrid>
      <w:tr w:rsidR="00420066" w14:paraId="4DF4B555" w14:textId="77777777" w:rsidTr="00420066">
        <w:trPr>
          <w:cnfStyle w:val="100000000000" w:firstRow="1" w:lastRow="0" w:firstColumn="0" w:lastColumn="0" w:oddVBand="0" w:evenVBand="0" w:oddHBand="0" w:evenHBand="0" w:firstRowFirstColumn="0" w:firstRowLastColumn="0" w:lastRowFirstColumn="0" w:lastRowLastColumn="0"/>
          <w:tblHeader/>
          <w:jc w:val="both"/>
          <w:ins w:id="168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AA6EFF8" w14:textId="77777777" w:rsidR="00420066" w:rsidRDefault="00420066" w:rsidP="00420066">
            <w:pPr>
              <w:jc w:val="center"/>
              <w:rPr>
                <w:ins w:id="1682" w:author="peng" w:date="2015-01-26T02:21:00Z"/>
              </w:rPr>
            </w:pPr>
            <w:ins w:id="1683" w:author="peng" w:date="2015-01-26T02:21:00Z">
              <w:r>
                <w:t>Name</w:t>
              </w:r>
            </w:ins>
          </w:p>
        </w:tc>
        <w:tc>
          <w:tcPr>
            <w:tcW w:w="0" w:type="auto"/>
          </w:tcPr>
          <w:p w14:paraId="4150A5C8"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1684" w:author="peng" w:date="2015-01-26T02:21:00Z"/>
              </w:rPr>
            </w:pPr>
            <w:ins w:id="1685" w:author="peng" w:date="2015-01-26T02:21:00Z">
              <w:r>
                <w:t>Summary</w:t>
              </w:r>
            </w:ins>
          </w:p>
        </w:tc>
      </w:tr>
      <w:tr w:rsidR="00420066" w14:paraId="3B060EC2" w14:textId="77777777" w:rsidTr="00420066">
        <w:trPr>
          <w:cnfStyle w:val="000000100000" w:firstRow="0" w:lastRow="0" w:firstColumn="0" w:lastColumn="0" w:oddVBand="0" w:evenVBand="0" w:oddHBand="1" w:evenHBand="0" w:firstRowFirstColumn="0" w:firstRowLastColumn="0" w:lastRowFirstColumn="0" w:lastRowLastColumn="0"/>
          <w:jc w:val="both"/>
          <w:ins w:id="168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FDD6940" w14:textId="77777777" w:rsidR="00420066" w:rsidRDefault="00420066" w:rsidP="00420066">
            <w:pPr>
              <w:rPr>
                <w:ins w:id="1687" w:author="peng" w:date="2015-01-26T02:21:00Z"/>
              </w:rPr>
            </w:pPr>
            <w:ins w:id="1688" w:author="peng" w:date="2015-01-26T02:21:00Z">
              <w:r>
                <w:fldChar w:fldCharType="begin"/>
              </w:r>
              <w:r>
                <w:instrText xml:space="preserve"> HYPERLINK \l "_d47babce-5ef4-4949-a3db-8ed5403b6789" \h </w:instrText>
              </w:r>
              <w:r>
                <w:fldChar w:fldCharType="separate"/>
              </w:r>
              <w:r>
                <w:rPr>
                  <w:rStyle w:val="af2"/>
                </w:rPr>
                <w:t>PixelHelper</w:t>
              </w:r>
              <w:r>
                <w:rPr>
                  <w:rStyle w:val="af2"/>
                </w:rPr>
                <w:fldChar w:fldCharType="end"/>
              </w:r>
            </w:ins>
          </w:p>
        </w:tc>
        <w:tc>
          <w:tcPr>
            <w:tcW w:w="0" w:type="auto"/>
          </w:tcPr>
          <w:p w14:paraId="2C1BA141" w14:textId="77777777" w:rsidR="00420066" w:rsidRDefault="00420066" w:rsidP="00420066">
            <w:pPr>
              <w:cnfStyle w:val="000000100000" w:firstRow="0" w:lastRow="0" w:firstColumn="0" w:lastColumn="0" w:oddVBand="0" w:evenVBand="0" w:oddHBand="1" w:evenHBand="0" w:firstRowFirstColumn="0" w:firstRowLastColumn="0" w:lastRowFirstColumn="0" w:lastRowLastColumn="0"/>
              <w:rPr>
                <w:ins w:id="1689" w:author="peng" w:date="2015-01-26T02:21:00Z"/>
              </w:rPr>
            </w:pPr>
          </w:p>
        </w:tc>
      </w:tr>
    </w:tbl>
    <w:p w14:paraId="727101A3" w14:textId="77777777" w:rsidR="00420066" w:rsidRDefault="00420066" w:rsidP="00420066">
      <w:pPr>
        <w:pStyle w:val="af4"/>
        <w:rPr>
          <w:ins w:id="1690" w:author="peng" w:date="2015-01-26T02:33:00Z"/>
        </w:rPr>
      </w:pPr>
      <w:ins w:id="1691" w:author="peng" w:date="2015-01-26T02:21:00Z">
        <w:r>
          <w:t>Table </w:t>
        </w:r>
        <w:r>
          <w:fldChar w:fldCharType="begin"/>
        </w:r>
        <w:r>
          <w:instrText>SEQ Table \* ARABIC</w:instrText>
        </w:r>
        <w:r>
          <w:fldChar w:fldCharType="separate"/>
        </w:r>
      </w:ins>
      <w:ins w:id="1692" w:author="peng" w:date="2015-01-26T03:23:00Z">
        <w:r w:rsidR="00EA58DD">
          <w:rPr>
            <w:noProof/>
          </w:rPr>
          <w:t>11</w:t>
        </w:r>
      </w:ins>
      <w:ins w:id="1693" w:author="peng" w:date="2015-01-26T02:21:00Z">
        <w:r>
          <w:fldChar w:fldCharType="end"/>
        </w:r>
        <w:r>
          <w:t> Owned Classes of Class "HOG"</w:t>
        </w:r>
      </w:ins>
    </w:p>
    <w:p w14:paraId="4DEC4EA8" w14:textId="77777777" w:rsidR="00520160" w:rsidRDefault="00520160">
      <w:pPr>
        <w:rPr>
          <w:ins w:id="1694" w:author="peng" w:date="2015-01-26T02:33:00Z"/>
        </w:rPr>
        <w:pPrChange w:id="1695" w:author="peng" w:date="2015-01-26T02:33:00Z">
          <w:pPr>
            <w:pStyle w:val="af4"/>
          </w:pPr>
        </w:pPrChange>
      </w:pPr>
    </w:p>
    <w:p w14:paraId="7D9272A0" w14:textId="77777777" w:rsidR="00520160" w:rsidRDefault="00520160">
      <w:pPr>
        <w:rPr>
          <w:ins w:id="1696" w:author="peng" w:date="2015-01-26T02:33:00Z"/>
        </w:rPr>
        <w:pPrChange w:id="1697" w:author="peng" w:date="2015-01-26T02:33:00Z">
          <w:pPr>
            <w:pStyle w:val="af4"/>
          </w:pPr>
        </w:pPrChange>
      </w:pPr>
    </w:p>
    <w:p w14:paraId="76446E24" w14:textId="77777777" w:rsidR="00520160" w:rsidRDefault="00520160">
      <w:pPr>
        <w:rPr>
          <w:ins w:id="1698" w:author="peng" w:date="2015-01-26T02:33:00Z"/>
        </w:rPr>
        <w:pPrChange w:id="1699" w:author="peng" w:date="2015-01-26T02:33:00Z">
          <w:pPr>
            <w:pStyle w:val="af4"/>
          </w:pPr>
        </w:pPrChange>
      </w:pPr>
    </w:p>
    <w:p w14:paraId="3A424B65" w14:textId="77777777" w:rsidR="00520160" w:rsidRDefault="00520160">
      <w:pPr>
        <w:rPr>
          <w:ins w:id="1700" w:author="peng" w:date="2015-01-26T02:33:00Z"/>
        </w:rPr>
        <w:pPrChange w:id="1701" w:author="peng" w:date="2015-01-26T02:33:00Z">
          <w:pPr>
            <w:pStyle w:val="af4"/>
          </w:pPr>
        </w:pPrChange>
      </w:pPr>
    </w:p>
    <w:p w14:paraId="1C534653" w14:textId="77777777" w:rsidR="00520160" w:rsidRDefault="00520160">
      <w:pPr>
        <w:rPr>
          <w:ins w:id="1702" w:author="peng" w:date="2015-01-26T02:33:00Z"/>
        </w:rPr>
        <w:pPrChange w:id="1703" w:author="peng" w:date="2015-01-26T02:33:00Z">
          <w:pPr>
            <w:pStyle w:val="af4"/>
          </w:pPr>
        </w:pPrChange>
      </w:pPr>
    </w:p>
    <w:p w14:paraId="41BD8F75" w14:textId="77777777" w:rsidR="00520160" w:rsidRDefault="00520160">
      <w:pPr>
        <w:rPr>
          <w:ins w:id="1704" w:author="peng" w:date="2015-01-26T02:33:00Z"/>
        </w:rPr>
        <w:pPrChange w:id="1705" w:author="peng" w:date="2015-01-26T02:33:00Z">
          <w:pPr>
            <w:pStyle w:val="af4"/>
          </w:pPr>
        </w:pPrChange>
      </w:pPr>
    </w:p>
    <w:p w14:paraId="203542EA" w14:textId="77777777" w:rsidR="00520160" w:rsidRDefault="00520160">
      <w:pPr>
        <w:rPr>
          <w:ins w:id="1706" w:author="peng" w:date="2015-01-26T02:33:00Z"/>
        </w:rPr>
        <w:pPrChange w:id="1707" w:author="peng" w:date="2015-01-26T02:33:00Z">
          <w:pPr>
            <w:pStyle w:val="af4"/>
          </w:pPr>
        </w:pPrChange>
      </w:pPr>
    </w:p>
    <w:p w14:paraId="3654C275" w14:textId="77777777" w:rsidR="00520160" w:rsidRDefault="00520160">
      <w:pPr>
        <w:rPr>
          <w:ins w:id="1708" w:author="peng" w:date="2015-01-26T02:33:00Z"/>
        </w:rPr>
        <w:pPrChange w:id="1709" w:author="peng" w:date="2015-01-26T02:33:00Z">
          <w:pPr>
            <w:pStyle w:val="af4"/>
          </w:pPr>
        </w:pPrChange>
      </w:pPr>
    </w:p>
    <w:p w14:paraId="6CB4C5DD" w14:textId="77777777" w:rsidR="00520160" w:rsidRDefault="00520160">
      <w:pPr>
        <w:rPr>
          <w:ins w:id="1710" w:author="peng" w:date="2015-01-26T02:33:00Z"/>
        </w:rPr>
        <w:pPrChange w:id="1711" w:author="peng" w:date="2015-01-26T02:33:00Z">
          <w:pPr>
            <w:pStyle w:val="af4"/>
          </w:pPr>
        </w:pPrChange>
      </w:pPr>
    </w:p>
    <w:p w14:paraId="0B7534D7" w14:textId="77777777" w:rsidR="00520160" w:rsidRDefault="00520160">
      <w:pPr>
        <w:rPr>
          <w:ins w:id="1712" w:author="peng" w:date="2015-01-26T02:33:00Z"/>
        </w:rPr>
        <w:pPrChange w:id="1713" w:author="peng" w:date="2015-01-26T02:33:00Z">
          <w:pPr>
            <w:pStyle w:val="af4"/>
          </w:pPr>
        </w:pPrChange>
      </w:pPr>
    </w:p>
    <w:p w14:paraId="2A78DD72" w14:textId="77777777" w:rsidR="00520160" w:rsidRDefault="00520160">
      <w:pPr>
        <w:rPr>
          <w:ins w:id="1714" w:author="peng" w:date="2015-01-26T02:33:00Z"/>
        </w:rPr>
        <w:pPrChange w:id="1715" w:author="peng" w:date="2015-01-26T02:33:00Z">
          <w:pPr>
            <w:pStyle w:val="af4"/>
          </w:pPr>
        </w:pPrChange>
      </w:pPr>
    </w:p>
    <w:p w14:paraId="79D420DF" w14:textId="77777777" w:rsidR="00520160" w:rsidRDefault="00520160">
      <w:pPr>
        <w:rPr>
          <w:ins w:id="1716" w:author="peng" w:date="2015-01-26T02:33:00Z"/>
        </w:rPr>
        <w:pPrChange w:id="1717" w:author="peng" w:date="2015-01-26T02:33:00Z">
          <w:pPr>
            <w:pStyle w:val="af4"/>
          </w:pPr>
        </w:pPrChange>
      </w:pPr>
    </w:p>
    <w:p w14:paraId="59FE0FA2" w14:textId="77777777" w:rsidR="00520160" w:rsidRDefault="00520160">
      <w:pPr>
        <w:rPr>
          <w:ins w:id="1718" w:author="peng" w:date="2015-01-26T02:33:00Z"/>
        </w:rPr>
        <w:pPrChange w:id="1719" w:author="peng" w:date="2015-01-26T02:33:00Z">
          <w:pPr>
            <w:pStyle w:val="af4"/>
          </w:pPr>
        </w:pPrChange>
      </w:pPr>
    </w:p>
    <w:p w14:paraId="02AAA72D" w14:textId="77777777" w:rsidR="00520160" w:rsidRPr="00EA58DD" w:rsidRDefault="00520160">
      <w:pPr>
        <w:rPr>
          <w:ins w:id="1720" w:author="peng" w:date="2015-01-26T02:21:00Z"/>
        </w:rPr>
        <w:pPrChange w:id="1721" w:author="peng" w:date="2015-01-26T02:33:00Z">
          <w:pPr>
            <w:pStyle w:val="af4"/>
          </w:pPr>
        </w:pPrChange>
      </w:pPr>
    </w:p>
    <w:p w14:paraId="7458D042" w14:textId="77777777" w:rsidR="00420066" w:rsidRDefault="00420066" w:rsidP="00420066">
      <w:pPr>
        <w:pStyle w:val="2"/>
        <w:rPr>
          <w:ins w:id="1722" w:author="peng" w:date="2015-01-26T02:21:00Z"/>
        </w:rPr>
      </w:pPr>
      <w:bookmarkStart w:id="1723" w:name="_7d92f50b-23ca-492e-955c-d6ec3ca3f45d"/>
      <w:bookmarkStart w:id="1724" w:name="_Toc410005058"/>
      <w:ins w:id="1725" w:author="peng" w:date="2015-01-26T02:21:00Z">
        <w:r>
          <w:lastRenderedPageBreak/>
          <w:t>Class "</w:t>
        </w:r>
      </w:ins>
      <w:customXmlInsRangeStart w:id="1726" w:author="peng" w:date="2015-01-26T02:21:00Z"/>
      <w:sdt>
        <w:sdtPr>
          <w:alias w:val="Class ATTRIBUTE Name"/>
          <w:tag w:val="7d92f50b-23ca-492e-955c-d6ec3ca3f45d"/>
          <w:id w:val="-2053602726"/>
          <w:dataBinding w:xpath="/elements/element[@objid='7d92f50b-23ca-492e-955c-d6ec3ca3f45d']/content[@alias='Class ATTRIBUTE Name']" w:storeItemID="{D35B6978-45B9-4860-8E6E-EDB6F017D2CB}"/>
          <w:text w:multiLine="1"/>
        </w:sdtPr>
        <w:sdtEndPr/>
        <w:sdtContent>
          <w:customXmlInsRangeEnd w:id="1726"/>
          <w:ins w:id="1727" w:author="peng" w:date="2015-01-26T02:21:00Z">
            <w:r>
              <w:t>HOGAppli</w:t>
            </w:r>
          </w:ins>
          <w:customXmlInsRangeStart w:id="1728" w:author="peng" w:date="2015-01-26T02:21:00Z"/>
        </w:sdtContent>
      </w:sdt>
      <w:customXmlInsRangeEnd w:id="1728"/>
      <w:ins w:id="1729" w:author="peng" w:date="2015-01-26T02:21:00Z">
        <w:r>
          <w:t>"</w:t>
        </w:r>
        <w:bookmarkEnd w:id="1723"/>
        <w:bookmarkEnd w:id="1724"/>
      </w:ins>
    </w:p>
    <w:p w14:paraId="0E3A7289" w14:textId="77777777" w:rsidR="00420066" w:rsidRDefault="00420066" w:rsidP="00420066">
      <w:pPr>
        <w:pStyle w:val="ab"/>
        <w:rPr>
          <w:ins w:id="1730" w:author="peng" w:date="2015-01-26T02:21:00Z"/>
          <w:rStyle w:val="ae"/>
        </w:rPr>
      </w:pPr>
      <w:ins w:id="1731" w:author="peng" w:date="2015-01-26T02:21:00Z">
        <w:r>
          <w:rPr>
            <w:rStyle w:val="ae"/>
          </w:rPr>
          <w:t xml:space="preserve">from Package </w:t>
        </w:r>
      </w:ins>
      <w:customXmlInsRangeStart w:id="1732" w:author="peng" w:date="2015-01-26T02:21:00Z"/>
      <w:sdt>
        <w:sdtPr>
          <w:rPr>
            <w:rStyle w:val="ae"/>
          </w:rPr>
          <w:alias w:val="Package ATTRIBUTE Name"/>
          <w:tag w:val="3dcb2c09-2a32-475f-982a-7933da523875"/>
          <w:id w:val="15580312"/>
          <w:dataBinding w:xpath="/elements/element[@objid='3dcb2c09-2a32-475f-982a-7933da523875']/content[@alias='Package ATTRIBUTE Name']" w:storeItemID="{D35B6978-45B9-4860-8E6E-EDB6F017D2CB}"/>
          <w:text w:multiLine="1"/>
        </w:sdtPr>
        <w:sdtEndPr>
          <w:rPr>
            <w:rStyle w:val="ae"/>
          </w:rPr>
        </w:sdtEndPr>
        <w:sdtContent>
          <w:customXmlInsRangeEnd w:id="1732"/>
          <w:ins w:id="1733" w:author="peng" w:date="2015-01-26T02:21:00Z">
            <w:r>
              <w:rPr>
                <w:rStyle w:val="ae"/>
              </w:rPr>
              <w:t>gforge</w:t>
            </w:r>
          </w:ins>
          <w:customXmlInsRangeStart w:id="1734" w:author="peng" w:date="2015-01-26T02:21:00Z"/>
        </w:sdtContent>
      </w:sdt>
      <w:customXmlInsRangeEnd w:id="1734"/>
      <w:ins w:id="1735" w:author="peng" w:date="2015-01-26T02:21:00Z">
        <w:r>
          <w:rPr>
            <w:rStyle w:val="ae"/>
          </w:rPr>
          <w:t>.</w:t>
        </w:r>
      </w:ins>
      <w:customXmlInsRangeStart w:id="1736" w:author="peng" w:date="2015-01-26T02:21:00Z"/>
      <w:sdt>
        <w:sdtPr>
          <w:rPr>
            <w:rStyle w:val="ae"/>
          </w:rPr>
          <w:alias w:val="Package ATTRIBUTE Name"/>
          <w:tag w:val="3c0eec90-a163-4364-8ec1-855c885b184b"/>
          <w:id w:val="132685667"/>
          <w:dataBinding w:xpath="/elements/element[@objid='3c0eec90-a163-4364-8ec1-855c885b184b']/content[@alias='Package ATTRIBUTE Name']" w:storeItemID="{D35B6978-45B9-4860-8E6E-EDB6F017D2CB}"/>
          <w:text w:multiLine="1"/>
        </w:sdtPr>
        <w:sdtEndPr>
          <w:rPr>
            <w:rStyle w:val="ae"/>
          </w:rPr>
        </w:sdtEndPr>
        <w:sdtContent>
          <w:customXmlInsRangeEnd w:id="1736"/>
          <w:ins w:id="1737" w:author="peng" w:date="2015-01-26T02:21:00Z">
            <w:r>
              <w:rPr>
                <w:rStyle w:val="ae"/>
              </w:rPr>
              <w:t>RandomForestHOG</w:t>
            </w:r>
          </w:ins>
          <w:customXmlInsRangeStart w:id="1738" w:author="peng" w:date="2015-01-26T02:21:00Z"/>
        </w:sdtContent>
      </w:sdt>
      <w:customXmlInsRangeEnd w:id="1738"/>
      <w:ins w:id="1739" w:author="peng" w:date="2015-01-26T02:21:00Z">
        <w:r>
          <w:rPr>
            <w:rStyle w:val="ae"/>
          </w:rPr>
          <w:t>.</w:t>
        </w:r>
        <w:r>
          <w:fldChar w:fldCharType="begin"/>
        </w:r>
        <w:r>
          <w:instrText xml:space="preserve"> HYPERLINK \l "_3f901274-58e3-42e4-98b3-df441014db6d" \h </w:instrText>
        </w:r>
        <w:r>
          <w:fldChar w:fldCharType="separate"/>
        </w:r>
        <w:r>
          <w:rPr>
            <w:rStyle w:val="af2"/>
          </w:rPr>
          <w:t>HOG</w:t>
        </w:r>
        <w:r>
          <w:rPr>
            <w:rStyle w:val="af2"/>
          </w:rPr>
          <w:fldChar w:fldCharType="end"/>
        </w:r>
      </w:ins>
    </w:p>
    <w:p w14:paraId="73489D4D" w14:textId="77777777" w:rsidR="00420066" w:rsidRDefault="00420066" w:rsidP="00420066">
      <w:pPr>
        <w:pStyle w:val="Texte"/>
        <w:rPr>
          <w:ins w:id="1740" w:author="peng" w:date="2015-01-26T02:21:00Z"/>
        </w:rPr>
      </w:pPr>
      <w:ins w:id="1741" w:author="peng" w:date="2015-01-26T02:21:00Z">
        <w:r>
          <w:t xml:space="preserve">Stereotypes: </w:t>
        </w:r>
      </w:ins>
      <w:customXmlInsRangeStart w:id="1742" w:author="peng" w:date="2015-01-26T02:21:00Z"/>
      <w:sdt>
        <w:sdtPr>
          <w:alias w:val="Stereotype ATTRIBUTE Name"/>
          <w:tag w:val="01ec23a8-0000-0258-0000-000000000000"/>
          <w:id w:val="-326909511"/>
          <w:dataBinding w:xpath="/elements/element[@objid='01ec23a8-0000-0258-0000-000000000000']/content[@alias='Stereotype ATTRIBUTE Name']" w:storeItemID="{D35B6978-45B9-4860-8E6E-EDB6F017D2CB}"/>
          <w:text w:multiLine="1"/>
        </w:sdtPr>
        <w:sdtEndPr/>
        <w:sdtContent>
          <w:customXmlInsRangeEnd w:id="1742"/>
          <w:ins w:id="1743" w:author="peng" w:date="2015-01-26T02:21:00Z">
            <w:r>
              <w:t>Java Class</w:t>
            </w:r>
          </w:ins>
          <w:customXmlInsRangeStart w:id="1744" w:author="peng" w:date="2015-01-26T02:21:00Z"/>
        </w:sdtContent>
      </w:sdt>
      <w:customXmlInsRangeEnd w:id="1744"/>
    </w:p>
    <w:p w14:paraId="43C78144" w14:textId="77777777" w:rsidR="00420066" w:rsidRDefault="007D1D13" w:rsidP="00420066">
      <w:pPr>
        <w:rPr>
          <w:ins w:id="1745" w:author="peng" w:date="2015-01-26T02:21:00Z"/>
        </w:rPr>
      </w:pPr>
      <w:customXmlInsRangeStart w:id="1746" w:author="peng" w:date="2015-01-26T02:21:00Z"/>
      <w:sdt>
        <w:sdtPr>
          <w:alias w:val="Class NOTE description 0"/>
          <w:tag w:val="7d92f50b-23ca-492e-955c-d6ec3ca3f45d"/>
          <w:id w:val="915678751"/>
          <w:dataBinding w:xpath="/elements/element[@objid='7d92f50b-23ca-492e-955c-d6ec3ca3f45d']/content[@alias='Class NOTE description 0']" w:storeItemID="{D35B6978-45B9-4860-8E6E-EDB6F017D2CB}"/>
          <w:text w:multiLine="1"/>
        </w:sdtPr>
        <w:sdtEndPr/>
        <w:sdtContent>
          <w:customXmlInsRangeEnd w:id="1746"/>
          <w:ins w:id="1747" w:author="peng" w:date="2015-01-26T02:21:00Z">
            <w:r w:rsidR="00420066">
              <w:t xml:space="preserve">load files, caculate the HOGs and generate data sets </w:t>
            </w:r>
          </w:ins>
          <w:customXmlInsRangeStart w:id="1748" w:author="peng" w:date="2015-01-26T02:21:00Z"/>
        </w:sdtContent>
      </w:sdt>
      <w:customXmlInsRangeEnd w:id="1748"/>
    </w:p>
    <w:p w14:paraId="025EBB6D" w14:textId="77777777" w:rsidR="00520160" w:rsidRDefault="00520160" w:rsidP="00420066">
      <w:pPr>
        <w:pStyle w:val="af4"/>
        <w:rPr>
          <w:ins w:id="1749" w:author="peng" w:date="2015-01-26T02:33:00Z"/>
        </w:rPr>
      </w:pPr>
    </w:p>
    <w:p w14:paraId="0B51CB07" w14:textId="77777777" w:rsidR="00420066" w:rsidRDefault="00420066" w:rsidP="00420066">
      <w:pPr>
        <w:pStyle w:val="af4"/>
        <w:rPr>
          <w:ins w:id="1750" w:author="peng" w:date="2015-01-26T02:21:00Z"/>
        </w:rPr>
      </w:pPr>
      <w:ins w:id="1751" w:author="peng" w:date="2015-01-26T02:21:00Z">
        <w:r>
          <w:t>Figure </w:t>
        </w:r>
        <w:r>
          <w:fldChar w:fldCharType="begin"/>
        </w:r>
        <w:r>
          <w:instrText>SEQ Figure \* ARABIC</w:instrText>
        </w:r>
        <w:r>
          <w:fldChar w:fldCharType="separate"/>
        </w:r>
      </w:ins>
      <w:ins w:id="1752" w:author="peng" w:date="2015-01-26T03:23:00Z">
        <w:r w:rsidR="00EA58DD">
          <w:rPr>
            <w:noProof/>
          </w:rPr>
          <w:t>5</w:t>
        </w:r>
      </w:ins>
      <w:ins w:id="1753" w:author="peng" w:date="2015-01-26T02:21:00Z">
        <w:r>
          <w:fldChar w:fldCharType="end"/>
        </w:r>
        <w:r>
          <w:t> HOGAppli Class diagram</w:t>
        </w:r>
      </w:ins>
    </w:p>
    <w:p w14:paraId="5BE692B9" w14:textId="78210390" w:rsidR="00420066" w:rsidRDefault="00420066" w:rsidP="00420066">
      <w:pPr>
        <w:pStyle w:val="Image"/>
        <w:jc w:val="center"/>
        <w:rPr>
          <w:ins w:id="1754" w:author="peng" w:date="2015-01-26T02:33:00Z"/>
        </w:rPr>
      </w:pPr>
      <w:ins w:id="1755" w:author="peng" w:date="2015-01-26T02:21:00Z">
        <w:r>
          <w:rPr>
            <w:noProof/>
            <w:lang w:eastAsia="zh-TW"/>
          </w:rPr>
          <w:drawing>
            <wp:inline distT="0" distB="0" distL="0" distR="0" wp14:anchorId="0ACE1883" wp14:editId="266E7F93">
              <wp:extent cx="5619750" cy="381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585622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3810000"/>
                      </a:xfrm>
                      <a:prstGeom prst="rect">
                        <a:avLst/>
                      </a:prstGeom>
                      <a:noFill/>
                      <a:ln>
                        <a:noFill/>
                      </a:ln>
                    </pic:spPr>
                  </pic:pic>
                </a:graphicData>
              </a:graphic>
            </wp:inline>
          </w:drawing>
        </w:r>
      </w:ins>
    </w:p>
    <w:p w14:paraId="0748F1C9" w14:textId="77777777" w:rsidR="00520160" w:rsidRDefault="00520160">
      <w:pPr>
        <w:rPr>
          <w:ins w:id="1756" w:author="peng" w:date="2015-01-26T02:33:00Z"/>
        </w:rPr>
        <w:pPrChange w:id="1757" w:author="peng" w:date="2015-01-26T02:33:00Z">
          <w:pPr>
            <w:pStyle w:val="Image"/>
            <w:jc w:val="center"/>
          </w:pPr>
        </w:pPrChange>
      </w:pPr>
    </w:p>
    <w:p w14:paraId="14704D71" w14:textId="77777777" w:rsidR="00520160" w:rsidRPr="00520160" w:rsidRDefault="00520160">
      <w:pPr>
        <w:rPr>
          <w:ins w:id="1758" w:author="peng" w:date="2015-01-26T02:21:00Z"/>
        </w:rPr>
        <w:pPrChange w:id="1759" w:author="peng" w:date="2015-01-26T02:33:00Z">
          <w:pPr>
            <w:pStyle w:val="Image"/>
            <w:jc w:val="center"/>
          </w:pPr>
        </w:pPrChange>
      </w:pPr>
    </w:p>
    <w:tbl>
      <w:tblPr>
        <w:tblStyle w:val="-1"/>
        <w:tblW w:w="5000" w:type="pct"/>
        <w:jc w:val="both"/>
        <w:tblLook w:val="04A0" w:firstRow="1" w:lastRow="0" w:firstColumn="1" w:lastColumn="0" w:noHBand="0" w:noVBand="1"/>
      </w:tblPr>
      <w:tblGrid>
        <w:gridCol w:w="5081"/>
        <w:gridCol w:w="3971"/>
      </w:tblGrid>
      <w:tr w:rsidR="00420066" w14:paraId="056F0407" w14:textId="77777777" w:rsidTr="00420066">
        <w:trPr>
          <w:cnfStyle w:val="100000000000" w:firstRow="1" w:lastRow="0" w:firstColumn="0" w:lastColumn="0" w:oddVBand="0" w:evenVBand="0" w:oddHBand="0" w:evenHBand="0" w:firstRowFirstColumn="0" w:firstRowLastColumn="0" w:lastRowFirstColumn="0" w:lastRowLastColumn="0"/>
          <w:tblHeader/>
          <w:jc w:val="both"/>
          <w:ins w:id="176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797B27A" w14:textId="77777777" w:rsidR="00420066" w:rsidRDefault="00420066" w:rsidP="00420066">
            <w:pPr>
              <w:jc w:val="center"/>
              <w:rPr>
                <w:ins w:id="1761" w:author="peng" w:date="2015-01-26T02:21:00Z"/>
              </w:rPr>
            </w:pPr>
            <w:ins w:id="1762" w:author="peng" w:date="2015-01-26T02:21:00Z">
              <w:r>
                <w:t>Name</w:t>
              </w:r>
            </w:ins>
          </w:p>
        </w:tc>
        <w:tc>
          <w:tcPr>
            <w:tcW w:w="0" w:type="auto"/>
          </w:tcPr>
          <w:p w14:paraId="51A6C20B"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1763" w:author="peng" w:date="2015-01-26T02:21:00Z"/>
              </w:rPr>
            </w:pPr>
            <w:ins w:id="1764" w:author="peng" w:date="2015-01-26T02:21:00Z">
              <w:r>
                <w:t>Description</w:t>
              </w:r>
            </w:ins>
          </w:p>
        </w:tc>
      </w:tr>
      <w:tr w:rsidR="00420066" w14:paraId="5873E85B" w14:textId="77777777" w:rsidTr="00420066">
        <w:trPr>
          <w:cnfStyle w:val="000000100000" w:firstRow="0" w:lastRow="0" w:firstColumn="0" w:lastColumn="0" w:oddVBand="0" w:evenVBand="0" w:oddHBand="1" w:evenHBand="0" w:firstRowFirstColumn="0" w:firstRowLastColumn="0" w:lastRowFirstColumn="0" w:lastRowLastColumn="0"/>
          <w:jc w:val="both"/>
          <w:ins w:id="176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EFA46D4" w14:textId="77777777" w:rsidR="00420066" w:rsidRDefault="007D1D13" w:rsidP="00420066">
            <w:pPr>
              <w:rPr>
                <w:ins w:id="1766" w:author="peng" w:date="2015-01-26T02:21:00Z"/>
              </w:rPr>
            </w:pPr>
            <w:customXmlInsRangeStart w:id="1767" w:author="peng" w:date="2015-01-26T02:21:00Z"/>
            <w:sdt>
              <w:sdtPr>
                <w:alias w:val="Operation ATTRIBUTE Name"/>
                <w:tag w:val="e63551b7-7f3b-472a-bbe7-e1e12a5441fd"/>
                <w:id w:val="1617330593"/>
                <w:dataBinding w:xpath="/elements/element[@objid='e63551b7-7f3b-472a-bbe7-e1e12a5441fd']/content[@alias='Operation ATTRIBUTE Name']" w:storeItemID="{D35B6978-45B9-4860-8E6E-EDB6F017D2CB}"/>
                <w:text w:multiLine="1"/>
              </w:sdtPr>
              <w:sdtEndPr/>
              <w:sdtContent>
                <w:customXmlInsRangeEnd w:id="1767"/>
                <w:ins w:id="1768" w:author="peng" w:date="2015-01-26T02:21:00Z">
                  <w:r w:rsidR="00420066">
                    <w:t>HOGAppli</w:t>
                  </w:r>
                </w:ins>
                <w:customXmlInsRangeStart w:id="1769" w:author="peng" w:date="2015-01-26T02:21:00Z"/>
              </w:sdtContent>
            </w:sdt>
            <w:customXmlInsRangeEnd w:id="1769"/>
            <w:ins w:id="1770" w:author="peng" w:date="2015-01-26T02:21:00Z">
              <w:r w:rsidR="00420066">
                <w:t xml:space="preserve"> ()</w:t>
              </w:r>
            </w:ins>
          </w:p>
        </w:tc>
        <w:tc>
          <w:tcPr>
            <w:tcW w:w="0" w:type="auto"/>
          </w:tcPr>
          <w:p w14:paraId="327BF507"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771" w:author="peng" w:date="2015-01-26T02:21:00Z"/>
              </w:rPr>
            </w:pPr>
            <w:customXmlInsRangeStart w:id="1772" w:author="peng" w:date="2015-01-26T02:21:00Z"/>
            <w:sdt>
              <w:sdtPr>
                <w:alias w:val="Operation NOTE description 0"/>
                <w:tag w:val="e63551b7-7f3b-472a-bbe7-e1e12a5441fd"/>
                <w:id w:val="1475720550"/>
                <w:dataBinding w:xpath="/elements/element[@objid='e63551b7-7f3b-472a-bbe7-e1e12a5441fd']/content[@alias='Operation NOTE description 0']" w:storeItemID="{D35B6978-45B9-4860-8E6E-EDB6F017D2CB}"/>
                <w:text w:multiLine="1"/>
              </w:sdtPr>
              <w:sdtEndPr/>
              <w:sdtContent>
                <w:customXmlInsRangeEnd w:id="1772"/>
                <w:ins w:id="1773" w:author="peng" w:date="2015-01-26T02:21:00Z">
                  <w:r w:rsidR="00420066">
                    <w:t xml:space="preserve">set up hogParam </w:t>
                  </w:r>
                </w:ins>
                <w:customXmlInsRangeStart w:id="1774" w:author="peng" w:date="2015-01-26T02:21:00Z"/>
              </w:sdtContent>
            </w:sdt>
            <w:customXmlInsRangeEnd w:id="1774"/>
          </w:p>
        </w:tc>
      </w:tr>
      <w:tr w:rsidR="00420066" w14:paraId="15DB634E" w14:textId="77777777" w:rsidTr="00420066">
        <w:trPr>
          <w:jc w:val="both"/>
          <w:ins w:id="177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1A5CA97" w14:textId="77777777" w:rsidR="00420066" w:rsidRDefault="007D1D13" w:rsidP="00420066">
            <w:pPr>
              <w:rPr>
                <w:ins w:id="1776" w:author="peng" w:date="2015-01-26T02:21:00Z"/>
              </w:rPr>
            </w:pPr>
            <w:customXmlInsRangeStart w:id="1777" w:author="peng" w:date="2015-01-26T02:21:00Z"/>
            <w:sdt>
              <w:sdtPr>
                <w:alias w:val="Operation ATTRIBUTE Name"/>
                <w:tag w:val="df880245-2dbb-48b6-ab33-aa35dec368f2"/>
                <w:id w:val="1669438866"/>
                <w:dataBinding w:xpath="/elements/element[@objid='df880245-2dbb-48b6-ab33-aa35dec368f2']/content[@alias='Operation ATTRIBUTE Name']" w:storeItemID="{D35B6978-45B9-4860-8E6E-EDB6F017D2CB}"/>
                <w:text w:multiLine="1"/>
              </w:sdtPr>
              <w:sdtEndPr/>
              <w:sdtContent>
                <w:customXmlInsRangeEnd w:id="1777"/>
                <w:ins w:id="1778" w:author="peng" w:date="2015-01-26T02:21:00Z">
                  <w:r w:rsidR="00420066">
                    <w:t>HOGAppli</w:t>
                  </w:r>
                </w:ins>
                <w:customXmlInsRangeStart w:id="1779" w:author="peng" w:date="2015-01-26T02:21:00Z"/>
              </w:sdtContent>
            </w:sdt>
            <w:customXmlInsRangeEnd w:id="1779"/>
            <w:ins w:id="1780" w:author="peng" w:date="2015-01-26T02:21:00Z">
              <w:r w:rsidR="00420066">
                <w:t xml:space="preserve"> (</w:t>
              </w:r>
            </w:ins>
            <w:customXmlInsRangeStart w:id="1781" w:author="peng" w:date="2015-01-26T02:21:00Z"/>
            <w:sdt>
              <w:sdtPr>
                <w:rPr>
                  <w:rStyle w:val="ae"/>
                </w:rPr>
                <w:alias w:val="Parameter ATTRIBUTE ParameterPassing"/>
                <w:tag w:val="7891e056-0d76-40ab-b600-5e5f518cead8"/>
                <w:id w:val="991066716"/>
                <w:dataBinding w:xpath="/elements/element[@objid='7891e056-0d76-40ab-b600-5e5f518cead8']/content[@alias='Parameter ATTRIBUTE ParameterPassing']" w:storeItemID="{D35B6978-45B9-4860-8E6E-EDB6F017D2CB}"/>
                <w:text w:multiLine="1"/>
              </w:sdtPr>
              <w:sdtEndPr>
                <w:rPr>
                  <w:rStyle w:val="ae"/>
                </w:rPr>
              </w:sdtEndPr>
              <w:sdtContent>
                <w:customXmlInsRangeEnd w:id="1781"/>
                <w:ins w:id="1782" w:author="peng" w:date="2015-01-26T02:21:00Z">
                  <w:r w:rsidR="00420066">
                    <w:rPr>
                      <w:rStyle w:val="ae"/>
                    </w:rPr>
                    <w:t>Inout</w:t>
                  </w:r>
                </w:ins>
                <w:customXmlInsRangeStart w:id="1783" w:author="peng" w:date="2015-01-26T02:21:00Z"/>
              </w:sdtContent>
            </w:sdt>
            <w:customXmlInsRangeEnd w:id="1783"/>
            <w:ins w:id="1784" w:author="peng" w:date="2015-01-26T02:21:00Z">
              <w:r w:rsidR="00420066">
                <w:rPr>
                  <w:rStyle w:val="ae"/>
                </w:rPr>
                <w:t xml:space="preserve"> </w:t>
              </w:r>
            </w:ins>
            <w:customXmlInsRangeStart w:id="1785" w:author="peng" w:date="2015-01-26T02:21:00Z"/>
            <w:sdt>
              <w:sdtPr>
                <w:alias w:val="Parameter ATTRIBUTE Name"/>
                <w:tag w:val="7891e056-0d76-40ab-b600-5e5f518cead8"/>
                <w:id w:val="-2025008844"/>
                <w:dataBinding w:xpath="/elements/element[@objid='7891e056-0d76-40ab-b600-5e5f518cead8']/content[@alias='Parameter ATTRIBUTE Name']" w:storeItemID="{D35B6978-45B9-4860-8E6E-EDB6F017D2CB}"/>
                <w:text w:multiLine="1"/>
              </w:sdtPr>
              <w:sdtEndPr/>
              <w:sdtContent>
                <w:customXmlInsRangeEnd w:id="1785"/>
                <w:ins w:id="1786" w:author="peng" w:date="2015-01-26T02:21:00Z">
                  <w:r w:rsidR="00420066">
                    <w:t>files</w:t>
                  </w:r>
                </w:ins>
                <w:customXmlInsRangeStart w:id="1787" w:author="peng" w:date="2015-01-26T02:21:00Z"/>
              </w:sdtContent>
            </w:sdt>
            <w:customXmlInsRangeEnd w:id="1787"/>
            <w:ins w:id="1788" w:author="peng" w:date="2015-01-26T02:21:00Z">
              <w:r w:rsidR="00420066">
                <w:t xml:space="preserve"> </w:t>
              </w:r>
            </w:ins>
            <w:customXmlInsRangeStart w:id="1789" w:author="peng" w:date="2015-01-26T02:21:00Z"/>
            <w:sdt>
              <w:sdtPr>
                <w:alias w:val="Class ATTRIBUTE Name"/>
                <w:tag w:val="7971b085-1202-4f6f-9b36-9d807a20f4c0"/>
                <w:id w:val="613324993"/>
                <w:dataBinding w:xpath="/elements/element[@objid='7971b085-1202-4f6f-9b36-9d807a20f4c0']/content[@alias='Class ATTRIBUTE Name']" w:storeItemID="{D35B6978-45B9-4860-8E6E-EDB6F017D2CB}"/>
                <w:text w:multiLine="1"/>
              </w:sdtPr>
              <w:sdtEndPr/>
              <w:sdtContent>
                <w:customXmlInsRangeEnd w:id="1789"/>
                <w:ins w:id="1790" w:author="peng" w:date="2015-01-26T02:21:00Z">
                  <w:r w:rsidR="00420066">
                    <w:t>File</w:t>
                  </w:r>
                </w:ins>
                <w:customXmlInsRangeStart w:id="1791" w:author="peng" w:date="2015-01-26T02:21:00Z"/>
              </w:sdtContent>
            </w:sdt>
            <w:customXmlInsRangeEnd w:id="1791"/>
            <w:ins w:id="1792" w:author="peng" w:date="2015-01-26T02:21:00Z">
              <w:r w:rsidR="00420066">
                <w:t>,</w:t>
              </w:r>
            </w:ins>
            <w:customXmlInsRangeStart w:id="1793" w:author="peng" w:date="2015-01-26T02:21:00Z"/>
            <w:sdt>
              <w:sdtPr>
                <w:rPr>
                  <w:rStyle w:val="ae"/>
                </w:rPr>
                <w:alias w:val="Parameter ATTRIBUTE ParameterPassing"/>
                <w:tag w:val="457f9cd9-d3e4-45a3-ad4e-1f59625593e8"/>
                <w:id w:val="2128271184"/>
                <w:dataBinding w:xpath="/elements/element[@objid='457f9cd9-d3e4-45a3-ad4e-1f59625593e8']/content[@alias='Parameter ATTRIBUTE ParameterPassing']" w:storeItemID="{D35B6978-45B9-4860-8E6E-EDB6F017D2CB}"/>
                <w:text w:multiLine="1"/>
              </w:sdtPr>
              <w:sdtEndPr>
                <w:rPr>
                  <w:rStyle w:val="ae"/>
                </w:rPr>
              </w:sdtEndPr>
              <w:sdtContent>
                <w:customXmlInsRangeEnd w:id="1793"/>
                <w:ins w:id="1794" w:author="peng" w:date="2015-01-26T02:21:00Z">
                  <w:r w:rsidR="00420066">
                    <w:rPr>
                      <w:rStyle w:val="ae"/>
                    </w:rPr>
                    <w:t>Inout</w:t>
                  </w:r>
                </w:ins>
                <w:customXmlInsRangeStart w:id="1795" w:author="peng" w:date="2015-01-26T02:21:00Z"/>
              </w:sdtContent>
            </w:sdt>
            <w:customXmlInsRangeEnd w:id="1795"/>
            <w:ins w:id="1796" w:author="peng" w:date="2015-01-26T02:21:00Z">
              <w:r w:rsidR="00420066">
                <w:rPr>
                  <w:rStyle w:val="ae"/>
                </w:rPr>
                <w:t xml:space="preserve"> </w:t>
              </w:r>
            </w:ins>
            <w:customXmlInsRangeStart w:id="1797" w:author="peng" w:date="2015-01-26T02:21:00Z"/>
            <w:sdt>
              <w:sdtPr>
                <w:alias w:val="Parameter ATTRIBUTE Name"/>
                <w:tag w:val="457f9cd9-d3e4-45a3-ad4e-1f59625593e8"/>
                <w:id w:val="2087102063"/>
                <w:dataBinding w:xpath="/elements/element[@objid='457f9cd9-d3e4-45a3-ad4e-1f59625593e8']/content[@alias='Parameter ATTRIBUTE Name']" w:storeItemID="{D35B6978-45B9-4860-8E6E-EDB6F017D2CB}"/>
                <w:text w:multiLine="1"/>
              </w:sdtPr>
              <w:sdtEndPr/>
              <w:sdtContent>
                <w:customXmlInsRangeEnd w:id="1797"/>
                <w:ins w:id="1798" w:author="peng" w:date="2015-01-26T02:21:00Z">
                  <w:r w:rsidR="00420066">
                    <w:t>initHogParam</w:t>
                  </w:r>
                </w:ins>
                <w:customXmlInsRangeStart w:id="1799" w:author="peng" w:date="2015-01-26T02:21:00Z"/>
              </w:sdtContent>
            </w:sdt>
            <w:customXmlInsRangeEnd w:id="1799"/>
            <w:ins w:id="1800" w:author="peng" w:date="2015-01-26T02:21:00Z">
              <w:r w:rsidR="00420066">
                <w:t xml:space="preserve"> </w:t>
              </w:r>
            </w:ins>
            <w:customXmlInsRangeStart w:id="1801" w:author="peng" w:date="2015-01-26T02:21:00Z"/>
            <w:sdt>
              <w:sdtPr>
                <w:alias w:val="Class ATTRIBUTE Name"/>
                <w:tag w:val="b30f2d3b-3dd3-4928-8c2e-210cde6bac4c"/>
                <w:id w:val="1203214305"/>
                <w:dataBinding w:xpath="/elements/element[@objid='b30f2d3b-3dd3-4928-8c2e-210cde6bac4c']/content[@alias='Class ATTRIBUTE Name']" w:storeItemID="{D35B6978-45B9-4860-8E6E-EDB6F017D2CB}"/>
                <w:text w:multiLine="1"/>
              </w:sdtPr>
              <w:sdtEndPr/>
              <w:sdtContent>
                <w:customXmlInsRangeEnd w:id="1801"/>
                <w:ins w:id="1802" w:author="peng" w:date="2015-01-26T02:21:00Z">
                  <w:r w:rsidR="00420066">
                    <w:t>HOGParam</w:t>
                  </w:r>
                </w:ins>
                <w:customXmlInsRangeStart w:id="1803" w:author="peng" w:date="2015-01-26T02:21:00Z"/>
              </w:sdtContent>
            </w:sdt>
            <w:customXmlInsRangeEnd w:id="1803"/>
            <w:ins w:id="1804" w:author="peng" w:date="2015-01-26T02:21:00Z">
              <w:r w:rsidR="00420066">
                <w:t>)</w:t>
              </w:r>
            </w:ins>
          </w:p>
        </w:tc>
        <w:tc>
          <w:tcPr>
            <w:tcW w:w="0" w:type="auto"/>
          </w:tcPr>
          <w:p w14:paraId="0059F367"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805" w:author="peng" w:date="2015-01-26T02:21:00Z"/>
              </w:rPr>
            </w:pPr>
            <w:customXmlInsRangeStart w:id="1806" w:author="peng" w:date="2015-01-26T02:21:00Z"/>
            <w:sdt>
              <w:sdtPr>
                <w:alias w:val="Operation NOTE description 0"/>
                <w:tag w:val="df880245-2dbb-48b6-ab33-aa35dec368f2"/>
                <w:id w:val="-513152403"/>
                <w:dataBinding w:xpath="/elements/element[@objid='df880245-2dbb-48b6-ab33-aa35dec368f2']/content[@alias='Operation NOTE description 0']" w:storeItemID="{D35B6978-45B9-4860-8E6E-EDB6F017D2CB}"/>
                <w:text w:multiLine="1"/>
              </w:sdtPr>
              <w:sdtEndPr/>
              <w:sdtContent>
                <w:customXmlInsRangeEnd w:id="1806"/>
                <w:ins w:id="1807" w:author="peng" w:date="2015-01-26T02:21:00Z">
                  <w:r w:rsidR="00420066">
                    <w:t>input file and setup hogParam</w:t>
                  </w:r>
                </w:ins>
                <w:customXmlInsRangeStart w:id="1808" w:author="peng" w:date="2015-01-26T02:21:00Z"/>
              </w:sdtContent>
            </w:sdt>
            <w:customXmlInsRangeEnd w:id="1808"/>
          </w:p>
        </w:tc>
      </w:tr>
      <w:tr w:rsidR="00420066" w14:paraId="11DBD274" w14:textId="77777777" w:rsidTr="00420066">
        <w:trPr>
          <w:cnfStyle w:val="000000100000" w:firstRow="0" w:lastRow="0" w:firstColumn="0" w:lastColumn="0" w:oddVBand="0" w:evenVBand="0" w:oddHBand="1" w:evenHBand="0" w:firstRowFirstColumn="0" w:firstRowLastColumn="0" w:lastRowFirstColumn="0" w:lastRowLastColumn="0"/>
          <w:jc w:val="both"/>
          <w:ins w:id="180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C7D533F" w14:textId="77777777" w:rsidR="00420066" w:rsidRDefault="007D1D13" w:rsidP="00420066">
            <w:pPr>
              <w:rPr>
                <w:ins w:id="1810" w:author="peng" w:date="2015-01-26T02:21:00Z"/>
              </w:rPr>
            </w:pPr>
            <w:customXmlInsRangeStart w:id="1811" w:author="peng" w:date="2015-01-26T02:21:00Z"/>
            <w:sdt>
              <w:sdtPr>
                <w:alias w:val="Operation ATTRIBUTE Name"/>
                <w:tag w:val="a7e8a9c8-318d-4ec8-831e-684e6daf8afd"/>
                <w:id w:val="-757601907"/>
                <w:dataBinding w:xpath="/elements/element[@objid='a7e8a9c8-318d-4ec8-831e-684e6daf8afd']/content[@alias='Operation ATTRIBUTE Name']" w:storeItemID="{D35B6978-45B9-4860-8E6E-EDB6F017D2CB}"/>
                <w:text w:multiLine="1"/>
              </w:sdtPr>
              <w:sdtEndPr/>
              <w:sdtContent>
                <w:customXmlInsRangeEnd w:id="1811"/>
                <w:ins w:id="1812" w:author="peng" w:date="2015-01-26T02:21:00Z">
                  <w:r w:rsidR="00420066">
                    <w:t>LoadFiles</w:t>
                  </w:r>
                </w:ins>
                <w:customXmlInsRangeStart w:id="1813" w:author="peng" w:date="2015-01-26T02:21:00Z"/>
              </w:sdtContent>
            </w:sdt>
            <w:customXmlInsRangeEnd w:id="1813"/>
            <w:ins w:id="1814" w:author="peng" w:date="2015-01-26T02:21:00Z">
              <w:r w:rsidR="00420066">
                <w:t xml:space="preserve"> (</w:t>
              </w:r>
            </w:ins>
            <w:customXmlInsRangeStart w:id="1815" w:author="peng" w:date="2015-01-26T02:21:00Z"/>
            <w:sdt>
              <w:sdtPr>
                <w:rPr>
                  <w:rStyle w:val="ae"/>
                </w:rPr>
                <w:alias w:val="Parameter ATTRIBUTE ParameterPassing"/>
                <w:tag w:val="4d448b85-da25-4f48-bd65-bc22efebf055"/>
                <w:id w:val="1154037471"/>
                <w:dataBinding w:xpath="/elements/element[@objid='4d448b85-da25-4f48-bd65-bc22efebf055']/content[@alias='Parameter ATTRIBUTE ParameterPassing']" w:storeItemID="{D35B6978-45B9-4860-8E6E-EDB6F017D2CB}"/>
                <w:text w:multiLine="1"/>
              </w:sdtPr>
              <w:sdtEndPr>
                <w:rPr>
                  <w:rStyle w:val="ae"/>
                </w:rPr>
              </w:sdtEndPr>
              <w:sdtContent>
                <w:customXmlInsRangeEnd w:id="1815"/>
                <w:ins w:id="1816" w:author="peng" w:date="2015-01-26T02:21:00Z">
                  <w:r w:rsidR="00420066">
                    <w:rPr>
                      <w:rStyle w:val="ae"/>
                    </w:rPr>
                    <w:t>Inout</w:t>
                  </w:r>
                </w:ins>
                <w:customXmlInsRangeStart w:id="1817" w:author="peng" w:date="2015-01-26T02:21:00Z"/>
              </w:sdtContent>
            </w:sdt>
            <w:customXmlInsRangeEnd w:id="1817"/>
            <w:ins w:id="1818" w:author="peng" w:date="2015-01-26T02:21:00Z">
              <w:r w:rsidR="00420066">
                <w:rPr>
                  <w:rStyle w:val="ae"/>
                </w:rPr>
                <w:t xml:space="preserve"> </w:t>
              </w:r>
            </w:ins>
            <w:customXmlInsRangeStart w:id="1819" w:author="peng" w:date="2015-01-26T02:21:00Z"/>
            <w:sdt>
              <w:sdtPr>
                <w:alias w:val="Parameter ATTRIBUTE Name"/>
                <w:tag w:val="4d448b85-da25-4f48-bd65-bc22efebf055"/>
                <w:id w:val="1834571483"/>
                <w:dataBinding w:xpath="/elements/element[@objid='4d448b85-da25-4f48-bd65-bc22efebf055']/content[@alias='Parameter ATTRIBUTE Name']" w:storeItemID="{D35B6978-45B9-4860-8E6E-EDB6F017D2CB}"/>
                <w:text w:multiLine="1"/>
              </w:sdtPr>
              <w:sdtEndPr/>
              <w:sdtContent>
                <w:customXmlInsRangeEnd w:id="1819"/>
                <w:ins w:id="1820" w:author="peng" w:date="2015-01-26T02:21:00Z">
                  <w:r w:rsidR="00420066">
                    <w:t>files</w:t>
                  </w:r>
                </w:ins>
                <w:customXmlInsRangeStart w:id="1821" w:author="peng" w:date="2015-01-26T02:21:00Z"/>
              </w:sdtContent>
            </w:sdt>
            <w:customXmlInsRangeEnd w:id="1821"/>
            <w:ins w:id="1822" w:author="peng" w:date="2015-01-26T02:21:00Z">
              <w:r w:rsidR="00420066">
                <w:t xml:space="preserve"> </w:t>
              </w:r>
            </w:ins>
            <w:customXmlInsRangeStart w:id="1823" w:author="peng" w:date="2015-01-26T02:21:00Z"/>
            <w:sdt>
              <w:sdtPr>
                <w:alias w:val="Class ATTRIBUTE Name"/>
                <w:tag w:val="7971b085-1202-4f6f-9b36-9d807a20f4c0"/>
                <w:id w:val="1407880313"/>
                <w:dataBinding w:xpath="/elements/element[@objid='7971b085-1202-4f6f-9b36-9d807a20f4c0']/content[@alias='Class ATTRIBUTE Name']" w:storeItemID="{D35B6978-45B9-4860-8E6E-EDB6F017D2CB}"/>
                <w:text w:multiLine="1"/>
              </w:sdtPr>
              <w:sdtEndPr/>
              <w:sdtContent>
                <w:customXmlInsRangeEnd w:id="1823"/>
                <w:ins w:id="1824" w:author="peng" w:date="2015-01-26T02:21:00Z">
                  <w:r w:rsidR="00420066">
                    <w:t>File</w:t>
                  </w:r>
                </w:ins>
                <w:customXmlInsRangeStart w:id="1825" w:author="peng" w:date="2015-01-26T02:21:00Z"/>
              </w:sdtContent>
            </w:sdt>
            <w:customXmlInsRangeEnd w:id="1825"/>
            <w:ins w:id="1826" w:author="peng" w:date="2015-01-26T02:21:00Z">
              <w:r w:rsidR="00420066">
                <w:t>)</w:t>
              </w:r>
            </w:ins>
          </w:p>
        </w:tc>
        <w:tc>
          <w:tcPr>
            <w:tcW w:w="0" w:type="auto"/>
          </w:tcPr>
          <w:p w14:paraId="0EEF6AA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827" w:author="peng" w:date="2015-01-26T02:21:00Z"/>
              </w:rPr>
            </w:pPr>
            <w:customXmlInsRangeStart w:id="1828" w:author="peng" w:date="2015-01-26T02:21:00Z"/>
            <w:sdt>
              <w:sdtPr>
                <w:alias w:val="Operation NOTE description 0"/>
                <w:tag w:val="a7e8a9c8-318d-4ec8-831e-684e6daf8afd"/>
                <w:id w:val="1808278305"/>
                <w:dataBinding w:xpath="/elements/element[@objid='a7e8a9c8-318d-4ec8-831e-684e6daf8afd']/content[@alias='Operation NOTE description 0']" w:storeItemID="{D35B6978-45B9-4860-8E6E-EDB6F017D2CB}"/>
                <w:text w:multiLine="1"/>
              </w:sdtPr>
              <w:sdtEndPr/>
              <w:sdtContent>
                <w:customXmlInsRangeEnd w:id="1828"/>
                <w:ins w:id="1829" w:author="peng" w:date="2015-01-26T02:21:00Z">
                  <w:r w:rsidR="00420066">
                    <w:t>recursively load all files in the input directory</w:t>
                  </w:r>
                </w:ins>
                <w:customXmlInsRangeStart w:id="1830" w:author="peng" w:date="2015-01-26T02:21:00Z"/>
              </w:sdtContent>
            </w:sdt>
            <w:customXmlInsRangeEnd w:id="1830"/>
          </w:p>
        </w:tc>
      </w:tr>
      <w:tr w:rsidR="00420066" w14:paraId="1CEDC713" w14:textId="77777777" w:rsidTr="00420066">
        <w:trPr>
          <w:jc w:val="both"/>
          <w:ins w:id="183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92565B0" w14:textId="77777777" w:rsidR="00420066" w:rsidRDefault="007D1D13" w:rsidP="00420066">
            <w:pPr>
              <w:rPr>
                <w:ins w:id="1832" w:author="peng" w:date="2015-01-26T02:21:00Z"/>
              </w:rPr>
            </w:pPr>
            <w:customXmlInsRangeStart w:id="1833" w:author="peng" w:date="2015-01-26T02:21:00Z"/>
            <w:sdt>
              <w:sdtPr>
                <w:alias w:val="Operation ATTRIBUTE Name"/>
                <w:tag w:val="beebd96e-6abd-4c05-89cb-a43e6940e1db"/>
                <w:id w:val="-429203657"/>
                <w:dataBinding w:xpath="/elements/element[@objid='beebd96e-6abd-4c05-89cb-a43e6940e1db']/content[@alias='Operation ATTRIBUTE Name']" w:storeItemID="{D35B6978-45B9-4860-8E6E-EDB6F017D2CB}"/>
                <w:text w:multiLine="1"/>
              </w:sdtPr>
              <w:sdtEndPr/>
              <w:sdtContent>
                <w:customXmlInsRangeEnd w:id="1833"/>
                <w:ins w:id="1834" w:author="peng" w:date="2015-01-26T02:21:00Z">
                  <w:r w:rsidR="00420066">
                    <w:t>LoadImage</w:t>
                  </w:r>
                </w:ins>
                <w:customXmlInsRangeStart w:id="1835" w:author="peng" w:date="2015-01-26T02:21:00Z"/>
              </w:sdtContent>
            </w:sdt>
            <w:customXmlInsRangeEnd w:id="1835"/>
            <w:ins w:id="1836" w:author="peng" w:date="2015-01-26T02:21:00Z">
              <w:r w:rsidR="00420066">
                <w:t xml:space="preserve"> (</w:t>
              </w:r>
            </w:ins>
            <w:customXmlInsRangeStart w:id="1837" w:author="peng" w:date="2015-01-26T02:21:00Z"/>
            <w:sdt>
              <w:sdtPr>
                <w:rPr>
                  <w:rStyle w:val="ae"/>
                </w:rPr>
                <w:alias w:val="Parameter ATTRIBUTE ParameterPassing"/>
                <w:tag w:val="f2e58c28-e412-4416-9e46-f1725e7b2a4b"/>
                <w:id w:val="-1532724342"/>
                <w:dataBinding w:xpath="/elements/element[@objid='f2e58c28-e412-4416-9e46-f1725e7b2a4b']/content[@alias='Parameter ATTRIBUTE ParameterPassing']" w:storeItemID="{D35B6978-45B9-4860-8E6E-EDB6F017D2CB}"/>
                <w:text w:multiLine="1"/>
              </w:sdtPr>
              <w:sdtEndPr>
                <w:rPr>
                  <w:rStyle w:val="ae"/>
                </w:rPr>
              </w:sdtEndPr>
              <w:sdtContent>
                <w:customXmlInsRangeEnd w:id="1837"/>
                <w:ins w:id="1838" w:author="peng" w:date="2015-01-26T02:21:00Z">
                  <w:r w:rsidR="00420066">
                    <w:rPr>
                      <w:rStyle w:val="ae"/>
                    </w:rPr>
                    <w:t>Inout</w:t>
                  </w:r>
                </w:ins>
                <w:customXmlInsRangeStart w:id="1839" w:author="peng" w:date="2015-01-26T02:21:00Z"/>
              </w:sdtContent>
            </w:sdt>
            <w:customXmlInsRangeEnd w:id="1839"/>
            <w:ins w:id="1840" w:author="peng" w:date="2015-01-26T02:21:00Z">
              <w:r w:rsidR="00420066">
                <w:rPr>
                  <w:rStyle w:val="ae"/>
                </w:rPr>
                <w:t xml:space="preserve"> </w:t>
              </w:r>
            </w:ins>
            <w:customXmlInsRangeStart w:id="1841" w:author="peng" w:date="2015-01-26T02:21:00Z"/>
            <w:sdt>
              <w:sdtPr>
                <w:alias w:val="Parameter ATTRIBUTE Name"/>
                <w:tag w:val="f2e58c28-e412-4416-9e46-f1725e7b2a4b"/>
                <w:id w:val="-1438914118"/>
                <w:dataBinding w:xpath="/elements/element[@objid='f2e58c28-e412-4416-9e46-f1725e7b2a4b']/content[@alias='Parameter ATTRIBUTE Name']" w:storeItemID="{D35B6978-45B9-4860-8E6E-EDB6F017D2CB}"/>
                <w:text w:multiLine="1"/>
              </w:sdtPr>
              <w:sdtEndPr/>
              <w:sdtContent>
                <w:customXmlInsRangeEnd w:id="1841"/>
                <w:ins w:id="1842" w:author="peng" w:date="2015-01-26T02:21:00Z">
                  <w:r w:rsidR="00420066">
                    <w:t>fileName</w:t>
                  </w:r>
                </w:ins>
                <w:customXmlInsRangeStart w:id="1843" w:author="peng" w:date="2015-01-26T02:21:00Z"/>
              </w:sdtContent>
            </w:sdt>
            <w:customXmlInsRangeEnd w:id="1843"/>
            <w:ins w:id="1844" w:author="peng" w:date="2015-01-26T02:21:00Z">
              <w:r w:rsidR="00420066">
                <w:t xml:space="preserve"> </w:t>
              </w:r>
            </w:ins>
            <w:customXmlInsRangeStart w:id="1845" w:author="peng" w:date="2015-01-26T02:21:00Z"/>
            <w:sdt>
              <w:sdtPr>
                <w:alias w:val="Class ATTRIBUTE Name"/>
                <w:tag w:val="7971b085-1202-4f6f-9b36-9d807a20f4c0"/>
                <w:id w:val="-286118800"/>
                <w:dataBinding w:xpath="/elements/element[@objid='7971b085-1202-4f6f-9b36-9d807a20f4c0']/content[@alias='Class ATTRIBUTE Name']" w:storeItemID="{D35B6978-45B9-4860-8E6E-EDB6F017D2CB}"/>
                <w:text w:multiLine="1"/>
              </w:sdtPr>
              <w:sdtEndPr/>
              <w:sdtContent>
                <w:customXmlInsRangeEnd w:id="1845"/>
                <w:ins w:id="1846" w:author="peng" w:date="2015-01-26T02:21:00Z">
                  <w:r w:rsidR="00420066">
                    <w:t>File</w:t>
                  </w:r>
                </w:ins>
                <w:customXmlInsRangeStart w:id="1847" w:author="peng" w:date="2015-01-26T02:21:00Z"/>
              </w:sdtContent>
            </w:sdt>
            <w:customXmlInsRangeEnd w:id="1847"/>
            <w:ins w:id="1848" w:author="peng" w:date="2015-01-26T02:21:00Z">
              <w:r w:rsidR="00420066">
                <w:t>)</w:t>
              </w:r>
            </w:ins>
          </w:p>
        </w:tc>
        <w:tc>
          <w:tcPr>
            <w:tcW w:w="0" w:type="auto"/>
          </w:tcPr>
          <w:p w14:paraId="6ABAD798"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849" w:author="peng" w:date="2015-01-26T02:21:00Z"/>
              </w:rPr>
            </w:pPr>
            <w:customXmlInsRangeStart w:id="1850" w:author="peng" w:date="2015-01-26T02:21:00Z"/>
            <w:sdt>
              <w:sdtPr>
                <w:alias w:val="Operation NOTE description 0"/>
                <w:tag w:val="beebd96e-6abd-4c05-89cb-a43e6940e1db"/>
                <w:id w:val="548351834"/>
                <w:dataBinding w:xpath="/elements/element[@objid='beebd96e-6abd-4c05-89cb-a43e6940e1db']/content[@alias='Operation NOTE description 0']" w:storeItemID="{D35B6978-45B9-4860-8E6E-EDB6F017D2CB}"/>
                <w:text w:multiLine="1"/>
              </w:sdtPr>
              <w:sdtEndPr/>
              <w:sdtContent>
                <w:customXmlInsRangeEnd w:id="1850"/>
                <w:ins w:id="1851" w:author="peng" w:date="2015-01-26T02:21:00Z">
                  <w:r w:rsidR="00420066">
                    <w:t>load and resize image and compute its HOG</w:t>
                  </w:r>
                </w:ins>
                <w:customXmlInsRangeStart w:id="1852" w:author="peng" w:date="2015-01-26T02:21:00Z"/>
              </w:sdtContent>
            </w:sdt>
            <w:customXmlInsRangeEnd w:id="1852"/>
          </w:p>
        </w:tc>
      </w:tr>
      <w:tr w:rsidR="00420066" w14:paraId="3AECADB3" w14:textId="77777777" w:rsidTr="00420066">
        <w:trPr>
          <w:cnfStyle w:val="000000100000" w:firstRow="0" w:lastRow="0" w:firstColumn="0" w:lastColumn="0" w:oddVBand="0" w:evenVBand="0" w:oddHBand="1" w:evenHBand="0" w:firstRowFirstColumn="0" w:firstRowLastColumn="0" w:lastRowFirstColumn="0" w:lastRowLastColumn="0"/>
          <w:jc w:val="both"/>
          <w:ins w:id="185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8FAEA1C" w14:textId="77777777" w:rsidR="00420066" w:rsidRDefault="007D1D13" w:rsidP="00420066">
            <w:pPr>
              <w:rPr>
                <w:ins w:id="1854" w:author="peng" w:date="2015-01-26T02:21:00Z"/>
              </w:rPr>
            </w:pPr>
            <w:customXmlInsRangeStart w:id="1855" w:author="peng" w:date="2015-01-26T02:21:00Z"/>
            <w:sdt>
              <w:sdtPr>
                <w:alias w:val="Operation ATTRIBUTE Name"/>
                <w:tag w:val="d0627488-d444-42f9-9960-2065a798ab7f"/>
                <w:id w:val="-384481927"/>
                <w:dataBinding w:xpath="/elements/element[@objid='d0627488-d444-42f9-9960-2065a798ab7f']/content[@alias='Operation ATTRIBUTE Name']" w:storeItemID="{D35B6978-45B9-4860-8E6E-EDB6F017D2CB}"/>
                <w:text w:multiLine="1"/>
              </w:sdtPr>
              <w:sdtEndPr/>
              <w:sdtContent>
                <w:customXmlInsRangeEnd w:id="1855"/>
                <w:ins w:id="1856" w:author="peng" w:date="2015-01-26T02:21:00Z">
                  <w:r w:rsidR="00420066">
                    <w:t>drawImage</w:t>
                  </w:r>
                </w:ins>
                <w:customXmlInsRangeStart w:id="1857" w:author="peng" w:date="2015-01-26T02:21:00Z"/>
              </w:sdtContent>
            </w:sdt>
            <w:customXmlInsRangeEnd w:id="1857"/>
            <w:ins w:id="1858" w:author="peng" w:date="2015-01-26T02:21:00Z">
              <w:r w:rsidR="00420066">
                <w:t xml:space="preserve"> (</w:t>
              </w:r>
            </w:ins>
            <w:customXmlInsRangeStart w:id="1859" w:author="peng" w:date="2015-01-26T02:21:00Z"/>
            <w:sdt>
              <w:sdtPr>
                <w:rPr>
                  <w:rStyle w:val="ae"/>
                </w:rPr>
                <w:alias w:val="Parameter ATTRIBUTE ParameterPassing"/>
                <w:tag w:val="8d820d7e-a889-4d9b-9a44-8353b49f3db3"/>
                <w:id w:val="-2070797074"/>
                <w:dataBinding w:xpath="/elements/element[@objid='8d820d7e-a889-4d9b-9a44-8353b49f3db3']/content[@alias='Parameter ATTRIBUTE ParameterPassing']" w:storeItemID="{D35B6978-45B9-4860-8E6E-EDB6F017D2CB}"/>
                <w:text w:multiLine="1"/>
              </w:sdtPr>
              <w:sdtEndPr>
                <w:rPr>
                  <w:rStyle w:val="ae"/>
                </w:rPr>
              </w:sdtEndPr>
              <w:sdtContent>
                <w:customXmlInsRangeEnd w:id="1859"/>
                <w:ins w:id="1860" w:author="peng" w:date="2015-01-26T02:21:00Z">
                  <w:r w:rsidR="00420066">
                    <w:rPr>
                      <w:rStyle w:val="ae"/>
                    </w:rPr>
                    <w:t>Inout</w:t>
                  </w:r>
                </w:ins>
                <w:customXmlInsRangeStart w:id="1861" w:author="peng" w:date="2015-01-26T02:21:00Z"/>
              </w:sdtContent>
            </w:sdt>
            <w:customXmlInsRangeEnd w:id="1861"/>
            <w:ins w:id="1862" w:author="peng" w:date="2015-01-26T02:21:00Z">
              <w:r w:rsidR="00420066">
                <w:rPr>
                  <w:rStyle w:val="ae"/>
                </w:rPr>
                <w:t xml:space="preserve"> </w:t>
              </w:r>
            </w:ins>
            <w:customXmlInsRangeStart w:id="1863" w:author="peng" w:date="2015-01-26T02:21:00Z"/>
            <w:sdt>
              <w:sdtPr>
                <w:alias w:val="Parameter ATTRIBUTE Name"/>
                <w:tag w:val="8d820d7e-a889-4d9b-9a44-8353b49f3db3"/>
                <w:id w:val="374674651"/>
                <w:dataBinding w:xpath="/elements/element[@objid='8d820d7e-a889-4d9b-9a44-8353b49f3db3']/content[@alias='Parameter ATTRIBUTE Name']" w:storeItemID="{D35B6978-45B9-4860-8E6E-EDB6F017D2CB}"/>
                <w:text w:multiLine="1"/>
              </w:sdtPr>
              <w:sdtEndPr/>
              <w:sdtContent>
                <w:customXmlInsRangeEnd w:id="1863"/>
                <w:ins w:id="1864" w:author="peng" w:date="2015-01-26T02:21:00Z">
                  <w:r w:rsidR="00420066">
                    <w:t>im</w:t>
                  </w:r>
                </w:ins>
                <w:customXmlInsRangeStart w:id="1865" w:author="peng" w:date="2015-01-26T02:21:00Z"/>
              </w:sdtContent>
            </w:sdt>
            <w:customXmlInsRangeEnd w:id="1865"/>
            <w:ins w:id="1866" w:author="peng" w:date="2015-01-26T02:21:00Z">
              <w:r w:rsidR="00420066">
                <w:t xml:space="preserve"> )</w:t>
              </w:r>
            </w:ins>
          </w:p>
        </w:tc>
        <w:tc>
          <w:tcPr>
            <w:tcW w:w="0" w:type="auto"/>
          </w:tcPr>
          <w:p w14:paraId="7CF41593"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867" w:author="peng" w:date="2015-01-26T02:21:00Z"/>
              </w:rPr>
            </w:pPr>
            <w:customXmlInsRangeStart w:id="1868" w:author="peng" w:date="2015-01-26T02:21:00Z"/>
            <w:sdt>
              <w:sdtPr>
                <w:alias w:val="Operation NOTE description 0"/>
                <w:tag w:val="d0627488-d444-42f9-9960-2065a798ab7f"/>
                <w:id w:val="1837103676"/>
                <w:dataBinding w:xpath="/elements/element[@objid='d0627488-d444-42f9-9960-2065a798ab7f']/content[@alias='Operation NOTE description 0']" w:storeItemID="{D35B6978-45B9-4860-8E6E-EDB6F017D2CB}"/>
                <w:text w:multiLine="1"/>
              </w:sdtPr>
              <w:sdtEndPr/>
              <w:sdtContent>
                <w:customXmlInsRangeEnd w:id="1868"/>
                <w:ins w:id="1869" w:author="peng" w:date="2015-01-26T02:21:00Z">
                  <w:r w:rsidR="00420066">
                    <w:t>show image on the screen</w:t>
                  </w:r>
                </w:ins>
                <w:customXmlInsRangeStart w:id="1870" w:author="peng" w:date="2015-01-26T02:21:00Z"/>
              </w:sdtContent>
            </w:sdt>
            <w:customXmlInsRangeEnd w:id="1870"/>
          </w:p>
        </w:tc>
      </w:tr>
      <w:tr w:rsidR="00420066" w14:paraId="6AD2564E" w14:textId="77777777" w:rsidTr="00420066">
        <w:trPr>
          <w:jc w:val="both"/>
          <w:ins w:id="187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4D08B43" w14:textId="77777777" w:rsidR="00420066" w:rsidRDefault="007D1D13" w:rsidP="00420066">
            <w:pPr>
              <w:rPr>
                <w:ins w:id="1872" w:author="peng" w:date="2015-01-26T02:21:00Z"/>
              </w:rPr>
            </w:pPr>
            <w:customXmlInsRangeStart w:id="1873" w:author="peng" w:date="2015-01-26T02:21:00Z"/>
            <w:sdt>
              <w:sdtPr>
                <w:alias w:val="Class ATTRIBUTE Name"/>
                <w:tag w:val="4ccce523-4653-4dc2-a5bc-b4bfbbe95a34"/>
                <w:id w:val="793869477"/>
                <w:dataBinding w:xpath="/elements/element[@objid='4ccce523-4653-4dc2-a5bc-b4bfbbe95a34']/content[@alias='Class ATTRIBUTE Name']" w:storeItemID="{D35B6978-45B9-4860-8E6E-EDB6F017D2CB}"/>
                <w:text w:multiLine="1"/>
              </w:sdtPr>
              <w:sdtEndPr/>
              <w:sdtContent>
                <w:customXmlInsRangeEnd w:id="1873"/>
                <w:ins w:id="1874" w:author="peng" w:date="2015-01-26T02:21:00Z">
                  <w:r w:rsidR="00420066">
                    <w:t>DataVector</w:t>
                  </w:r>
                </w:ins>
                <w:customXmlInsRangeStart w:id="1875" w:author="peng" w:date="2015-01-26T02:21:00Z"/>
              </w:sdtContent>
            </w:sdt>
            <w:customXmlInsRangeEnd w:id="1875"/>
            <w:ins w:id="1876" w:author="peng" w:date="2015-01-26T02:21:00Z">
              <w:r w:rsidR="00420066">
                <w:t xml:space="preserve"> </w:t>
              </w:r>
            </w:ins>
            <w:customXmlInsRangeStart w:id="1877" w:author="peng" w:date="2015-01-26T02:21:00Z"/>
            <w:sdt>
              <w:sdtPr>
                <w:alias w:val="Operation ATTRIBUTE Name"/>
                <w:tag w:val="0babd07d-10a5-4017-a470-8478e3c086e6"/>
                <w:id w:val="752712071"/>
                <w:dataBinding w:xpath="/elements/element[@objid='0babd07d-10a5-4017-a470-8478e3c086e6']/content[@alias='Operation ATTRIBUTE Name']" w:storeItemID="{D35B6978-45B9-4860-8E6E-EDB6F017D2CB}"/>
                <w:text w:multiLine="1"/>
              </w:sdtPr>
              <w:sdtEndPr/>
              <w:sdtContent>
                <w:customXmlInsRangeEnd w:id="1877"/>
                <w:ins w:id="1878" w:author="peng" w:date="2015-01-26T02:21:00Z">
                  <w:r w:rsidR="00420066">
                    <w:t>getDataVectors</w:t>
                  </w:r>
                </w:ins>
                <w:customXmlInsRangeStart w:id="1879" w:author="peng" w:date="2015-01-26T02:21:00Z"/>
              </w:sdtContent>
            </w:sdt>
            <w:customXmlInsRangeEnd w:id="1879"/>
            <w:ins w:id="1880" w:author="peng" w:date="2015-01-26T02:21:00Z">
              <w:r w:rsidR="00420066">
                <w:t xml:space="preserve"> ()</w:t>
              </w:r>
            </w:ins>
          </w:p>
        </w:tc>
        <w:tc>
          <w:tcPr>
            <w:tcW w:w="0" w:type="auto"/>
          </w:tcPr>
          <w:p w14:paraId="6F7B5E02"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881" w:author="peng" w:date="2015-01-26T02:21:00Z"/>
              </w:rPr>
            </w:pPr>
            <w:customXmlInsRangeStart w:id="1882" w:author="peng" w:date="2015-01-26T02:21:00Z"/>
            <w:sdt>
              <w:sdtPr>
                <w:alias w:val="Operation NOTE description 0"/>
                <w:tag w:val="0babd07d-10a5-4017-a470-8478e3c086e6"/>
                <w:id w:val="2122564097"/>
                <w:dataBinding w:xpath="/elements/element[@objid='0babd07d-10a5-4017-a470-8478e3c086e6']/content[@alias='Operation NOTE description 0']" w:storeItemID="{D35B6978-45B9-4860-8E6E-EDB6F017D2CB}"/>
                <w:text w:multiLine="1"/>
              </w:sdtPr>
              <w:sdtEndPr/>
              <w:sdtContent>
                <w:customXmlInsRangeEnd w:id="1882"/>
                <w:ins w:id="1883" w:author="peng" w:date="2015-01-26T02:21:00Z">
                  <w:r w:rsidR="00420066">
                    <w:t>return dataVector variable</w:t>
                  </w:r>
                </w:ins>
                <w:customXmlInsRangeStart w:id="1884" w:author="peng" w:date="2015-01-26T02:21:00Z"/>
              </w:sdtContent>
            </w:sdt>
            <w:customXmlInsRangeEnd w:id="1884"/>
          </w:p>
        </w:tc>
      </w:tr>
      <w:tr w:rsidR="00420066" w14:paraId="3AA7068E" w14:textId="77777777" w:rsidTr="00420066">
        <w:trPr>
          <w:cnfStyle w:val="000000100000" w:firstRow="0" w:lastRow="0" w:firstColumn="0" w:lastColumn="0" w:oddVBand="0" w:evenVBand="0" w:oddHBand="1" w:evenHBand="0" w:firstRowFirstColumn="0" w:firstRowLastColumn="0" w:lastRowFirstColumn="0" w:lastRowLastColumn="0"/>
          <w:jc w:val="both"/>
          <w:ins w:id="188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245D79D" w14:textId="77777777" w:rsidR="00420066" w:rsidRDefault="007D1D13" w:rsidP="00420066">
            <w:pPr>
              <w:rPr>
                <w:ins w:id="1886" w:author="peng" w:date="2015-01-26T02:21:00Z"/>
              </w:rPr>
            </w:pPr>
            <w:customXmlInsRangeStart w:id="1887" w:author="peng" w:date="2015-01-26T02:21:00Z"/>
            <w:sdt>
              <w:sdtPr>
                <w:alias w:val="DataType ATTRIBUTE Name"/>
                <w:tag w:val="00000004-0000-0009-0000-000000000000"/>
                <w:id w:val="315315"/>
                <w:dataBinding w:xpath="/elements/element[@objid='00000004-0000-0009-0000-000000000000']/content[@alias='DataType ATTRIBUTE Name']" w:storeItemID="{D35B6978-45B9-4860-8E6E-EDB6F017D2CB}"/>
                <w:text w:multiLine="1"/>
              </w:sdtPr>
              <w:sdtEndPr/>
              <w:sdtContent>
                <w:customXmlInsRangeEnd w:id="1887"/>
                <w:ins w:id="1888" w:author="peng" w:date="2015-01-26T02:21:00Z">
                  <w:r w:rsidR="00420066">
                    <w:t>integer</w:t>
                  </w:r>
                </w:ins>
                <w:customXmlInsRangeStart w:id="1889" w:author="peng" w:date="2015-01-26T02:21:00Z"/>
              </w:sdtContent>
            </w:sdt>
            <w:customXmlInsRangeEnd w:id="1889"/>
            <w:ins w:id="1890" w:author="peng" w:date="2015-01-26T02:21:00Z">
              <w:r w:rsidR="00420066">
                <w:t xml:space="preserve"> </w:t>
              </w:r>
            </w:ins>
            <w:customXmlInsRangeStart w:id="1891" w:author="peng" w:date="2015-01-26T02:21:00Z"/>
            <w:sdt>
              <w:sdtPr>
                <w:alias w:val="Operation ATTRIBUTE Name"/>
                <w:tag w:val="7c310493-08ea-48fe-a298-9fb1651f5de5"/>
                <w:id w:val="2010789443"/>
                <w:dataBinding w:xpath="/elements/element[@objid='7c310493-08ea-48fe-a298-9fb1651f5de5']/content[@alias='Operation ATTRIBUTE Name']" w:storeItemID="{D35B6978-45B9-4860-8E6E-EDB6F017D2CB}"/>
                <w:text w:multiLine="1"/>
              </w:sdtPr>
              <w:sdtEndPr/>
              <w:sdtContent>
                <w:customXmlInsRangeEnd w:id="1891"/>
                <w:ins w:id="1892" w:author="peng" w:date="2015-01-26T02:21:00Z">
                  <w:r w:rsidR="00420066">
                    <w:t>getImageHeight</w:t>
                  </w:r>
                </w:ins>
                <w:customXmlInsRangeStart w:id="1893" w:author="peng" w:date="2015-01-26T02:21:00Z"/>
              </w:sdtContent>
            </w:sdt>
            <w:customXmlInsRangeEnd w:id="1893"/>
            <w:ins w:id="1894" w:author="peng" w:date="2015-01-26T02:21:00Z">
              <w:r w:rsidR="00420066">
                <w:t xml:space="preserve"> ()</w:t>
              </w:r>
            </w:ins>
          </w:p>
        </w:tc>
        <w:tc>
          <w:tcPr>
            <w:tcW w:w="0" w:type="auto"/>
          </w:tcPr>
          <w:p w14:paraId="6C6D5D73"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895" w:author="peng" w:date="2015-01-26T02:21:00Z"/>
              </w:rPr>
            </w:pPr>
            <w:customXmlInsRangeStart w:id="1896" w:author="peng" w:date="2015-01-26T02:21:00Z"/>
            <w:sdt>
              <w:sdtPr>
                <w:alias w:val="Operation NOTE description 0"/>
                <w:tag w:val="7c310493-08ea-48fe-a298-9fb1651f5de5"/>
                <w:id w:val="-129637527"/>
                <w:dataBinding w:xpath="/elements/element[@objid='7c310493-08ea-48fe-a298-9fb1651f5de5']/content[@alias='Operation NOTE description 0']" w:storeItemID="{D35B6978-45B9-4860-8E6E-EDB6F017D2CB}"/>
                <w:text w:multiLine="1"/>
              </w:sdtPr>
              <w:sdtEndPr/>
              <w:sdtContent>
                <w:customXmlInsRangeEnd w:id="1896"/>
                <w:ins w:id="1897" w:author="peng" w:date="2015-01-26T02:21:00Z">
                  <w:r w:rsidR="00420066">
                    <w:t>return height of the image</w:t>
                  </w:r>
                </w:ins>
                <w:customXmlInsRangeStart w:id="1898" w:author="peng" w:date="2015-01-26T02:21:00Z"/>
              </w:sdtContent>
            </w:sdt>
            <w:customXmlInsRangeEnd w:id="1898"/>
          </w:p>
        </w:tc>
      </w:tr>
      <w:tr w:rsidR="00420066" w14:paraId="1B7800C3" w14:textId="77777777" w:rsidTr="00420066">
        <w:trPr>
          <w:jc w:val="both"/>
          <w:ins w:id="189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4B34024" w14:textId="77777777" w:rsidR="00420066" w:rsidRDefault="007D1D13" w:rsidP="00420066">
            <w:pPr>
              <w:rPr>
                <w:ins w:id="1900" w:author="peng" w:date="2015-01-26T02:21:00Z"/>
              </w:rPr>
            </w:pPr>
            <w:customXmlInsRangeStart w:id="1901" w:author="peng" w:date="2015-01-26T02:21:00Z"/>
            <w:sdt>
              <w:sdtPr>
                <w:alias w:val="DataType ATTRIBUTE Name"/>
                <w:tag w:val="00000004-0000-0009-0000-000000000000"/>
                <w:id w:val="-1471050542"/>
                <w:dataBinding w:xpath="/elements/element[@objid='00000004-0000-0009-0000-000000000000']/content[@alias='DataType ATTRIBUTE Name']" w:storeItemID="{D35B6978-45B9-4860-8E6E-EDB6F017D2CB}"/>
                <w:text w:multiLine="1"/>
              </w:sdtPr>
              <w:sdtEndPr/>
              <w:sdtContent>
                <w:customXmlInsRangeEnd w:id="1901"/>
                <w:ins w:id="1902" w:author="peng" w:date="2015-01-26T02:21:00Z">
                  <w:r w:rsidR="00420066">
                    <w:t>integer</w:t>
                  </w:r>
                </w:ins>
                <w:customXmlInsRangeStart w:id="1903" w:author="peng" w:date="2015-01-26T02:21:00Z"/>
              </w:sdtContent>
            </w:sdt>
            <w:customXmlInsRangeEnd w:id="1903"/>
            <w:ins w:id="1904" w:author="peng" w:date="2015-01-26T02:21:00Z">
              <w:r w:rsidR="00420066">
                <w:t xml:space="preserve"> </w:t>
              </w:r>
            </w:ins>
            <w:customXmlInsRangeStart w:id="1905" w:author="peng" w:date="2015-01-26T02:21:00Z"/>
            <w:sdt>
              <w:sdtPr>
                <w:alias w:val="Operation ATTRIBUTE Name"/>
                <w:tag w:val="6e340665-ef9e-4c81-b660-cf37b3bf8e7f"/>
                <w:id w:val="-1099175150"/>
                <w:dataBinding w:xpath="/elements/element[@objid='6e340665-ef9e-4c81-b660-cf37b3bf8e7f']/content[@alias='Operation ATTRIBUTE Name']" w:storeItemID="{D35B6978-45B9-4860-8E6E-EDB6F017D2CB}"/>
                <w:text w:multiLine="1"/>
              </w:sdtPr>
              <w:sdtEndPr/>
              <w:sdtContent>
                <w:customXmlInsRangeEnd w:id="1905"/>
                <w:ins w:id="1906" w:author="peng" w:date="2015-01-26T02:21:00Z">
                  <w:r w:rsidR="00420066">
                    <w:t>getImageWidth</w:t>
                  </w:r>
                </w:ins>
                <w:customXmlInsRangeStart w:id="1907" w:author="peng" w:date="2015-01-26T02:21:00Z"/>
              </w:sdtContent>
            </w:sdt>
            <w:customXmlInsRangeEnd w:id="1907"/>
            <w:ins w:id="1908" w:author="peng" w:date="2015-01-26T02:21:00Z">
              <w:r w:rsidR="00420066">
                <w:t xml:space="preserve"> ()</w:t>
              </w:r>
            </w:ins>
          </w:p>
        </w:tc>
        <w:tc>
          <w:tcPr>
            <w:tcW w:w="0" w:type="auto"/>
          </w:tcPr>
          <w:p w14:paraId="5BB074A7"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909" w:author="peng" w:date="2015-01-26T02:21:00Z"/>
              </w:rPr>
            </w:pPr>
            <w:customXmlInsRangeStart w:id="1910" w:author="peng" w:date="2015-01-26T02:21:00Z"/>
            <w:sdt>
              <w:sdtPr>
                <w:alias w:val="Operation NOTE description 0"/>
                <w:tag w:val="6e340665-ef9e-4c81-b660-cf37b3bf8e7f"/>
                <w:id w:val="2126029763"/>
                <w:dataBinding w:xpath="/elements/element[@objid='6e340665-ef9e-4c81-b660-cf37b3bf8e7f']/content[@alias='Operation NOTE description 0']" w:storeItemID="{D35B6978-45B9-4860-8E6E-EDB6F017D2CB}"/>
                <w:text w:multiLine="1"/>
              </w:sdtPr>
              <w:sdtEndPr/>
              <w:sdtContent>
                <w:customXmlInsRangeEnd w:id="1910"/>
                <w:ins w:id="1911" w:author="peng" w:date="2015-01-26T02:21:00Z">
                  <w:r w:rsidR="00420066">
                    <w:t>return width of the image</w:t>
                  </w:r>
                </w:ins>
                <w:customXmlInsRangeStart w:id="1912" w:author="peng" w:date="2015-01-26T02:21:00Z"/>
              </w:sdtContent>
            </w:sdt>
            <w:customXmlInsRangeEnd w:id="1912"/>
          </w:p>
        </w:tc>
      </w:tr>
    </w:tbl>
    <w:p w14:paraId="65C2075D" w14:textId="77777777" w:rsidR="00420066" w:rsidRDefault="00420066" w:rsidP="00420066">
      <w:pPr>
        <w:pStyle w:val="af4"/>
        <w:rPr>
          <w:ins w:id="1913" w:author="peng" w:date="2015-01-26T02:33:00Z"/>
        </w:rPr>
      </w:pPr>
      <w:ins w:id="1914" w:author="peng" w:date="2015-01-26T02:21:00Z">
        <w:r>
          <w:t>Table </w:t>
        </w:r>
        <w:r>
          <w:fldChar w:fldCharType="begin"/>
        </w:r>
        <w:r>
          <w:instrText>SEQ Table \* ARABIC</w:instrText>
        </w:r>
        <w:r>
          <w:fldChar w:fldCharType="separate"/>
        </w:r>
      </w:ins>
      <w:ins w:id="1915" w:author="peng" w:date="2015-01-26T03:23:00Z">
        <w:r w:rsidR="00EA58DD">
          <w:rPr>
            <w:noProof/>
          </w:rPr>
          <w:t>12</w:t>
        </w:r>
      </w:ins>
      <w:ins w:id="1916" w:author="peng" w:date="2015-01-26T02:21:00Z">
        <w:r>
          <w:fldChar w:fldCharType="end"/>
        </w:r>
        <w:r>
          <w:t> Operations of Class "HOGAppli"</w:t>
        </w:r>
      </w:ins>
    </w:p>
    <w:p w14:paraId="3357B2F9" w14:textId="77777777" w:rsidR="00520160" w:rsidRDefault="00520160">
      <w:pPr>
        <w:rPr>
          <w:ins w:id="1917" w:author="peng" w:date="2015-01-26T02:33:00Z"/>
        </w:rPr>
        <w:pPrChange w:id="1918" w:author="peng" w:date="2015-01-26T02:33:00Z">
          <w:pPr>
            <w:pStyle w:val="af4"/>
          </w:pPr>
        </w:pPrChange>
      </w:pPr>
    </w:p>
    <w:p w14:paraId="4679B743" w14:textId="77777777" w:rsidR="00520160" w:rsidRPr="00EA58DD" w:rsidRDefault="00520160">
      <w:pPr>
        <w:rPr>
          <w:ins w:id="1919" w:author="peng" w:date="2015-01-26T02:21:00Z"/>
        </w:rPr>
        <w:pPrChange w:id="1920" w:author="peng" w:date="2015-01-26T02:33:00Z">
          <w:pPr>
            <w:pStyle w:val="af4"/>
          </w:pPr>
        </w:pPrChange>
      </w:pPr>
    </w:p>
    <w:tbl>
      <w:tblPr>
        <w:tblStyle w:val="-1"/>
        <w:tblW w:w="5000" w:type="pct"/>
        <w:jc w:val="both"/>
        <w:tblLook w:val="04A0" w:firstRow="1" w:lastRow="0" w:firstColumn="1" w:lastColumn="0" w:noHBand="0" w:noVBand="1"/>
      </w:tblPr>
      <w:tblGrid>
        <w:gridCol w:w="3631"/>
        <w:gridCol w:w="5421"/>
      </w:tblGrid>
      <w:tr w:rsidR="00420066" w14:paraId="0CF63A62" w14:textId="77777777" w:rsidTr="00420066">
        <w:trPr>
          <w:cnfStyle w:val="100000000000" w:firstRow="1" w:lastRow="0" w:firstColumn="0" w:lastColumn="0" w:oddVBand="0" w:evenVBand="0" w:oddHBand="0" w:evenHBand="0" w:firstRowFirstColumn="0" w:firstRowLastColumn="0" w:lastRowFirstColumn="0" w:lastRowLastColumn="0"/>
          <w:tblHeader/>
          <w:jc w:val="both"/>
          <w:ins w:id="192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FA16269" w14:textId="77777777" w:rsidR="00420066" w:rsidRDefault="00420066" w:rsidP="00420066">
            <w:pPr>
              <w:jc w:val="center"/>
              <w:rPr>
                <w:ins w:id="1922" w:author="peng" w:date="2015-01-26T02:21:00Z"/>
              </w:rPr>
            </w:pPr>
            <w:ins w:id="1923" w:author="peng" w:date="2015-01-26T02:21:00Z">
              <w:r>
                <w:t>Name</w:t>
              </w:r>
            </w:ins>
          </w:p>
        </w:tc>
        <w:tc>
          <w:tcPr>
            <w:tcW w:w="0" w:type="auto"/>
          </w:tcPr>
          <w:p w14:paraId="4D493800"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1924" w:author="peng" w:date="2015-01-26T02:21:00Z"/>
              </w:rPr>
            </w:pPr>
            <w:ins w:id="1925" w:author="peng" w:date="2015-01-26T02:21:00Z">
              <w:r>
                <w:t>Description</w:t>
              </w:r>
            </w:ins>
          </w:p>
        </w:tc>
      </w:tr>
      <w:tr w:rsidR="00420066" w14:paraId="0E1CE3EB" w14:textId="77777777" w:rsidTr="00420066">
        <w:trPr>
          <w:cnfStyle w:val="000000100000" w:firstRow="0" w:lastRow="0" w:firstColumn="0" w:lastColumn="0" w:oddVBand="0" w:evenVBand="0" w:oddHBand="1" w:evenHBand="0" w:firstRowFirstColumn="0" w:firstRowLastColumn="0" w:lastRowFirstColumn="0" w:lastRowLastColumn="0"/>
          <w:jc w:val="both"/>
          <w:ins w:id="192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D2A8808" w14:textId="77777777" w:rsidR="00420066" w:rsidRDefault="007D1D13" w:rsidP="00420066">
            <w:pPr>
              <w:rPr>
                <w:ins w:id="1927" w:author="peng" w:date="2015-01-26T02:21:00Z"/>
              </w:rPr>
            </w:pPr>
            <w:customXmlInsRangeStart w:id="1928" w:author="peng" w:date="2015-01-26T02:21:00Z"/>
            <w:sdt>
              <w:sdtPr>
                <w:alias w:val="Attribute ATTRIBUTE Name"/>
                <w:tag w:val="4caab034-bfa3-4c16-91c0-8ff5ada71de6"/>
                <w:id w:val="-542358374"/>
                <w:dataBinding w:xpath="/elements/element[@objid='4caab034-bfa3-4c16-91c0-8ff5ada71de6']/content[@alias='Attribute ATTRIBUTE Name']" w:storeItemID="{D35B6978-45B9-4860-8E6E-EDB6F017D2CB}"/>
                <w:text w:multiLine="1"/>
              </w:sdtPr>
              <w:sdtEndPr/>
              <w:sdtContent>
                <w:customXmlInsRangeEnd w:id="1928"/>
                <w:ins w:id="1929" w:author="peng" w:date="2015-01-26T02:21:00Z">
                  <w:r w:rsidR="00420066">
                    <w:t>cls</w:t>
                  </w:r>
                </w:ins>
                <w:customXmlInsRangeStart w:id="1930" w:author="peng" w:date="2015-01-26T02:21:00Z"/>
              </w:sdtContent>
            </w:sdt>
            <w:customXmlInsRangeEnd w:id="1930"/>
            <w:ins w:id="1931" w:author="peng" w:date="2015-01-26T02:21:00Z">
              <w:r w:rsidR="00420066">
                <w:t xml:space="preserve"> : [</w:t>
              </w:r>
            </w:ins>
            <w:customXmlInsRangeStart w:id="1932" w:author="peng" w:date="2015-01-26T02:21:00Z"/>
            <w:sdt>
              <w:sdtPr>
                <w:alias w:val="Attribute ATTRIBUTE MultiplicityMin"/>
                <w:tag w:val="4caab034-bfa3-4c16-91c0-8ff5ada71de6"/>
                <w:id w:val="537390750"/>
                <w:dataBinding w:xpath="/elements/element[@objid='4caab034-bfa3-4c16-91c0-8ff5ada71de6']/content[@alias='Attribute ATTRIBUTE MultiplicityMin']" w:storeItemID="{D35B6978-45B9-4860-8E6E-EDB6F017D2CB}"/>
                <w:text w:multiLine="1"/>
              </w:sdtPr>
              <w:sdtEndPr/>
              <w:sdtContent>
                <w:customXmlInsRangeEnd w:id="1932"/>
                <w:ins w:id="1933" w:author="peng" w:date="2015-01-26T02:21:00Z">
                  <w:r w:rsidR="00420066">
                    <w:t>1</w:t>
                  </w:r>
                </w:ins>
                <w:customXmlInsRangeStart w:id="1934" w:author="peng" w:date="2015-01-26T02:21:00Z"/>
              </w:sdtContent>
            </w:sdt>
            <w:customXmlInsRangeEnd w:id="1934"/>
            <w:ins w:id="1935" w:author="peng" w:date="2015-01-26T02:21:00Z">
              <w:r w:rsidR="00420066">
                <w:t>..</w:t>
              </w:r>
            </w:ins>
            <w:customXmlInsRangeStart w:id="1936" w:author="peng" w:date="2015-01-26T02:21:00Z"/>
            <w:sdt>
              <w:sdtPr>
                <w:alias w:val="Attribute ATTRIBUTE MultiplicityMax"/>
                <w:tag w:val="4caab034-bfa3-4c16-91c0-8ff5ada71de6"/>
                <w:id w:val="-1664776873"/>
                <w:dataBinding w:xpath="/elements/element[@objid='4caab034-bfa3-4c16-91c0-8ff5ada71de6']/content[@alias='Attribute ATTRIBUTE MultiplicityMax']" w:storeItemID="{D35B6978-45B9-4860-8E6E-EDB6F017D2CB}"/>
                <w:text w:multiLine="1"/>
              </w:sdtPr>
              <w:sdtEndPr/>
              <w:sdtContent>
                <w:customXmlInsRangeEnd w:id="1936"/>
                <w:ins w:id="1937" w:author="peng" w:date="2015-01-26T02:21:00Z">
                  <w:r w:rsidR="00420066">
                    <w:t>1</w:t>
                  </w:r>
                </w:ins>
                <w:customXmlInsRangeStart w:id="1938" w:author="peng" w:date="2015-01-26T02:21:00Z"/>
              </w:sdtContent>
            </w:sdt>
            <w:customXmlInsRangeEnd w:id="1938"/>
            <w:ins w:id="1939" w:author="peng" w:date="2015-01-26T02:21:00Z">
              <w:r w:rsidR="00420066">
                <w:t xml:space="preserve">] </w:t>
              </w:r>
            </w:ins>
            <w:customXmlInsRangeStart w:id="1940" w:author="peng" w:date="2015-01-26T02:21:00Z"/>
            <w:sdt>
              <w:sdtPr>
                <w:alias w:val="DataType ATTRIBUTE Name"/>
                <w:tag w:val="00000004-0000-0009-0000-000000000000"/>
                <w:id w:val="-1528643220"/>
                <w:dataBinding w:xpath="/elements/element[@objid='00000004-0000-0009-0000-000000000000']/content[@alias='DataType ATTRIBUTE Name']" w:storeItemID="{D35B6978-45B9-4860-8E6E-EDB6F017D2CB}"/>
                <w:text w:multiLine="1"/>
              </w:sdtPr>
              <w:sdtEndPr/>
              <w:sdtContent>
                <w:customXmlInsRangeEnd w:id="1940"/>
                <w:ins w:id="1941" w:author="peng" w:date="2015-01-26T02:21:00Z">
                  <w:r w:rsidR="00420066">
                    <w:t>integer</w:t>
                  </w:r>
                </w:ins>
                <w:customXmlInsRangeStart w:id="1942" w:author="peng" w:date="2015-01-26T02:21:00Z"/>
              </w:sdtContent>
            </w:sdt>
            <w:customXmlInsRangeEnd w:id="1942"/>
          </w:p>
        </w:tc>
        <w:tc>
          <w:tcPr>
            <w:tcW w:w="0" w:type="auto"/>
          </w:tcPr>
          <w:p w14:paraId="43B19138"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943" w:author="peng" w:date="2015-01-26T02:21:00Z"/>
              </w:rPr>
            </w:pPr>
            <w:customXmlInsRangeStart w:id="1944" w:author="peng" w:date="2015-01-26T02:21:00Z"/>
            <w:sdt>
              <w:sdtPr>
                <w:alias w:val="Attribute NOTE description 0"/>
                <w:tag w:val="4caab034-bfa3-4c16-91c0-8ff5ada71de6"/>
                <w:id w:val="-1094552518"/>
                <w:dataBinding w:xpath="/elements/element[@objid='4caab034-bfa3-4c16-91c0-8ff5ada71de6']/content[@alias='Attribute NOTE description 0']" w:storeItemID="{D35B6978-45B9-4860-8E6E-EDB6F017D2CB}"/>
                <w:text w:multiLine="1"/>
              </w:sdtPr>
              <w:sdtEndPr/>
              <w:sdtContent>
                <w:customXmlInsRangeEnd w:id="1944"/>
                <w:ins w:id="1945" w:author="peng" w:date="2015-01-26T02:21:00Z">
                  <w:r w:rsidR="00420066">
                    <w:t>the class of the input image</w:t>
                  </w:r>
                </w:ins>
                <w:customXmlInsRangeStart w:id="1946" w:author="peng" w:date="2015-01-26T02:21:00Z"/>
              </w:sdtContent>
            </w:sdt>
            <w:customXmlInsRangeEnd w:id="1946"/>
          </w:p>
        </w:tc>
      </w:tr>
      <w:tr w:rsidR="00420066" w14:paraId="004D27DB" w14:textId="77777777" w:rsidTr="00420066">
        <w:trPr>
          <w:jc w:val="both"/>
          <w:ins w:id="194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560684B" w14:textId="77777777" w:rsidR="00420066" w:rsidRDefault="007D1D13" w:rsidP="00420066">
            <w:pPr>
              <w:rPr>
                <w:ins w:id="1948" w:author="peng" w:date="2015-01-26T02:21:00Z"/>
              </w:rPr>
            </w:pPr>
            <w:customXmlInsRangeStart w:id="1949" w:author="peng" w:date="2015-01-26T02:21:00Z"/>
            <w:sdt>
              <w:sdtPr>
                <w:alias w:val="Attribute ATTRIBUTE Name"/>
                <w:tag w:val="3286c657-d3a7-4b0d-b311-8fee89c59365"/>
                <w:id w:val="564768660"/>
                <w:dataBinding w:xpath="/elements/element[@objid='3286c657-d3a7-4b0d-b311-8fee89c59365']/content[@alias='Attribute ATTRIBUTE Name']" w:storeItemID="{D35B6978-45B9-4860-8E6E-EDB6F017D2CB}"/>
                <w:text w:multiLine="1"/>
              </w:sdtPr>
              <w:sdtEndPr/>
              <w:sdtContent>
                <w:customXmlInsRangeEnd w:id="1949"/>
                <w:ins w:id="1950" w:author="peng" w:date="2015-01-26T02:21:00Z">
                  <w:r w:rsidR="00420066">
                    <w:t>image</w:t>
                  </w:r>
                </w:ins>
                <w:customXmlInsRangeStart w:id="1951" w:author="peng" w:date="2015-01-26T02:21:00Z"/>
              </w:sdtContent>
            </w:sdt>
            <w:customXmlInsRangeEnd w:id="1951"/>
            <w:ins w:id="1952" w:author="peng" w:date="2015-01-26T02:21:00Z">
              <w:r w:rsidR="00420066">
                <w:t xml:space="preserve"> : [</w:t>
              </w:r>
            </w:ins>
            <w:customXmlInsRangeStart w:id="1953" w:author="peng" w:date="2015-01-26T02:21:00Z"/>
            <w:sdt>
              <w:sdtPr>
                <w:alias w:val="Attribute ATTRIBUTE MultiplicityMin"/>
                <w:tag w:val="3286c657-d3a7-4b0d-b311-8fee89c59365"/>
                <w:id w:val="536931440"/>
                <w:dataBinding w:xpath="/elements/element[@objid='3286c657-d3a7-4b0d-b311-8fee89c59365']/content[@alias='Attribute ATTRIBUTE MultiplicityMin']" w:storeItemID="{D35B6978-45B9-4860-8E6E-EDB6F017D2CB}"/>
                <w:text w:multiLine="1"/>
              </w:sdtPr>
              <w:sdtEndPr/>
              <w:sdtContent>
                <w:customXmlInsRangeEnd w:id="1953"/>
                <w:ins w:id="1954" w:author="peng" w:date="2015-01-26T02:21:00Z">
                  <w:r w:rsidR="00420066">
                    <w:t>1</w:t>
                  </w:r>
                </w:ins>
                <w:customXmlInsRangeStart w:id="1955" w:author="peng" w:date="2015-01-26T02:21:00Z"/>
              </w:sdtContent>
            </w:sdt>
            <w:customXmlInsRangeEnd w:id="1955"/>
            <w:ins w:id="1956" w:author="peng" w:date="2015-01-26T02:21:00Z">
              <w:r w:rsidR="00420066">
                <w:t>..</w:t>
              </w:r>
            </w:ins>
            <w:customXmlInsRangeStart w:id="1957" w:author="peng" w:date="2015-01-26T02:21:00Z"/>
            <w:sdt>
              <w:sdtPr>
                <w:alias w:val="Attribute ATTRIBUTE MultiplicityMax"/>
                <w:tag w:val="3286c657-d3a7-4b0d-b311-8fee89c59365"/>
                <w:id w:val="-363136116"/>
                <w:dataBinding w:xpath="/elements/element[@objid='3286c657-d3a7-4b0d-b311-8fee89c59365']/content[@alias='Attribute ATTRIBUTE MultiplicityMax']" w:storeItemID="{D35B6978-45B9-4860-8E6E-EDB6F017D2CB}"/>
                <w:text w:multiLine="1"/>
              </w:sdtPr>
              <w:sdtEndPr/>
              <w:sdtContent>
                <w:customXmlInsRangeEnd w:id="1957"/>
                <w:ins w:id="1958" w:author="peng" w:date="2015-01-26T02:21:00Z">
                  <w:r w:rsidR="00420066">
                    <w:t>1</w:t>
                  </w:r>
                </w:ins>
                <w:customXmlInsRangeStart w:id="1959" w:author="peng" w:date="2015-01-26T02:21:00Z"/>
              </w:sdtContent>
            </w:sdt>
            <w:customXmlInsRangeEnd w:id="1959"/>
            <w:ins w:id="1960" w:author="peng" w:date="2015-01-26T02:21:00Z">
              <w:r w:rsidR="00420066">
                <w:t xml:space="preserve">] </w:t>
              </w:r>
            </w:ins>
          </w:p>
        </w:tc>
        <w:tc>
          <w:tcPr>
            <w:tcW w:w="0" w:type="auto"/>
          </w:tcPr>
          <w:p w14:paraId="5E8DC86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1961" w:author="peng" w:date="2015-01-26T02:21:00Z"/>
              </w:rPr>
            </w:pPr>
            <w:customXmlInsRangeStart w:id="1962" w:author="peng" w:date="2015-01-26T02:21:00Z"/>
            <w:sdt>
              <w:sdtPr>
                <w:alias w:val="Attribute NOTE description 0"/>
                <w:tag w:val="3286c657-d3a7-4b0d-b311-8fee89c59365"/>
                <w:id w:val="-1671625973"/>
                <w:dataBinding w:xpath="/elements/element[@objid='3286c657-d3a7-4b0d-b311-8fee89c59365']/content[@alias='Attribute NOTE description 0']" w:storeItemID="{D35B6978-45B9-4860-8E6E-EDB6F017D2CB}"/>
                <w:text w:multiLine="1"/>
              </w:sdtPr>
              <w:sdtEndPr/>
              <w:sdtContent>
                <w:customXmlInsRangeEnd w:id="1962"/>
                <w:ins w:id="1963" w:author="peng" w:date="2015-01-26T02:21:00Z">
                  <w:r w:rsidR="00420066">
                    <w:t>input image</w:t>
                  </w:r>
                </w:ins>
                <w:customXmlInsRangeStart w:id="1964" w:author="peng" w:date="2015-01-26T02:21:00Z"/>
              </w:sdtContent>
            </w:sdt>
            <w:customXmlInsRangeEnd w:id="1964"/>
          </w:p>
        </w:tc>
      </w:tr>
    </w:tbl>
    <w:p w14:paraId="2AFE9E47" w14:textId="77777777" w:rsidR="00420066" w:rsidRDefault="00420066" w:rsidP="00420066">
      <w:pPr>
        <w:pStyle w:val="af4"/>
        <w:rPr>
          <w:ins w:id="1965" w:author="peng" w:date="2015-01-26T02:33:00Z"/>
        </w:rPr>
      </w:pPr>
      <w:ins w:id="1966" w:author="peng" w:date="2015-01-26T02:21:00Z">
        <w:r>
          <w:t>Table </w:t>
        </w:r>
        <w:r>
          <w:fldChar w:fldCharType="begin"/>
        </w:r>
        <w:r>
          <w:instrText>SEQ Table \* ARABIC</w:instrText>
        </w:r>
        <w:r>
          <w:fldChar w:fldCharType="separate"/>
        </w:r>
      </w:ins>
      <w:ins w:id="1967" w:author="peng" w:date="2015-01-26T03:23:00Z">
        <w:r w:rsidR="00EA58DD">
          <w:rPr>
            <w:noProof/>
          </w:rPr>
          <w:t>13</w:t>
        </w:r>
      </w:ins>
      <w:ins w:id="1968" w:author="peng" w:date="2015-01-26T02:21:00Z">
        <w:r>
          <w:fldChar w:fldCharType="end"/>
        </w:r>
        <w:r>
          <w:t> Attributes of Class "HOGAppli"</w:t>
        </w:r>
      </w:ins>
    </w:p>
    <w:p w14:paraId="46785B65" w14:textId="77777777" w:rsidR="00520160" w:rsidRDefault="00520160">
      <w:pPr>
        <w:rPr>
          <w:ins w:id="1969" w:author="peng" w:date="2015-01-26T02:33:00Z"/>
        </w:rPr>
        <w:pPrChange w:id="1970" w:author="peng" w:date="2015-01-26T02:33:00Z">
          <w:pPr>
            <w:pStyle w:val="af4"/>
          </w:pPr>
        </w:pPrChange>
      </w:pPr>
    </w:p>
    <w:p w14:paraId="12570FF4" w14:textId="77777777" w:rsidR="00520160" w:rsidRPr="00EA58DD" w:rsidRDefault="00520160">
      <w:pPr>
        <w:rPr>
          <w:ins w:id="1971" w:author="peng" w:date="2015-01-26T02:21:00Z"/>
        </w:rPr>
        <w:pPrChange w:id="1972" w:author="peng" w:date="2015-01-26T02:33:00Z">
          <w:pPr>
            <w:pStyle w:val="af4"/>
          </w:pPr>
        </w:pPrChange>
      </w:pPr>
    </w:p>
    <w:tbl>
      <w:tblPr>
        <w:tblStyle w:val="-1"/>
        <w:tblW w:w="5000" w:type="pct"/>
        <w:jc w:val="both"/>
        <w:tblLook w:val="04A0" w:firstRow="1" w:lastRow="0" w:firstColumn="1" w:lastColumn="0" w:noHBand="0" w:noVBand="1"/>
      </w:tblPr>
      <w:tblGrid>
        <w:gridCol w:w="5470"/>
        <w:gridCol w:w="3582"/>
      </w:tblGrid>
      <w:tr w:rsidR="00420066" w14:paraId="1E9A5AE4" w14:textId="77777777" w:rsidTr="00420066">
        <w:trPr>
          <w:cnfStyle w:val="100000000000" w:firstRow="1" w:lastRow="0" w:firstColumn="0" w:lastColumn="0" w:oddVBand="0" w:evenVBand="0" w:oddHBand="0" w:evenHBand="0" w:firstRowFirstColumn="0" w:firstRowLastColumn="0" w:lastRowFirstColumn="0" w:lastRowLastColumn="0"/>
          <w:tblHeader/>
          <w:jc w:val="both"/>
          <w:ins w:id="197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50AD999" w14:textId="77777777" w:rsidR="00420066" w:rsidRDefault="00420066" w:rsidP="00420066">
            <w:pPr>
              <w:jc w:val="center"/>
              <w:rPr>
                <w:ins w:id="1974" w:author="peng" w:date="2015-01-26T02:21:00Z"/>
              </w:rPr>
            </w:pPr>
            <w:ins w:id="1975" w:author="peng" w:date="2015-01-26T02:21:00Z">
              <w:r>
                <w:t>Name</w:t>
              </w:r>
            </w:ins>
          </w:p>
        </w:tc>
        <w:tc>
          <w:tcPr>
            <w:tcW w:w="0" w:type="auto"/>
          </w:tcPr>
          <w:p w14:paraId="0C4A6F3E"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1976" w:author="peng" w:date="2015-01-26T02:21:00Z"/>
              </w:rPr>
            </w:pPr>
            <w:ins w:id="1977" w:author="peng" w:date="2015-01-26T02:21:00Z">
              <w:r>
                <w:t>Description</w:t>
              </w:r>
            </w:ins>
          </w:p>
        </w:tc>
      </w:tr>
      <w:tr w:rsidR="00420066" w14:paraId="74D22B5D" w14:textId="77777777" w:rsidTr="00420066">
        <w:trPr>
          <w:cnfStyle w:val="000000100000" w:firstRow="0" w:lastRow="0" w:firstColumn="0" w:lastColumn="0" w:oddVBand="0" w:evenVBand="0" w:oddHBand="1" w:evenHBand="0" w:firstRowFirstColumn="0" w:firstRowLastColumn="0" w:lastRowFirstColumn="0" w:lastRowLastColumn="0"/>
          <w:jc w:val="both"/>
          <w:ins w:id="197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29DAD9A" w14:textId="77777777" w:rsidR="00420066" w:rsidRDefault="007D1D13" w:rsidP="00420066">
            <w:pPr>
              <w:rPr>
                <w:ins w:id="1979" w:author="peng" w:date="2015-01-26T02:21:00Z"/>
              </w:rPr>
            </w:pPr>
            <w:customXmlInsRangeStart w:id="1980" w:author="peng" w:date="2015-01-26T02:21:00Z"/>
            <w:sdt>
              <w:sdtPr>
                <w:alias w:val="Association ATTRIBUTE Name"/>
                <w:tag w:val="6e6b261e-cab9-43eb-8da4-84777bc1431c"/>
                <w:id w:val="394395490"/>
                <w:showingPlcHdr/>
                <w:dataBinding w:xpath="/elements/element[@objid='6e6b261e-cab9-43eb-8da4-84777bc1431c']/content[@alias='Association ATTRIBUTE Name']" w:storeItemID="{D35B6978-45B9-4860-8E6E-EDB6F017D2CB}"/>
                <w:text w:multiLine="1"/>
              </w:sdtPr>
              <w:sdtEndPr/>
              <w:sdtContent>
                <w:customXmlInsRangeEnd w:id="1980"/>
                <w:ins w:id="1981" w:author="peng" w:date="2015-01-26T02:21:00Z">
                  <w:r w:rsidR="00420066">
                    <w:t xml:space="preserve">     </w:t>
                  </w:r>
                </w:ins>
                <w:customXmlInsRangeStart w:id="1982" w:author="peng" w:date="2015-01-26T02:21:00Z"/>
              </w:sdtContent>
            </w:sdt>
            <w:customXmlInsRangeEnd w:id="1982"/>
            <w:ins w:id="1983" w:author="peng" w:date="2015-01-26T02:21:00Z">
              <w:r w:rsidR="00420066">
                <w:t>-&gt;</w:t>
              </w:r>
            </w:ins>
            <w:customXmlInsRangeStart w:id="1984" w:author="peng" w:date="2015-01-26T02:21:00Z"/>
            <w:sdt>
              <w:sdtPr>
                <w:alias w:val="AssociationEnd ATTRIBUTE Name"/>
                <w:tag w:val="394cc369-5be6-4a82-9827-e522843a9f65"/>
                <w:id w:val="-1322038332"/>
                <w:dataBinding w:xpath="/elements/element[@objid='394cc369-5be6-4a82-9827-e522843a9f65']/content[@alias='AssociationEnd ATTRIBUTE Name']" w:storeItemID="{D35B6978-45B9-4860-8E6E-EDB6F017D2CB}"/>
                <w:text w:multiLine="1"/>
              </w:sdtPr>
              <w:sdtEndPr/>
              <w:sdtContent>
                <w:customXmlInsRangeEnd w:id="1984"/>
                <w:ins w:id="1985" w:author="peng" w:date="2015-01-26T02:21:00Z">
                  <w:r w:rsidR="00420066">
                    <w:t>dataVectors</w:t>
                  </w:r>
                </w:ins>
                <w:customXmlInsRangeStart w:id="1986" w:author="peng" w:date="2015-01-26T02:21:00Z"/>
              </w:sdtContent>
            </w:sdt>
            <w:customXmlInsRangeEnd w:id="1986"/>
            <w:ins w:id="1987" w:author="peng" w:date="2015-01-26T02:21:00Z">
              <w:r w:rsidR="00420066">
                <w:t xml:space="preserve"> : [</w:t>
              </w:r>
            </w:ins>
            <w:customXmlInsRangeStart w:id="1988" w:author="peng" w:date="2015-01-26T02:21:00Z"/>
            <w:sdt>
              <w:sdtPr>
                <w:alias w:val="AssociationEnd ATTRIBUTE MultiplicityMin"/>
                <w:tag w:val="394cc369-5be6-4a82-9827-e522843a9f65"/>
                <w:id w:val="-358740644"/>
                <w:dataBinding w:xpath="/elements/element[@objid='394cc369-5be6-4a82-9827-e522843a9f65']/content[@alias='AssociationEnd ATTRIBUTE MultiplicityMin']" w:storeItemID="{D35B6978-45B9-4860-8E6E-EDB6F017D2CB}"/>
                <w:text w:multiLine="1"/>
              </w:sdtPr>
              <w:sdtEndPr/>
              <w:sdtContent>
                <w:customXmlInsRangeEnd w:id="1988"/>
                <w:ins w:id="1989" w:author="peng" w:date="2015-01-26T02:21:00Z">
                  <w:r w:rsidR="00420066">
                    <w:t>0</w:t>
                  </w:r>
                </w:ins>
                <w:customXmlInsRangeStart w:id="1990" w:author="peng" w:date="2015-01-26T02:21:00Z"/>
              </w:sdtContent>
            </w:sdt>
            <w:customXmlInsRangeEnd w:id="1990"/>
            <w:ins w:id="1991" w:author="peng" w:date="2015-01-26T02:21:00Z">
              <w:r w:rsidR="00420066">
                <w:t>..</w:t>
              </w:r>
            </w:ins>
            <w:customXmlInsRangeStart w:id="1992" w:author="peng" w:date="2015-01-26T02:21:00Z"/>
            <w:sdt>
              <w:sdtPr>
                <w:alias w:val="AssociationEnd ATTRIBUTE MultiplicityMax"/>
                <w:tag w:val="394cc369-5be6-4a82-9827-e522843a9f65"/>
                <w:id w:val="-686210602"/>
                <w:dataBinding w:xpath="/elements/element[@objid='394cc369-5be6-4a82-9827-e522843a9f65']/content[@alias='AssociationEnd ATTRIBUTE MultiplicityMax']" w:storeItemID="{D35B6978-45B9-4860-8E6E-EDB6F017D2CB}"/>
                <w:text w:multiLine="1"/>
              </w:sdtPr>
              <w:sdtEndPr/>
              <w:sdtContent>
                <w:customXmlInsRangeEnd w:id="1992"/>
                <w:ins w:id="1993" w:author="peng" w:date="2015-01-26T02:21:00Z">
                  <w:r w:rsidR="00420066">
                    <w:t>*</w:t>
                  </w:r>
                </w:ins>
                <w:customXmlInsRangeStart w:id="1994" w:author="peng" w:date="2015-01-26T02:21:00Z"/>
              </w:sdtContent>
            </w:sdt>
            <w:customXmlInsRangeEnd w:id="1994"/>
            <w:ins w:id="1995" w:author="peng" w:date="2015-01-26T02:21:00Z">
              <w:r w:rsidR="00420066">
                <w:t xml:space="preserve">] </w:t>
              </w:r>
              <w:r w:rsidR="00420066">
                <w:fldChar w:fldCharType="begin"/>
              </w:r>
              <w:r w:rsidR="00420066">
                <w:instrText xml:space="preserve"> HYPERLINK \l "_4ccce523-4653-4dc2-a5bc-b4bfbbe95a34" \h </w:instrText>
              </w:r>
              <w:r w:rsidR="00420066">
                <w:fldChar w:fldCharType="separate"/>
              </w:r>
              <w:r w:rsidR="00420066">
                <w:rPr>
                  <w:rStyle w:val="af2"/>
                </w:rPr>
                <w:t>DataVector</w:t>
              </w:r>
              <w:r w:rsidR="00420066">
                <w:rPr>
                  <w:rStyle w:val="af2"/>
                </w:rPr>
                <w:fldChar w:fldCharType="end"/>
              </w:r>
            </w:ins>
          </w:p>
        </w:tc>
        <w:tc>
          <w:tcPr>
            <w:tcW w:w="0" w:type="auto"/>
          </w:tcPr>
          <w:p w14:paraId="1619BF72"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1996" w:author="peng" w:date="2015-01-26T02:21:00Z"/>
              </w:rPr>
            </w:pPr>
            <w:customXmlInsRangeStart w:id="1997" w:author="peng" w:date="2015-01-26T02:21:00Z"/>
            <w:sdt>
              <w:sdtPr>
                <w:alias w:val="AssociationEnd NOTE description 0"/>
                <w:tag w:val="394cc369-5be6-4a82-9827-e522843a9f65"/>
                <w:id w:val="269294477"/>
                <w:dataBinding w:xpath="/elements/element[@objid='394cc369-5be6-4a82-9827-e522843a9f65']/content[@alias='AssociationEnd NOTE description 0']" w:storeItemID="{D35B6978-45B9-4860-8E6E-EDB6F017D2CB}"/>
                <w:text w:multiLine="1"/>
              </w:sdtPr>
              <w:sdtEndPr/>
              <w:sdtContent>
                <w:customXmlInsRangeEnd w:id="1997"/>
                <w:ins w:id="1998" w:author="peng" w:date="2015-01-26T02:21:00Z">
                  <w:r w:rsidR="00420066">
                    <w:t>list of data from HOG</w:t>
                  </w:r>
                </w:ins>
                <w:customXmlInsRangeStart w:id="1999" w:author="peng" w:date="2015-01-26T02:21:00Z"/>
              </w:sdtContent>
            </w:sdt>
            <w:customXmlInsRangeEnd w:id="1999"/>
          </w:p>
        </w:tc>
      </w:tr>
      <w:tr w:rsidR="00420066" w14:paraId="166AE582" w14:textId="77777777" w:rsidTr="00420066">
        <w:trPr>
          <w:jc w:val="both"/>
          <w:ins w:id="200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DD67C68" w14:textId="77777777" w:rsidR="00420066" w:rsidRDefault="007D1D13" w:rsidP="00420066">
            <w:pPr>
              <w:rPr>
                <w:ins w:id="2001" w:author="peng" w:date="2015-01-26T02:21:00Z"/>
              </w:rPr>
            </w:pPr>
            <w:customXmlInsRangeStart w:id="2002" w:author="peng" w:date="2015-01-26T02:21:00Z"/>
            <w:sdt>
              <w:sdtPr>
                <w:alias w:val="Association ATTRIBUTE Name"/>
                <w:tag w:val="066d3454-c522-4831-84f8-74694f6ceb96"/>
                <w:id w:val="919145356"/>
                <w:showingPlcHdr/>
                <w:dataBinding w:xpath="/elements/element[@objid='066d3454-c522-4831-84f8-74694f6ceb96']/content[@alias='Association ATTRIBUTE Name']" w:storeItemID="{D35B6978-45B9-4860-8E6E-EDB6F017D2CB}"/>
                <w:text w:multiLine="1"/>
              </w:sdtPr>
              <w:sdtEndPr/>
              <w:sdtContent>
                <w:customXmlInsRangeEnd w:id="2002"/>
                <w:ins w:id="2003" w:author="peng" w:date="2015-01-26T02:21:00Z">
                  <w:r w:rsidR="00420066">
                    <w:t xml:space="preserve">     </w:t>
                  </w:r>
                </w:ins>
                <w:customXmlInsRangeStart w:id="2004" w:author="peng" w:date="2015-01-26T02:21:00Z"/>
              </w:sdtContent>
            </w:sdt>
            <w:customXmlInsRangeEnd w:id="2004"/>
            <w:ins w:id="2005" w:author="peng" w:date="2015-01-26T02:21:00Z">
              <w:r w:rsidR="00420066">
                <w:t>-&gt;</w:t>
              </w:r>
            </w:ins>
            <w:customXmlInsRangeStart w:id="2006" w:author="peng" w:date="2015-01-26T02:21:00Z"/>
            <w:sdt>
              <w:sdtPr>
                <w:alias w:val="AssociationEnd ATTRIBUTE Name"/>
                <w:tag w:val="30407874-c5c7-4bb8-8075-df4759c9492d"/>
                <w:id w:val="986511976"/>
                <w:dataBinding w:xpath="/elements/element[@objid='30407874-c5c7-4bb8-8075-df4759c9492d']/content[@alias='AssociationEnd ATTRIBUTE Name']" w:storeItemID="{D35B6978-45B9-4860-8E6E-EDB6F017D2CB}"/>
                <w:text w:multiLine="1"/>
              </w:sdtPr>
              <w:sdtEndPr/>
              <w:sdtContent>
                <w:customXmlInsRangeEnd w:id="2006"/>
                <w:ins w:id="2007" w:author="peng" w:date="2015-01-26T02:21:00Z">
                  <w:r w:rsidR="00420066">
                    <w:t>hog</w:t>
                  </w:r>
                </w:ins>
                <w:customXmlInsRangeStart w:id="2008" w:author="peng" w:date="2015-01-26T02:21:00Z"/>
              </w:sdtContent>
            </w:sdt>
            <w:customXmlInsRangeEnd w:id="2008"/>
            <w:ins w:id="2009" w:author="peng" w:date="2015-01-26T02:21:00Z">
              <w:r w:rsidR="00420066">
                <w:t xml:space="preserve"> : [</w:t>
              </w:r>
            </w:ins>
            <w:customXmlInsRangeStart w:id="2010" w:author="peng" w:date="2015-01-26T02:21:00Z"/>
            <w:sdt>
              <w:sdtPr>
                <w:alias w:val="AssociationEnd ATTRIBUTE MultiplicityMin"/>
                <w:tag w:val="30407874-c5c7-4bb8-8075-df4759c9492d"/>
                <w:id w:val="-445230230"/>
                <w:dataBinding w:xpath="/elements/element[@objid='30407874-c5c7-4bb8-8075-df4759c9492d']/content[@alias='AssociationEnd ATTRIBUTE MultiplicityMin']" w:storeItemID="{D35B6978-45B9-4860-8E6E-EDB6F017D2CB}"/>
                <w:text w:multiLine="1"/>
              </w:sdtPr>
              <w:sdtEndPr/>
              <w:sdtContent>
                <w:customXmlInsRangeEnd w:id="2010"/>
                <w:ins w:id="2011" w:author="peng" w:date="2015-01-26T02:21:00Z">
                  <w:r w:rsidR="00420066">
                    <w:t>0</w:t>
                  </w:r>
                </w:ins>
                <w:customXmlInsRangeStart w:id="2012" w:author="peng" w:date="2015-01-26T02:21:00Z"/>
              </w:sdtContent>
            </w:sdt>
            <w:customXmlInsRangeEnd w:id="2012"/>
            <w:ins w:id="2013" w:author="peng" w:date="2015-01-26T02:21:00Z">
              <w:r w:rsidR="00420066">
                <w:t>..</w:t>
              </w:r>
            </w:ins>
            <w:customXmlInsRangeStart w:id="2014" w:author="peng" w:date="2015-01-26T02:21:00Z"/>
            <w:sdt>
              <w:sdtPr>
                <w:alias w:val="AssociationEnd ATTRIBUTE MultiplicityMax"/>
                <w:tag w:val="30407874-c5c7-4bb8-8075-df4759c9492d"/>
                <w:id w:val="1597281095"/>
                <w:dataBinding w:xpath="/elements/element[@objid='30407874-c5c7-4bb8-8075-df4759c9492d']/content[@alias='AssociationEnd ATTRIBUTE MultiplicityMax']" w:storeItemID="{D35B6978-45B9-4860-8E6E-EDB6F017D2CB}"/>
                <w:text w:multiLine="1"/>
              </w:sdtPr>
              <w:sdtEndPr/>
              <w:sdtContent>
                <w:customXmlInsRangeEnd w:id="2014"/>
                <w:ins w:id="2015" w:author="peng" w:date="2015-01-26T02:21:00Z">
                  <w:r w:rsidR="00420066">
                    <w:t>1</w:t>
                  </w:r>
                </w:ins>
                <w:customXmlInsRangeStart w:id="2016" w:author="peng" w:date="2015-01-26T02:21:00Z"/>
              </w:sdtContent>
            </w:sdt>
            <w:customXmlInsRangeEnd w:id="2016"/>
            <w:ins w:id="2017" w:author="peng" w:date="2015-01-26T02:21:00Z">
              <w:r w:rsidR="00420066">
                <w:t xml:space="preserve">] </w:t>
              </w:r>
              <w:r w:rsidR="00420066">
                <w:fldChar w:fldCharType="begin"/>
              </w:r>
              <w:r w:rsidR="00420066">
                <w:instrText xml:space="preserve"> HYPERLINK \l "_77b78d4d-6afc-4bc3-b438-316a59622fd8" \h </w:instrText>
              </w:r>
              <w:r w:rsidR="00420066">
                <w:fldChar w:fldCharType="separate"/>
              </w:r>
              <w:r w:rsidR="00420066">
                <w:rPr>
                  <w:rStyle w:val="af2"/>
                </w:rPr>
                <w:t>HOG</w:t>
              </w:r>
              <w:r w:rsidR="00420066">
                <w:rPr>
                  <w:rStyle w:val="af2"/>
                </w:rPr>
                <w:fldChar w:fldCharType="end"/>
              </w:r>
            </w:ins>
          </w:p>
        </w:tc>
        <w:tc>
          <w:tcPr>
            <w:tcW w:w="0" w:type="auto"/>
          </w:tcPr>
          <w:p w14:paraId="686F71BA"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018" w:author="peng" w:date="2015-01-26T02:21:00Z"/>
              </w:rPr>
            </w:pPr>
            <w:customXmlInsRangeStart w:id="2019" w:author="peng" w:date="2015-01-26T02:21:00Z"/>
            <w:sdt>
              <w:sdtPr>
                <w:alias w:val="AssociationEnd NOTE description 0"/>
                <w:tag w:val="30407874-c5c7-4bb8-8075-df4759c9492d"/>
                <w:id w:val="1853218568"/>
                <w:dataBinding w:xpath="/elements/element[@objid='30407874-c5c7-4bb8-8075-df4759c9492d']/content[@alias='AssociationEnd NOTE description 0']" w:storeItemID="{D35B6978-45B9-4860-8E6E-EDB6F017D2CB}"/>
                <w:text w:multiLine="1"/>
              </w:sdtPr>
              <w:sdtEndPr/>
              <w:sdtContent>
                <w:customXmlInsRangeEnd w:id="2019"/>
                <w:ins w:id="2020" w:author="peng" w:date="2015-01-26T02:21:00Z">
                  <w:r w:rsidR="00420066">
                    <w:t>the HOG instance</w:t>
                  </w:r>
                </w:ins>
                <w:customXmlInsRangeStart w:id="2021" w:author="peng" w:date="2015-01-26T02:21:00Z"/>
              </w:sdtContent>
            </w:sdt>
            <w:customXmlInsRangeEnd w:id="2021"/>
          </w:p>
        </w:tc>
      </w:tr>
      <w:tr w:rsidR="00420066" w14:paraId="7E8627CC" w14:textId="77777777" w:rsidTr="00420066">
        <w:trPr>
          <w:cnfStyle w:val="000000100000" w:firstRow="0" w:lastRow="0" w:firstColumn="0" w:lastColumn="0" w:oddVBand="0" w:evenVBand="0" w:oddHBand="1" w:evenHBand="0" w:firstRowFirstColumn="0" w:firstRowLastColumn="0" w:lastRowFirstColumn="0" w:lastRowLastColumn="0"/>
          <w:jc w:val="both"/>
          <w:ins w:id="202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DF36626" w14:textId="77777777" w:rsidR="00420066" w:rsidRDefault="007D1D13" w:rsidP="00420066">
            <w:pPr>
              <w:rPr>
                <w:ins w:id="2023" w:author="peng" w:date="2015-01-26T02:21:00Z"/>
              </w:rPr>
            </w:pPr>
            <w:customXmlInsRangeStart w:id="2024" w:author="peng" w:date="2015-01-26T02:21:00Z"/>
            <w:sdt>
              <w:sdtPr>
                <w:alias w:val="Association ATTRIBUTE Name"/>
                <w:tag w:val="6ac20aef-3421-422a-9574-88e60718e213"/>
                <w:id w:val="-1641419158"/>
                <w:showingPlcHdr/>
                <w:dataBinding w:xpath="/elements/element[@objid='6ac20aef-3421-422a-9574-88e60718e213']/content[@alias='Association ATTRIBUTE Name']" w:storeItemID="{D35B6978-45B9-4860-8E6E-EDB6F017D2CB}"/>
                <w:text w:multiLine="1"/>
              </w:sdtPr>
              <w:sdtEndPr/>
              <w:sdtContent>
                <w:customXmlInsRangeEnd w:id="2024"/>
                <w:ins w:id="2025" w:author="peng" w:date="2015-01-26T02:21:00Z">
                  <w:r w:rsidR="00420066">
                    <w:t xml:space="preserve">     </w:t>
                  </w:r>
                </w:ins>
                <w:customXmlInsRangeStart w:id="2026" w:author="peng" w:date="2015-01-26T02:21:00Z"/>
              </w:sdtContent>
            </w:sdt>
            <w:customXmlInsRangeEnd w:id="2026"/>
            <w:ins w:id="2027" w:author="peng" w:date="2015-01-26T02:21:00Z">
              <w:r w:rsidR="00420066">
                <w:t>-&gt;</w:t>
              </w:r>
            </w:ins>
            <w:customXmlInsRangeStart w:id="2028" w:author="peng" w:date="2015-01-26T02:21:00Z"/>
            <w:sdt>
              <w:sdtPr>
                <w:alias w:val="AssociationEnd ATTRIBUTE Name"/>
                <w:tag w:val="500a5814-791f-44d3-b26a-75c93d8137ae"/>
                <w:id w:val="-854104771"/>
                <w:dataBinding w:xpath="/elements/element[@objid='500a5814-791f-44d3-b26a-75c93d8137ae']/content[@alias='AssociationEnd ATTRIBUTE Name']" w:storeItemID="{D35B6978-45B9-4860-8E6E-EDB6F017D2CB}"/>
                <w:text w:multiLine="1"/>
              </w:sdtPr>
              <w:sdtEndPr/>
              <w:sdtContent>
                <w:customXmlInsRangeEnd w:id="2028"/>
                <w:ins w:id="2029" w:author="peng" w:date="2015-01-26T02:21:00Z">
                  <w:r w:rsidR="00420066">
                    <w:t>hogParam</w:t>
                  </w:r>
                </w:ins>
                <w:customXmlInsRangeStart w:id="2030" w:author="peng" w:date="2015-01-26T02:21:00Z"/>
              </w:sdtContent>
            </w:sdt>
            <w:customXmlInsRangeEnd w:id="2030"/>
            <w:ins w:id="2031" w:author="peng" w:date="2015-01-26T02:21:00Z">
              <w:r w:rsidR="00420066">
                <w:t xml:space="preserve"> : [</w:t>
              </w:r>
            </w:ins>
            <w:customXmlInsRangeStart w:id="2032" w:author="peng" w:date="2015-01-26T02:21:00Z"/>
            <w:sdt>
              <w:sdtPr>
                <w:alias w:val="AssociationEnd ATTRIBUTE MultiplicityMin"/>
                <w:tag w:val="500a5814-791f-44d3-b26a-75c93d8137ae"/>
                <w:id w:val="595067453"/>
                <w:dataBinding w:xpath="/elements/element[@objid='500a5814-791f-44d3-b26a-75c93d8137ae']/content[@alias='AssociationEnd ATTRIBUTE MultiplicityMin']" w:storeItemID="{D35B6978-45B9-4860-8E6E-EDB6F017D2CB}"/>
                <w:text w:multiLine="1"/>
              </w:sdtPr>
              <w:sdtEndPr/>
              <w:sdtContent>
                <w:customXmlInsRangeEnd w:id="2032"/>
                <w:ins w:id="2033" w:author="peng" w:date="2015-01-26T02:21:00Z">
                  <w:r w:rsidR="00420066">
                    <w:t>0</w:t>
                  </w:r>
                </w:ins>
                <w:customXmlInsRangeStart w:id="2034" w:author="peng" w:date="2015-01-26T02:21:00Z"/>
              </w:sdtContent>
            </w:sdt>
            <w:customXmlInsRangeEnd w:id="2034"/>
            <w:ins w:id="2035" w:author="peng" w:date="2015-01-26T02:21:00Z">
              <w:r w:rsidR="00420066">
                <w:t>..</w:t>
              </w:r>
            </w:ins>
            <w:customXmlInsRangeStart w:id="2036" w:author="peng" w:date="2015-01-26T02:21:00Z"/>
            <w:sdt>
              <w:sdtPr>
                <w:alias w:val="AssociationEnd ATTRIBUTE MultiplicityMax"/>
                <w:tag w:val="500a5814-791f-44d3-b26a-75c93d8137ae"/>
                <w:id w:val="554593647"/>
                <w:dataBinding w:xpath="/elements/element[@objid='500a5814-791f-44d3-b26a-75c93d8137ae']/content[@alias='AssociationEnd ATTRIBUTE MultiplicityMax']" w:storeItemID="{D35B6978-45B9-4860-8E6E-EDB6F017D2CB}"/>
                <w:text w:multiLine="1"/>
              </w:sdtPr>
              <w:sdtEndPr/>
              <w:sdtContent>
                <w:customXmlInsRangeEnd w:id="2036"/>
                <w:ins w:id="2037" w:author="peng" w:date="2015-01-26T02:21:00Z">
                  <w:r w:rsidR="00420066">
                    <w:t>1</w:t>
                  </w:r>
                </w:ins>
                <w:customXmlInsRangeStart w:id="2038" w:author="peng" w:date="2015-01-26T02:21:00Z"/>
              </w:sdtContent>
            </w:sdt>
            <w:customXmlInsRangeEnd w:id="2038"/>
            <w:ins w:id="2039" w:author="peng" w:date="2015-01-26T02:21:00Z">
              <w:r w:rsidR="00420066">
                <w:t xml:space="preserve">] </w:t>
              </w:r>
              <w:r w:rsidR="00420066">
                <w:fldChar w:fldCharType="begin"/>
              </w:r>
              <w:r w:rsidR="00420066">
                <w:instrText xml:space="preserve"> HYPERLINK \l "_b30f2d3b-3dd3-4928-8c2e-210cde6bac4c" \h </w:instrText>
              </w:r>
              <w:r w:rsidR="00420066">
                <w:fldChar w:fldCharType="separate"/>
              </w:r>
              <w:r w:rsidR="00420066">
                <w:rPr>
                  <w:rStyle w:val="af2"/>
                </w:rPr>
                <w:t>HOGParam</w:t>
              </w:r>
              <w:r w:rsidR="00420066">
                <w:rPr>
                  <w:rStyle w:val="af2"/>
                </w:rPr>
                <w:fldChar w:fldCharType="end"/>
              </w:r>
            </w:ins>
          </w:p>
        </w:tc>
        <w:tc>
          <w:tcPr>
            <w:tcW w:w="0" w:type="auto"/>
          </w:tcPr>
          <w:p w14:paraId="1DA282F1"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040" w:author="peng" w:date="2015-01-26T02:21:00Z"/>
              </w:rPr>
            </w:pPr>
            <w:customXmlInsRangeStart w:id="2041" w:author="peng" w:date="2015-01-26T02:21:00Z"/>
            <w:sdt>
              <w:sdtPr>
                <w:alias w:val="AssociationEnd NOTE description 0"/>
                <w:tag w:val="500a5814-791f-44d3-b26a-75c93d8137ae"/>
                <w:id w:val="-1848014114"/>
                <w:dataBinding w:xpath="/elements/element[@objid='500a5814-791f-44d3-b26a-75c93d8137ae']/content[@alias='AssociationEnd NOTE description 0']" w:storeItemID="{D35B6978-45B9-4860-8E6E-EDB6F017D2CB}"/>
                <w:text w:multiLine="1"/>
              </w:sdtPr>
              <w:sdtEndPr/>
              <w:sdtContent>
                <w:customXmlInsRangeEnd w:id="2041"/>
                <w:ins w:id="2042" w:author="peng" w:date="2015-01-26T02:21:00Z">
                  <w:r w:rsidR="00420066">
                    <w:t>the hogParam instance</w:t>
                  </w:r>
                </w:ins>
                <w:customXmlInsRangeStart w:id="2043" w:author="peng" w:date="2015-01-26T02:21:00Z"/>
              </w:sdtContent>
            </w:sdt>
            <w:customXmlInsRangeEnd w:id="2043"/>
          </w:p>
        </w:tc>
      </w:tr>
    </w:tbl>
    <w:p w14:paraId="7BB1AB8D" w14:textId="77777777" w:rsidR="00420066" w:rsidRDefault="00420066" w:rsidP="00420066">
      <w:pPr>
        <w:pStyle w:val="af4"/>
        <w:rPr>
          <w:ins w:id="2044" w:author="peng" w:date="2015-01-26T02:34:00Z"/>
        </w:rPr>
      </w:pPr>
      <w:ins w:id="2045" w:author="peng" w:date="2015-01-26T02:21:00Z">
        <w:r>
          <w:t>Table </w:t>
        </w:r>
        <w:r>
          <w:fldChar w:fldCharType="begin"/>
        </w:r>
        <w:r>
          <w:instrText>SEQ Table \* ARABIC</w:instrText>
        </w:r>
        <w:r>
          <w:fldChar w:fldCharType="separate"/>
        </w:r>
      </w:ins>
      <w:ins w:id="2046" w:author="peng" w:date="2015-01-26T03:23:00Z">
        <w:r w:rsidR="00EA58DD">
          <w:rPr>
            <w:noProof/>
          </w:rPr>
          <w:t>14</w:t>
        </w:r>
      </w:ins>
      <w:ins w:id="2047" w:author="peng" w:date="2015-01-26T02:21:00Z">
        <w:r>
          <w:fldChar w:fldCharType="end"/>
        </w:r>
        <w:r>
          <w:t> Associations of Class "HOGAppli"</w:t>
        </w:r>
      </w:ins>
    </w:p>
    <w:p w14:paraId="310BCA73" w14:textId="77777777" w:rsidR="00520160" w:rsidRDefault="00520160">
      <w:pPr>
        <w:rPr>
          <w:ins w:id="2048" w:author="peng" w:date="2015-01-26T02:34:00Z"/>
        </w:rPr>
        <w:pPrChange w:id="2049" w:author="peng" w:date="2015-01-26T02:34:00Z">
          <w:pPr>
            <w:pStyle w:val="af4"/>
          </w:pPr>
        </w:pPrChange>
      </w:pPr>
    </w:p>
    <w:p w14:paraId="2C626A35" w14:textId="77777777" w:rsidR="00520160" w:rsidRPr="00EA58DD" w:rsidRDefault="00520160">
      <w:pPr>
        <w:rPr>
          <w:ins w:id="2050" w:author="peng" w:date="2015-01-26T02:21:00Z"/>
        </w:rPr>
        <w:pPrChange w:id="2051" w:author="peng" w:date="2015-01-26T02:34:00Z">
          <w:pPr>
            <w:pStyle w:val="af4"/>
          </w:pPr>
        </w:pPrChange>
      </w:pPr>
    </w:p>
    <w:tbl>
      <w:tblPr>
        <w:tblStyle w:val="-1"/>
        <w:tblW w:w="5000" w:type="pct"/>
        <w:jc w:val="both"/>
        <w:tblLook w:val="04A0" w:firstRow="1" w:lastRow="0" w:firstColumn="1" w:lastColumn="0" w:noHBand="0" w:noVBand="1"/>
      </w:tblPr>
      <w:tblGrid>
        <w:gridCol w:w="2926"/>
        <w:gridCol w:w="6126"/>
      </w:tblGrid>
      <w:tr w:rsidR="00420066" w14:paraId="3465E1C3" w14:textId="77777777" w:rsidTr="00420066">
        <w:trPr>
          <w:cnfStyle w:val="100000000000" w:firstRow="1" w:lastRow="0" w:firstColumn="0" w:lastColumn="0" w:oddVBand="0" w:evenVBand="0" w:oddHBand="0" w:evenHBand="0" w:firstRowFirstColumn="0" w:firstRowLastColumn="0" w:lastRowFirstColumn="0" w:lastRowLastColumn="0"/>
          <w:tblHeader/>
          <w:jc w:val="both"/>
          <w:ins w:id="205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A0F3688" w14:textId="77777777" w:rsidR="00420066" w:rsidRDefault="00420066" w:rsidP="00420066">
            <w:pPr>
              <w:jc w:val="center"/>
              <w:rPr>
                <w:ins w:id="2053" w:author="peng" w:date="2015-01-26T02:21:00Z"/>
              </w:rPr>
            </w:pPr>
            <w:ins w:id="2054" w:author="peng" w:date="2015-01-26T02:21:00Z">
              <w:r>
                <w:t>Name</w:t>
              </w:r>
            </w:ins>
          </w:p>
        </w:tc>
        <w:tc>
          <w:tcPr>
            <w:tcW w:w="0" w:type="auto"/>
          </w:tcPr>
          <w:p w14:paraId="64ABF86A"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2055" w:author="peng" w:date="2015-01-26T02:21:00Z"/>
              </w:rPr>
            </w:pPr>
            <w:ins w:id="2056" w:author="peng" w:date="2015-01-26T02:21:00Z">
              <w:r>
                <w:t>Summary</w:t>
              </w:r>
            </w:ins>
          </w:p>
        </w:tc>
      </w:tr>
      <w:tr w:rsidR="00420066" w14:paraId="69C6FDA2" w14:textId="77777777" w:rsidTr="00420066">
        <w:trPr>
          <w:cnfStyle w:val="000000100000" w:firstRow="0" w:lastRow="0" w:firstColumn="0" w:lastColumn="0" w:oddVBand="0" w:evenVBand="0" w:oddHBand="1" w:evenHBand="0" w:firstRowFirstColumn="0" w:firstRowLastColumn="0" w:lastRowFirstColumn="0" w:lastRowLastColumn="0"/>
          <w:jc w:val="both"/>
          <w:ins w:id="205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392B4DB" w14:textId="77777777" w:rsidR="00420066" w:rsidRDefault="00420066" w:rsidP="00420066">
            <w:pPr>
              <w:rPr>
                <w:ins w:id="2058" w:author="peng" w:date="2015-01-26T02:21:00Z"/>
              </w:rPr>
            </w:pPr>
            <w:ins w:id="2059" w:author="peng" w:date="2015-01-26T02:21:00Z">
              <w:r>
                <w:fldChar w:fldCharType="begin"/>
              </w:r>
              <w:r>
                <w:instrText xml:space="preserve"> HYPERLINK \l "_9b7fe7ec-70fe-4b90-9d57-2a7fce2722cb" \h </w:instrText>
              </w:r>
              <w:r>
                <w:fldChar w:fldCharType="separate"/>
              </w:r>
              <w:r>
                <w:rPr>
                  <w:rStyle w:val="af2"/>
                </w:rPr>
                <w:t>ImagePane</w:t>
              </w:r>
              <w:r>
                <w:rPr>
                  <w:rStyle w:val="af2"/>
                </w:rPr>
                <w:fldChar w:fldCharType="end"/>
              </w:r>
            </w:ins>
          </w:p>
        </w:tc>
        <w:tc>
          <w:tcPr>
            <w:tcW w:w="0" w:type="auto"/>
          </w:tcPr>
          <w:p w14:paraId="6E31062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060" w:author="peng" w:date="2015-01-26T02:21:00Z"/>
              </w:rPr>
            </w:pPr>
            <w:customXmlInsRangeStart w:id="2061" w:author="peng" w:date="2015-01-26T02:21:00Z"/>
            <w:sdt>
              <w:sdtPr>
                <w:alias w:val="Class NOTE summary 0"/>
                <w:tag w:val="9b7fe7ec-70fe-4b90-9d57-2a7fce2722cb"/>
                <w:id w:val="-1171175133"/>
                <w:dataBinding w:xpath="/elements/element[@objid='9b7fe7ec-70fe-4b90-9d57-2a7fce2722cb']/content[@alias='Class NOTE summary 0']" w:storeItemID="{D35B6978-45B9-4860-8E6E-EDB6F017D2CB}"/>
                <w:text w:multiLine="1"/>
              </w:sdtPr>
              <w:sdtEndPr/>
              <w:sdtContent>
                <w:customXmlInsRangeEnd w:id="2061"/>
                <w:ins w:id="2062" w:author="peng" w:date="2015-01-26T02:21:00Z">
                  <w:r w:rsidR="00420066">
                    <w:t xml:space="preserve">ImagePane extends JPanel </w:t>
                  </w:r>
                </w:ins>
                <w:customXmlInsRangeStart w:id="2063" w:author="peng" w:date="2015-01-26T02:21:00Z"/>
              </w:sdtContent>
            </w:sdt>
            <w:customXmlInsRangeEnd w:id="2063"/>
          </w:p>
        </w:tc>
      </w:tr>
    </w:tbl>
    <w:p w14:paraId="11FD117C" w14:textId="77777777" w:rsidR="00420066" w:rsidRDefault="00420066" w:rsidP="00420066">
      <w:pPr>
        <w:pStyle w:val="af4"/>
        <w:rPr>
          <w:ins w:id="2064" w:author="peng" w:date="2015-01-26T02:21:00Z"/>
        </w:rPr>
      </w:pPr>
      <w:ins w:id="2065" w:author="peng" w:date="2015-01-26T02:21:00Z">
        <w:r>
          <w:t>Table </w:t>
        </w:r>
        <w:r>
          <w:fldChar w:fldCharType="begin"/>
        </w:r>
        <w:r>
          <w:instrText>SEQ Table \* ARABIC</w:instrText>
        </w:r>
        <w:r>
          <w:fldChar w:fldCharType="separate"/>
        </w:r>
      </w:ins>
      <w:ins w:id="2066" w:author="peng" w:date="2015-01-26T03:23:00Z">
        <w:r w:rsidR="00EA58DD">
          <w:rPr>
            <w:noProof/>
          </w:rPr>
          <w:t>15</w:t>
        </w:r>
      </w:ins>
      <w:ins w:id="2067" w:author="peng" w:date="2015-01-26T02:21:00Z">
        <w:r>
          <w:fldChar w:fldCharType="end"/>
        </w:r>
        <w:r>
          <w:t> Owned Classes of Class "HOGAppli"</w:t>
        </w:r>
      </w:ins>
    </w:p>
    <w:p w14:paraId="34948F86" w14:textId="77777777" w:rsidR="00420066" w:rsidRDefault="00420066" w:rsidP="00420066">
      <w:pPr>
        <w:pStyle w:val="1"/>
        <w:pageBreakBefore/>
        <w:rPr>
          <w:ins w:id="2068" w:author="peng" w:date="2015-01-26T02:21:00Z"/>
        </w:rPr>
      </w:pPr>
      <w:bookmarkStart w:id="2069" w:name="_Toc410005059"/>
      <w:ins w:id="2070" w:author="peng" w:date="2015-01-26T02:21:00Z">
        <w:r>
          <w:lastRenderedPageBreak/>
          <w:t>Package "</w:t>
        </w:r>
      </w:ins>
      <w:customXmlInsRangeStart w:id="2071" w:author="peng" w:date="2015-01-26T02:21:00Z"/>
      <w:sdt>
        <w:sdtPr>
          <w:alias w:val="Package ATTRIBUTE Name"/>
          <w:tag w:val="59aa1dec-a6d5-40e5-bf32-21f89bc84295"/>
          <w:id w:val="246242469"/>
          <w:dataBinding w:xpath="/elements/element[@objid='59aa1dec-a6d5-40e5-bf32-21f89bc84295']/content[@alias='Package ATTRIBUTE Name']" w:storeItemID="{D35B6978-45B9-4860-8E6E-EDB6F017D2CB}"/>
          <w:text w:multiLine="1"/>
        </w:sdtPr>
        <w:sdtEndPr/>
        <w:sdtContent>
          <w:customXmlInsRangeEnd w:id="2071"/>
          <w:ins w:id="2072" w:author="peng" w:date="2015-01-26T02:21:00Z">
            <w:r>
              <w:t>DecisionTree</w:t>
            </w:r>
          </w:ins>
          <w:customXmlInsRangeStart w:id="2073" w:author="peng" w:date="2015-01-26T02:21:00Z"/>
        </w:sdtContent>
      </w:sdt>
      <w:customXmlInsRangeEnd w:id="2073"/>
      <w:ins w:id="2074" w:author="peng" w:date="2015-01-26T02:21:00Z">
        <w:r>
          <w:t>"</w:t>
        </w:r>
        <w:bookmarkEnd w:id="2069"/>
      </w:ins>
    </w:p>
    <w:p w14:paraId="4252DA7A" w14:textId="77777777" w:rsidR="00420066" w:rsidRDefault="00420066" w:rsidP="00420066">
      <w:pPr>
        <w:pStyle w:val="ab"/>
        <w:rPr>
          <w:ins w:id="2075" w:author="peng" w:date="2015-01-26T02:21:00Z"/>
          <w:rStyle w:val="ae"/>
        </w:rPr>
      </w:pPr>
      <w:ins w:id="2076" w:author="peng" w:date="2015-01-26T02:21:00Z">
        <w:r>
          <w:rPr>
            <w:rStyle w:val="ae"/>
          </w:rPr>
          <w:t xml:space="preserve">from Package </w:t>
        </w:r>
      </w:ins>
      <w:customXmlInsRangeStart w:id="2077" w:author="peng" w:date="2015-01-26T02:21:00Z"/>
      <w:sdt>
        <w:sdtPr>
          <w:rPr>
            <w:rStyle w:val="ae"/>
          </w:rPr>
          <w:alias w:val="Package ATTRIBUTE Name"/>
          <w:tag w:val="3dcb2c09-2a32-475f-982a-7933da523875"/>
          <w:id w:val="-1911073623"/>
          <w:dataBinding w:xpath="/elements/element[@objid='3dcb2c09-2a32-475f-982a-7933da523875']/content[@alias='Package ATTRIBUTE Name']" w:storeItemID="{D35B6978-45B9-4860-8E6E-EDB6F017D2CB}"/>
          <w:text w:multiLine="1"/>
        </w:sdtPr>
        <w:sdtEndPr>
          <w:rPr>
            <w:rStyle w:val="ae"/>
          </w:rPr>
        </w:sdtEndPr>
        <w:sdtContent>
          <w:customXmlInsRangeEnd w:id="2077"/>
          <w:ins w:id="2078" w:author="peng" w:date="2015-01-26T02:21:00Z">
            <w:r>
              <w:rPr>
                <w:rStyle w:val="ae"/>
              </w:rPr>
              <w:t>gforge</w:t>
            </w:r>
          </w:ins>
          <w:customXmlInsRangeStart w:id="2079" w:author="peng" w:date="2015-01-26T02:21:00Z"/>
        </w:sdtContent>
      </w:sdt>
      <w:customXmlInsRangeEnd w:id="2079"/>
      <w:ins w:id="2080" w:author="peng" w:date="2015-01-26T02:21:00Z">
        <w:r>
          <w:rPr>
            <w:rStyle w:val="ae"/>
          </w:rPr>
          <w:t>.</w:t>
        </w:r>
        <w:r>
          <w:fldChar w:fldCharType="begin"/>
        </w:r>
        <w:r>
          <w:instrText xml:space="preserve"> HYPERLINK \l "_3c0eec90-a163-4364-8ec1-855c885b184b" \h </w:instrText>
        </w:r>
        <w:r>
          <w:fldChar w:fldCharType="separate"/>
        </w:r>
        <w:r>
          <w:rPr>
            <w:rStyle w:val="af2"/>
          </w:rPr>
          <w:t>RandomForestHOG</w:t>
        </w:r>
        <w:r>
          <w:rPr>
            <w:rStyle w:val="af2"/>
          </w:rPr>
          <w:fldChar w:fldCharType="end"/>
        </w:r>
      </w:ins>
    </w:p>
    <w:p w14:paraId="7F944924" w14:textId="77777777" w:rsidR="00420066" w:rsidRDefault="00420066" w:rsidP="00420066">
      <w:pPr>
        <w:pStyle w:val="Texte"/>
        <w:rPr>
          <w:ins w:id="2081" w:author="peng" w:date="2015-01-26T02:21:00Z"/>
        </w:rPr>
      </w:pPr>
      <w:ins w:id="2082" w:author="peng" w:date="2015-01-26T02:21:00Z">
        <w:r>
          <w:t xml:space="preserve">Stereotypes: </w:t>
        </w:r>
      </w:ins>
      <w:customXmlInsRangeStart w:id="2083" w:author="peng" w:date="2015-01-26T02:21:00Z"/>
      <w:sdt>
        <w:sdtPr>
          <w:alias w:val="Stereotype ATTRIBUTE Name"/>
          <w:tag w:val="01ec23a8-0000-0126-0000-000000000000"/>
          <w:id w:val="725035361"/>
          <w:dataBinding w:xpath="/elements/element[@objid='01ec23a8-0000-0126-0000-000000000000']/content[@alias='Stereotype ATTRIBUTE Name']" w:storeItemID="{D35B6978-45B9-4860-8E6E-EDB6F017D2CB}"/>
          <w:text w:multiLine="1"/>
        </w:sdtPr>
        <w:sdtEndPr/>
        <w:sdtContent>
          <w:customXmlInsRangeEnd w:id="2083"/>
          <w:ins w:id="2084" w:author="peng" w:date="2015-01-26T02:21:00Z">
            <w:r>
              <w:t>Java Package</w:t>
            </w:r>
          </w:ins>
          <w:customXmlInsRangeStart w:id="2085" w:author="peng" w:date="2015-01-26T02:21:00Z"/>
        </w:sdtContent>
      </w:sdt>
      <w:customXmlInsRangeEnd w:id="2085"/>
    </w:p>
    <w:p w14:paraId="633449CE" w14:textId="56913138" w:rsidR="00420066" w:rsidRDefault="007D1D13">
      <w:pPr>
        <w:rPr>
          <w:ins w:id="2086" w:author="peng" w:date="2015-01-26T02:34:00Z"/>
        </w:rPr>
        <w:pPrChange w:id="2087" w:author="peng" w:date="2015-01-26T02:34:00Z">
          <w:pPr>
            <w:pStyle w:val="ab"/>
          </w:pPr>
        </w:pPrChange>
      </w:pPr>
      <w:customXmlInsRangeStart w:id="2088" w:author="peng" w:date="2015-01-26T02:21:00Z"/>
      <w:sdt>
        <w:sdtPr>
          <w:alias w:val="Package NOTE description 0"/>
          <w:tag w:val="59aa1dec-a6d5-40e5-bf32-21f89bc84295"/>
          <w:id w:val="-1312473602"/>
          <w:dataBinding w:xpath="/elements/element[@objid='59aa1dec-a6d5-40e5-bf32-21f89bc84295']/content[@alias='Package NOTE description 0']" w:storeItemID="{D35B6978-45B9-4860-8E6E-EDB6F017D2CB}"/>
          <w:text w:multiLine="1"/>
        </w:sdtPr>
        <w:sdtEndPr/>
        <w:sdtContent>
          <w:customXmlInsRangeEnd w:id="2088"/>
          <w:ins w:id="2089" w:author="peng" w:date="2015-01-26T02:21:00Z">
            <w:r w:rsidR="00420066">
              <w:t>Create decision tree and classify testing data</w:t>
            </w:r>
          </w:ins>
          <w:customXmlInsRangeStart w:id="2090" w:author="peng" w:date="2015-01-26T02:21:00Z"/>
        </w:sdtContent>
      </w:sdt>
      <w:customXmlInsRangeEnd w:id="2090"/>
    </w:p>
    <w:p w14:paraId="1B1A1381" w14:textId="77777777" w:rsidR="00520160" w:rsidRDefault="00520160">
      <w:pPr>
        <w:rPr>
          <w:ins w:id="2091" w:author="peng" w:date="2015-01-26T02:34:00Z"/>
        </w:rPr>
        <w:pPrChange w:id="2092" w:author="peng" w:date="2015-01-26T02:34:00Z">
          <w:pPr>
            <w:pStyle w:val="ab"/>
          </w:pPr>
        </w:pPrChange>
      </w:pPr>
    </w:p>
    <w:p w14:paraId="103FF207" w14:textId="77777777" w:rsidR="00520160" w:rsidRDefault="00520160">
      <w:pPr>
        <w:rPr>
          <w:ins w:id="2093" w:author="peng" w:date="2015-01-26T02:21:00Z"/>
        </w:rPr>
        <w:pPrChange w:id="2094" w:author="peng" w:date="2015-01-26T02:34:00Z">
          <w:pPr>
            <w:pStyle w:val="ab"/>
          </w:pPr>
        </w:pPrChange>
      </w:pPr>
    </w:p>
    <w:tbl>
      <w:tblPr>
        <w:tblStyle w:val="-1"/>
        <w:tblW w:w="5000" w:type="pct"/>
        <w:jc w:val="both"/>
        <w:tblLook w:val="04A0" w:firstRow="1" w:lastRow="0" w:firstColumn="1" w:lastColumn="0" w:noHBand="0" w:noVBand="1"/>
      </w:tblPr>
      <w:tblGrid>
        <w:gridCol w:w="2129"/>
        <w:gridCol w:w="6923"/>
      </w:tblGrid>
      <w:tr w:rsidR="00420066" w14:paraId="50BA58FD" w14:textId="77777777" w:rsidTr="00420066">
        <w:trPr>
          <w:cnfStyle w:val="100000000000" w:firstRow="1" w:lastRow="0" w:firstColumn="0" w:lastColumn="0" w:oddVBand="0" w:evenVBand="0" w:oddHBand="0" w:evenHBand="0" w:firstRowFirstColumn="0" w:firstRowLastColumn="0" w:lastRowFirstColumn="0" w:lastRowLastColumn="0"/>
          <w:tblHeader/>
          <w:jc w:val="both"/>
          <w:ins w:id="209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800611D" w14:textId="77777777" w:rsidR="00420066" w:rsidRDefault="00420066" w:rsidP="00420066">
            <w:pPr>
              <w:jc w:val="center"/>
              <w:rPr>
                <w:ins w:id="2096" w:author="peng" w:date="2015-01-26T02:21:00Z"/>
              </w:rPr>
            </w:pPr>
            <w:ins w:id="2097" w:author="peng" w:date="2015-01-26T02:21:00Z">
              <w:r>
                <w:t>Name</w:t>
              </w:r>
            </w:ins>
          </w:p>
        </w:tc>
        <w:tc>
          <w:tcPr>
            <w:tcW w:w="0" w:type="auto"/>
          </w:tcPr>
          <w:p w14:paraId="719A8A58"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2098" w:author="peng" w:date="2015-01-26T02:21:00Z"/>
              </w:rPr>
            </w:pPr>
            <w:ins w:id="2099" w:author="peng" w:date="2015-01-26T02:21:00Z">
              <w:r>
                <w:t>Summary</w:t>
              </w:r>
            </w:ins>
          </w:p>
        </w:tc>
      </w:tr>
      <w:tr w:rsidR="00420066" w14:paraId="4CF48CB1" w14:textId="77777777" w:rsidTr="00420066">
        <w:trPr>
          <w:cnfStyle w:val="000000100000" w:firstRow="0" w:lastRow="0" w:firstColumn="0" w:lastColumn="0" w:oddVBand="0" w:evenVBand="0" w:oddHBand="1" w:evenHBand="0" w:firstRowFirstColumn="0" w:firstRowLastColumn="0" w:lastRowFirstColumn="0" w:lastRowLastColumn="0"/>
          <w:jc w:val="both"/>
          <w:ins w:id="210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7F4C80A" w14:textId="77777777" w:rsidR="00420066" w:rsidRDefault="00420066" w:rsidP="00420066">
            <w:pPr>
              <w:rPr>
                <w:ins w:id="2101" w:author="peng" w:date="2015-01-26T02:21:00Z"/>
              </w:rPr>
            </w:pPr>
            <w:ins w:id="2102" w:author="peng" w:date="2015-01-26T02:21:00Z">
              <w:r>
                <w:fldChar w:fldCharType="begin"/>
              </w:r>
              <w:r>
                <w:instrText xml:space="preserve"> HYPERLINK \l "_61261918-d6ad-4d4d-a19f-e6c7088f5dd6" \h </w:instrText>
              </w:r>
              <w:r>
                <w:fldChar w:fldCharType="separate"/>
              </w:r>
              <w:r>
                <w:rPr>
                  <w:rStyle w:val="af2"/>
                </w:rPr>
                <w:t>DecisionTree</w:t>
              </w:r>
              <w:r>
                <w:rPr>
                  <w:rStyle w:val="af2"/>
                </w:rPr>
                <w:fldChar w:fldCharType="end"/>
              </w:r>
            </w:ins>
          </w:p>
        </w:tc>
        <w:tc>
          <w:tcPr>
            <w:tcW w:w="0" w:type="auto"/>
          </w:tcPr>
          <w:p w14:paraId="24AAF137"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103" w:author="peng" w:date="2015-01-26T02:21:00Z"/>
              </w:rPr>
            </w:pPr>
            <w:customXmlInsRangeStart w:id="2104" w:author="peng" w:date="2015-01-26T02:21:00Z"/>
            <w:sdt>
              <w:sdtPr>
                <w:alias w:val="Class NOTE summary 0"/>
                <w:tag w:val="61261918-d6ad-4d4d-a19f-e6c7088f5dd6"/>
                <w:id w:val="-1876378671"/>
                <w:dataBinding w:xpath="/elements/element[@objid='61261918-d6ad-4d4d-a19f-e6c7088f5dd6']/content[@alias='Class NOTE summary 0']" w:storeItemID="{D35B6978-45B9-4860-8E6E-EDB6F017D2CB}"/>
                <w:text w:multiLine="1"/>
              </w:sdtPr>
              <w:sdtEndPr/>
              <w:sdtContent>
                <w:customXmlInsRangeEnd w:id="2104"/>
                <w:ins w:id="2105" w:author="peng" w:date="2015-01-26T02:21:00Z">
                  <w:r w:rsidR="00420066">
                    <w:t>Class contains interface for using Decision Trees.</w:t>
                  </w:r>
                </w:ins>
                <w:customXmlInsRangeStart w:id="2106" w:author="peng" w:date="2015-01-26T02:21:00Z"/>
              </w:sdtContent>
            </w:sdt>
            <w:customXmlInsRangeEnd w:id="2106"/>
          </w:p>
        </w:tc>
      </w:tr>
      <w:tr w:rsidR="00420066" w14:paraId="02D1A26A" w14:textId="77777777" w:rsidTr="00420066">
        <w:trPr>
          <w:jc w:val="both"/>
          <w:ins w:id="210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CC6479A" w14:textId="77777777" w:rsidR="00420066" w:rsidRDefault="00420066" w:rsidP="00420066">
            <w:pPr>
              <w:rPr>
                <w:ins w:id="2108" w:author="peng" w:date="2015-01-26T02:21:00Z"/>
              </w:rPr>
            </w:pPr>
            <w:ins w:id="2109" w:author="peng" w:date="2015-01-26T02:21:00Z">
              <w:r>
                <w:fldChar w:fldCharType="begin"/>
              </w:r>
              <w:r>
                <w:instrText xml:space="preserve"> HYPERLINK \l "_67321fdf-07c5-4b25-973e-2c0c213fa851" \h </w:instrText>
              </w:r>
              <w:r>
                <w:fldChar w:fldCharType="separate"/>
              </w:r>
              <w:r>
                <w:rPr>
                  <w:rStyle w:val="af2"/>
                </w:rPr>
                <w:t>TreeNode</w:t>
              </w:r>
              <w:r>
                <w:rPr>
                  <w:rStyle w:val="af2"/>
                </w:rPr>
                <w:fldChar w:fldCharType="end"/>
              </w:r>
            </w:ins>
          </w:p>
        </w:tc>
        <w:tc>
          <w:tcPr>
            <w:tcW w:w="0" w:type="auto"/>
          </w:tcPr>
          <w:p w14:paraId="3DB5CEF7"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110" w:author="peng" w:date="2015-01-26T02:21:00Z"/>
              </w:rPr>
            </w:pPr>
            <w:customXmlInsRangeStart w:id="2111" w:author="peng" w:date="2015-01-26T02:21:00Z"/>
            <w:sdt>
              <w:sdtPr>
                <w:alias w:val="Class NOTE summary 0"/>
                <w:tag w:val="67321fdf-07c5-4b25-973e-2c0c213fa851"/>
                <w:id w:val="-1210266515"/>
                <w:dataBinding w:xpath="/elements/element[@objid='67321fdf-07c5-4b25-973e-2c0c213fa851']/content[@alias='Class NOTE summary 0']" w:storeItemID="{D35B6978-45B9-4860-8E6E-EDB6F017D2CB}"/>
                <w:text w:multiLine="1"/>
              </w:sdtPr>
              <w:sdtEndPr/>
              <w:sdtContent>
                <w:customXmlInsRangeEnd w:id="2111"/>
                <w:ins w:id="2112" w:author="peng" w:date="2015-01-26T02:21:00Z">
                  <w:r w:rsidR="00420066">
                    <w:t>Class defines the nodes of a tree data structure</w:t>
                  </w:r>
                </w:ins>
                <w:customXmlInsRangeStart w:id="2113" w:author="peng" w:date="2015-01-26T02:21:00Z"/>
              </w:sdtContent>
            </w:sdt>
            <w:customXmlInsRangeEnd w:id="2113"/>
          </w:p>
        </w:tc>
      </w:tr>
    </w:tbl>
    <w:p w14:paraId="3F507754" w14:textId="77777777" w:rsidR="00420066" w:rsidRDefault="00420066" w:rsidP="00420066">
      <w:pPr>
        <w:pStyle w:val="af4"/>
        <w:rPr>
          <w:ins w:id="2114" w:author="peng" w:date="2015-01-26T02:34:00Z"/>
        </w:rPr>
      </w:pPr>
      <w:ins w:id="2115" w:author="peng" w:date="2015-01-26T02:21:00Z">
        <w:r>
          <w:t>Table </w:t>
        </w:r>
        <w:r>
          <w:fldChar w:fldCharType="begin"/>
        </w:r>
        <w:r>
          <w:instrText>SEQ Table \* ARABIC</w:instrText>
        </w:r>
        <w:r>
          <w:fldChar w:fldCharType="separate"/>
        </w:r>
      </w:ins>
      <w:ins w:id="2116" w:author="peng" w:date="2015-01-26T03:23:00Z">
        <w:r w:rsidR="00EA58DD">
          <w:rPr>
            <w:noProof/>
          </w:rPr>
          <w:t>16</w:t>
        </w:r>
      </w:ins>
      <w:ins w:id="2117" w:author="peng" w:date="2015-01-26T02:21:00Z">
        <w:r>
          <w:fldChar w:fldCharType="end"/>
        </w:r>
        <w:r>
          <w:t> Owned Classes of Package "DecisionTree"</w:t>
        </w:r>
      </w:ins>
    </w:p>
    <w:p w14:paraId="0034BB1B" w14:textId="77777777" w:rsidR="00520160" w:rsidRDefault="00520160">
      <w:pPr>
        <w:rPr>
          <w:ins w:id="2118" w:author="peng" w:date="2015-01-26T02:34:00Z"/>
        </w:rPr>
        <w:pPrChange w:id="2119" w:author="peng" w:date="2015-01-26T02:34:00Z">
          <w:pPr>
            <w:pStyle w:val="af4"/>
          </w:pPr>
        </w:pPrChange>
      </w:pPr>
    </w:p>
    <w:p w14:paraId="01FAB602" w14:textId="77777777" w:rsidR="00520160" w:rsidRDefault="00520160">
      <w:pPr>
        <w:rPr>
          <w:ins w:id="2120" w:author="peng" w:date="2015-01-26T02:34:00Z"/>
        </w:rPr>
        <w:pPrChange w:id="2121" w:author="peng" w:date="2015-01-26T02:34:00Z">
          <w:pPr>
            <w:pStyle w:val="af4"/>
          </w:pPr>
        </w:pPrChange>
      </w:pPr>
    </w:p>
    <w:p w14:paraId="0A250AE0" w14:textId="77777777" w:rsidR="00520160" w:rsidRDefault="00520160">
      <w:pPr>
        <w:rPr>
          <w:ins w:id="2122" w:author="peng" w:date="2015-01-26T02:34:00Z"/>
        </w:rPr>
        <w:pPrChange w:id="2123" w:author="peng" w:date="2015-01-26T02:34:00Z">
          <w:pPr>
            <w:pStyle w:val="af4"/>
          </w:pPr>
        </w:pPrChange>
      </w:pPr>
    </w:p>
    <w:p w14:paraId="4A1EF24E" w14:textId="77777777" w:rsidR="00520160" w:rsidRDefault="00520160">
      <w:pPr>
        <w:rPr>
          <w:ins w:id="2124" w:author="peng" w:date="2015-01-26T02:34:00Z"/>
        </w:rPr>
        <w:pPrChange w:id="2125" w:author="peng" w:date="2015-01-26T02:34:00Z">
          <w:pPr>
            <w:pStyle w:val="af4"/>
          </w:pPr>
        </w:pPrChange>
      </w:pPr>
    </w:p>
    <w:p w14:paraId="2042641B" w14:textId="77777777" w:rsidR="00520160" w:rsidRDefault="00520160">
      <w:pPr>
        <w:rPr>
          <w:ins w:id="2126" w:author="peng" w:date="2015-01-26T02:34:00Z"/>
        </w:rPr>
        <w:pPrChange w:id="2127" w:author="peng" w:date="2015-01-26T02:34:00Z">
          <w:pPr>
            <w:pStyle w:val="af4"/>
          </w:pPr>
        </w:pPrChange>
      </w:pPr>
    </w:p>
    <w:p w14:paraId="2E071FCC" w14:textId="77777777" w:rsidR="00520160" w:rsidRDefault="00520160">
      <w:pPr>
        <w:rPr>
          <w:ins w:id="2128" w:author="peng" w:date="2015-01-26T02:34:00Z"/>
        </w:rPr>
        <w:pPrChange w:id="2129" w:author="peng" w:date="2015-01-26T02:34:00Z">
          <w:pPr>
            <w:pStyle w:val="af4"/>
          </w:pPr>
        </w:pPrChange>
      </w:pPr>
    </w:p>
    <w:p w14:paraId="625BB398" w14:textId="77777777" w:rsidR="00520160" w:rsidRDefault="00520160">
      <w:pPr>
        <w:rPr>
          <w:ins w:id="2130" w:author="peng" w:date="2015-01-26T02:34:00Z"/>
        </w:rPr>
        <w:pPrChange w:id="2131" w:author="peng" w:date="2015-01-26T02:34:00Z">
          <w:pPr>
            <w:pStyle w:val="af4"/>
          </w:pPr>
        </w:pPrChange>
      </w:pPr>
    </w:p>
    <w:p w14:paraId="7305A9EE" w14:textId="77777777" w:rsidR="00520160" w:rsidRDefault="00520160">
      <w:pPr>
        <w:rPr>
          <w:ins w:id="2132" w:author="peng" w:date="2015-01-26T02:34:00Z"/>
        </w:rPr>
        <w:pPrChange w:id="2133" w:author="peng" w:date="2015-01-26T02:34:00Z">
          <w:pPr>
            <w:pStyle w:val="af4"/>
          </w:pPr>
        </w:pPrChange>
      </w:pPr>
    </w:p>
    <w:p w14:paraId="3B54F5E3" w14:textId="77777777" w:rsidR="00520160" w:rsidRDefault="00520160">
      <w:pPr>
        <w:rPr>
          <w:ins w:id="2134" w:author="peng" w:date="2015-01-26T02:34:00Z"/>
        </w:rPr>
        <w:pPrChange w:id="2135" w:author="peng" w:date="2015-01-26T02:34:00Z">
          <w:pPr>
            <w:pStyle w:val="af4"/>
          </w:pPr>
        </w:pPrChange>
      </w:pPr>
    </w:p>
    <w:p w14:paraId="4569EAFE" w14:textId="77777777" w:rsidR="00520160" w:rsidRDefault="00520160">
      <w:pPr>
        <w:rPr>
          <w:ins w:id="2136" w:author="peng" w:date="2015-01-26T02:34:00Z"/>
        </w:rPr>
        <w:pPrChange w:id="2137" w:author="peng" w:date="2015-01-26T02:34:00Z">
          <w:pPr>
            <w:pStyle w:val="af4"/>
          </w:pPr>
        </w:pPrChange>
      </w:pPr>
    </w:p>
    <w:p w14:paraId="0B68F0D6" w14:textId="77777777" w:rsidR="00520160" w:rsidRDefault="00520160">
      <w:pPr>
        <w:rPr>
          <w:ins w:id="2138" w:author="peng" w:date="2015-01-26T02:34:00Z"/>
        </w:rPr>
        <w:pPrChange w:id="2139" w:author="peng" w:date="2015-01-26T02:34:00Z">
          <w:pPr>
            <w:pStyle w:val="af4"/>
          </w:pPr>
        </w:pPrChange>
      </w:pPr>
    </w:p>
    <w:p w14:paraId="53EBFE0F" w14:textId="77777777" w:rsidR="00520160" w:rsidRDefault="00520160">
      <w:pPr>
        <w:rPr>
          <w:ins w:id="2140" w:author="peng" w:date="2015-01-26T02:34:00Z"/>
        </w:rPr>
        <w:pPrChange w:id="2141" w:author="peng" w:date="2015-01-26T02:34:00Z">
          <w:pPr>
            <w:pStyle w:val="af4"/>
          </w:pPr>
        </w:pPrChange>
      </w:pPr>
    </w:p>
    <w:p w14:paraId="1F7E67C2" w14:textId="77777777" w:rsidR="00520160" w:rsidRDefault="00520160">
      <w:pPr>
        <w:rPr>
          <w:ins w:id="2142" w:author="peng" w:date="2015-01-26T02:34:00Z"/>
        </w:rPr>
        <w:pPrChange w:id="2143" w:author="peng" w:date="2015-01-26T02:34:00Z">
          <w:pPr>
            <w:pStyle w:val="af4"/>
          </w:pPr>
        </w:pPrChange>
      </w:pPr>
    </w:p>
    <w:p w14:paraId="4F5F3CF1" w14:textId="77777777" w:rsidR="00520160" w:rsidRDefault="00520160">
      <w:pPr>
        <w:rPr>
          <w:ins w:id="2144" w:author="peng" w:date="2015-01-26T02:34:00Z"/>
        </w:rPr>
        <w:pPrChange w:id="2145" w:author="peng" w:date="2015-01-26T02:34:00Z">
          <w:pPr>
            <w:pStyle w:val="af4"/>
          </w:pPr>
        </w:pPrChange>
      </w:pPr>
    </w:p>
    <w:p w14:paraId="13B1BDA0" w14:textId="77777777" w:rsidR="00520160" w:rsidRDefault="00520160">
      <w:pPr>
        <w:rPr>
          <w:ins w:id="2146" w:author="peng" w:date="2015-01-26T02:34:00Z"/>
        </w:rPr>
        <w:pPrChange w:id="2147" w:author="peng" w:date="2015-01-26T02:34:00Z">
          <w:pPr>
            <w:pStyle w:val="af4"/>
          </w:pPr>
        </w:pPrChange>
      </w:pPr>
    </w:p>
    <w:p w14:paraId="24C44EF6" w14:textId="77777777" w:rsidR="00520160" w:rsidRDefault="00520160">
      <w:pPr>
        <w:rPr>
          <w:ins w:id="2148" w:author="peng" w:date="2015-01-26T02:34:00Z"/>
        </w:rPr>
        <w:pPrChange w:id="2149" w:author="peng" w:date="2015-01-26T02:34:00Z">
          <w:pPr>
            <w:pStyle w:val="af4"/>
          </w:pPr>
        </w:pPrChange>
      </w:pPr>
    </w:p>
    <w:p w14:paraId="1A15F0D0" w14:textId="77777777" w:rsidR="00520160" w:rsidRPr="00EA58DD" w:rsidRDefault="00520160">
      <w:pPr>
        <w:rPr>
          <w:ins w:id="2150" w:author="peng" w:date="2015-01-26T02:21:00Z"/>
        </w:rPr>
        <w:pPrChange w:id="2151" w:author="peng" w:date="2015-01-26T02:34:00Z">
          <w:pPr>
            <w:pStyle w:val="af4"/>
          </w:pPr>
        </w:pPrChange>
      </w:pPr>
    </w:p>
    <w:p w14:paraId="0CFE9B8D" w14:textId="77777777" w:rsidR="00420066" w:rsidRDefault="00420066" w:rsidP="00420066">
      <w:pPr>
        <w:pStyle w:val="2"/>
        <w:rPr>
          <w:ins w:id="2152" w:author="peng" w:date="2015-01-26T02:21:00Z"/>
        </w:rPr>
      </w:pPr>
      <w:bookmarkStart w:id="2153" w:name="_Toc410005060"/>
      <w:ins w:id="2154" w:author="peng" w:date="2015-01-26T02:21:00Z">
        <w:r>
          <w:lastRenderedPageBreak/>
          <w:t>Class "</w:t>
        </w:r>
      </w:ins>
      <w:customXmlInsRangeStart w:id="2155" w:author="peng" w:date="2015-01-26T02:21:00Z"/>
      <w:sdt>
        <w:sdtPr>
          <w:alias w:val="Class ATTRIBUTE Name"/>
          <w:tag w:val="61261918-d6ad-4d4d-a19f-e6c7088f5dd6"/>
          <w:id w:val="-652209555"/>
          <w:dataBinding w:xpath="/elements/element[@objid='61261918-d6ad-4d4d-a19f-e6c7088f5dd6']/content[@alias='Class ATTRIBUTE Name']" w:storeItemID="{D35B6978-45B9-4860-8E6E-EDB6F017D2CB}"/>
          <w:text w:multiLine="1"/>
        </w:sdtPr>
        <w:sdtEndPr/>
        <w:sdtContent>
          <w:customXmlInsRangeEnd w:id="2155"/>
          <w:ins w:id="2156" w:author="peng" w:date="2015-01-26T02:21:00Z">
            <w:r>
              <w:t>DecisionTree</w:t>
            </w:r>
          </w:ins>
          <w:customXmlInsRangeStart w:id="2157" w:author="peng" w:date="2015-01-26T02:21:00Z"/>
        </w:sdtContent>
      </w:sdt>
      <w:customXmlInsRangeEnd w:id="2157"/>
      <w:ins w:id="2158" w:author="peng" w:date="2015-01-26T02:21:00Z">
        <w:r>
          <w:t>"</w:t>
        </w:r>
        <w:bookmarkEnd w:id="2153"/>
      </w:ins>
    </w:p>
    <w:p w14:paraId="1EA22606" w14:textId="77777777" w:rsidR="00420066" w:rsidRDefault="00420066" w:rsidP="00420066">
      <w:pPr>
        <w:pStyle w:val="ab"/>
        <w:rPr>
          <w:ins w:id="2159" w:author="peng" w:date="2015-01-26T02:21:00Z"/>
          <w:rStyle w:val="ae"/>
        </w:rPr>
      </w:pPr>
      <w:ins w:id="2160" w:author="peng" w:date="2015-01-26T02:21:00Z">
        <w:r>
          <w:rPr>
            <w:rStyle w:val="ae"/>
          </w:rPr>
          <w:t xml:space="preserve">from Package </w:t>
        </w:r>
      </w:ins>
      <w:customXmlInsRangeStart w:id="2161" w:author="peng" w:date="2015-01-26T02:21:00Z"/>
      <w:sdt>
        <w:sdtPr>
          <w:rPr>
            <w:rStyle w:val="ae"/>
          </w:rPr>
          <w:alias w:val="Package ATTRIBUTE Name"/>
          <w:tag w:val="3dcb2c09-2a32-475f-982a-7933da523875"/>
          <w:id w:val="1021132830"/>
          <w:dataBinding w:xpath="/elements/element[@objid='3dcb2c09-2a32-475f-982a-7933da523875']/content[@alias='Package ATTRIBUTE Name']" w:storeItemID="{D35B6978-45B9-4860-8E6E-EDB6F017D2CB}"/>
          <w:text w:multiLine="1"/>
        </w:sdtPr>
        <w:sdtEndPr>
          <w:rPr>
            <w:rStyle w:val="ae"/>
          </w:rPr>
        </w:sdtEndPr>
        <w:sdtContent>
          <w:customXmlInsRangeEnd w:id="2161"/>
          <w:ins w:id="2162" w:author="peng" w:date="2015-01-26T02:21:00Z">
            <w:r>
              <w:rPr>
                <w:rStyle w:val="ae"/>
              </w:rPr>
              <w:t>gforge</w:t>
            </w:r>
          </w:ins>
          <w:customXmlInsRangeStart w:id="2163" w:author="peng" w:date="2015-01-26T02:21:00Z"/>
        </w:sdtContent>
      </w:sdt>
      <w:customXmlInsRangeEnd w:id="2163"/>
      <w:ins w:id="2164" w:author="peng" w:date="2015-01-26T02:21:00Z">
        <w:r>
          <w:rPr>
            <w:rStyle w:val="ae"/>
          </w:rPr>
          <w:t>.</w:t>
        </w:r>
      </w:ins>
      <w:customXmlInsRangeStart w:id="2165" w:author="peng" w:date="2015-01-26T02:21:00Z"/>
      <w:sdt>
        <w:sdtPr>
          <w:rPr>
            <w:rStyle w:val="ae"/>
          </w:rPr>
          <w:alias w:val="Package ATTRIBUTE Name"/>
          <w:tag w:val="3c0eec90-a163-4364-8ec1-855c885b184b"/>
          <w:id w:val="439112941"/>
          <w:dataBinding w:xpath="/elements/element[@objid='3c0eec90-a163-4364-8ec1-855c885b184b']/content[@alias='Package ATTRIBUTE Name']" w:storeItemID="{D35B6978-45B9-4860-8E6E-EDB6F017D2CB}"/>
          <w:text w:multiLine="1"/>
        </w:sdtPr>
        <w:sdtEndPr>
          <w:rPr>
            <w:rStyle w:val="ae"/>
          </w:rPr>
        </w:sdtEndPr>
        <w:sdtContent>
          <w:customXmlInsRangeEnd w:id="2165"/>
          <w:ins w:id="2166" w:author="peng" w:date="2015-01-26T02:21:00Z">
            <w:r>
              <w:rPr>
                <w:rStyle w:val="ae"/>
              </w:rPr>
              <w:t>RandomForestHOG</w:t>
            </w:r>
          </w:ins>
          <w:customXmlInsRangeStart w:id="2167" w:author="peng" w:date="2015-01-26T02:21:00Z"/>
        </w:sdtContent>
      </w:sdt>
      <w:customXmlInsRangeEnd w:id="2167"/>
      <w:ins w:id="2168" w:author="peng" w:date="2015-01-26T02:21:00Z">
        <w:r>
          <w:rPr>
            <w:rStyle w:val="ae"/>
          </w:rPr>
          <w:t>.</w:t>
        </w:r>
        <w:r>
          <w:fldChar w:fldCharType="begin"/>
        </w:r>
        <w:r>
          <w:instrText xml:space="preserve"> HYPERLINK \l "_59aa1dec-a6d5-40e5-bf32-21f89bc84295" \h </w:instrText>
        </w:r>
        <w:r>
          <w:fldChar w:fldCharType="separate"/>
        </w:r>
        <w:r>
          <w:rPr>
            <w:rStyle w:val="af2"/>
          </w:rPr>
          <w:t>DecisionTree</w:t>
        </w:r>
        <w:r>
          <w:rPr>
            <w:rStyle w:val="af2"/>
          </w:rPr>
          <w:fldChar w:fldCharType="end"/>
        </w:r>
      </w:ins>
    </w:p>
    <w:p w14:paraId="4D9977B1" w14:textId="77777777" w:rsidR="00420066" w:rsidRDefault="00420066" w:rsidP="00420066">
      <w:pPr>
        <w:pStyle w:val="Texte"/>
        <w:rPr>
          <w:ins w:id="2169" w:author="peng" w:date="2015-01-26T02:21:00Z"/>
        </w:rPr>
      </w:pPr>
      <w:ins w:id="2170" w:author="peng" w:date="2015-01-26T02:21:00Z">
        <w:r>
          <w:t xml:space="preserve">Stereotypes: </w:t>
        </w:r>
      </w:ins>
      <w:customXmlInsRangeStart w:id="2171" w:author="peng" w:date="2015-01-26T02:21:00Z"/>
      <w:sdt>
        <w:sdtPr>
          <w:alias w:val="Stereotype ATTRIBUTE Name"/>
          <w:tag w:val="01ec23a8-0000-0258-0000-000000000000"/>
          <w:id w:val="1826541889"/>
          <w:dataBinding w:xpath="/elements/element[@objid='01ec23a8-0000-0258-0000-000000000000']/content[@alias='Stereotype ATTRIBUTE Name']" w:storeItemID="{D35B6978-45B9-4860-8E6E-EDB6F017D2CB}"/>
          <w:text w:multiLine="1"/>
        </w:sdtPr>
        <w:sdtEndPr/>
        <w:sdtContent>
          <w:customXmlInsRangeEnd w:id="2171"/>
          <w:ins w:id="2172" w:author="peng" w:date="2015-01-26T02:21:00Z">
            <w:r>
              <w:t>Java Class</w:t>
            </w:r>
          </w:ins>
          <w:customXmlInsRangeStart w:id="2173" w:author="peng" w:date="2015-01-26T02:21:00Z"/>
        </w:sdtContent>
      </w:sdt>
      <w:customXmlInsRangeEnd w:id="2173"/>
    </w:p>
    <w:p w14:paraId="13918E08" w14:textId="77777777" w:rsidR="00420066" w:rsidRDefault="007D1D13" w:rsidP="00420066">
      <w:pPr>
        <w:rPr>
          <w:ins w:id="2174" w:author="peng" w:date="2015-01-26T02:21:00Z"/>
        </w:rPr>
      </w:pPr>
      <w:customXmlInsRangeStart w:id="2175" w:author="peng" w:date="2015-01-26T02:21:00Z"/>
      <w:sdt>
        <w:sdtPr>
          <w:alias w:val="Class NOTE description 0"/>
          <w:tag w:val="61261918-d6ad-4d4d-a19f-e6c7088f5dd6"/>
          <w:id w:val="483674462"/>
          <w:dataBinding w:xpath="/elements/element[@objid='61261918-d6ad-4d4d-a19f-e6c7088f5dd6']/content[@alias='Class NOTE description 0']" w:storeItemID="{D35B6978-45B9-4860-8E6E-EDB6F017D2CB}"/>
          <w:text w:multiLine="1"/>
        </w:sdtPr>
        <w:sdtEndPr/>
        <w:sdtContent>
          <w:customXmlInsRangeEnd w:id="2175"/>
          <w:ins w:id="2176" w:author="peng" w:date="2015-01-26T02:21:00Z">
            <w:r w:rsidR="00420066">
              <w:t>This class implements operations about decision tree in random forest learning.</w:t>
            </w:r>
          </w:ins>
          <w:customXmlInsRangeStart w:id="2177" w:author="peng" w:date="2015-01-26T02:21:00Z"/>
        </w:sdtContent>
      </w:sdt>
      <w:customXmlInsRangeEnd w:id="2177"/>
    </w:p>
    <w:p w14:paraId="56C40CF0" w14:textId="77777777" w:rsidR="00520160" w:rsidRDefault="00520160" w:rsidP="00420066">
      <w:pPr>
        <w:pStyle w:val="af4"/>
        <w:rPr>
          <w:ins w:id="2178" w:author="peng" w:date="2015-01-26T02:34:00Z"/>
        </w:rPr>
      </w:pPr>
    </w:p>
    <w:p w14:paraId="3A3147ED" w14:textId="77777777" w:rsidR="00520160" w:rsidRDefault="00520160" w:rsidP="00420066">
      <w:pPr>
        <w:pStyle w:val="af4"/>
        <w:rPr>
          <w:ins w:id="2179" w:author="peng" w:date="2015-01-26T02:34:00Z"/>
        </w:rPr>
      </w:pPr>
    </w:p>
    <w:p w14:paraId="0FA128CA" w14:textId="77777777" w:rsidR="00520160" w:rsidRDefault="00520160" w:rsidP="00420066">
      <w:pPr>
        <w:pStyle w:val="af4"/>
        <w:rPr>
          <w:ins w:id="2180" w:author="peng" w:date="2015-01-26T02:34:00Z"/>
        </w:rPr>
      </w:pPr>
    </w:p>
    <w:p w14:paraId="01A748B6" w14:textId="77777777" w:rsidR="00420066" w:rsidRDefault="00420066" w:rsidP="00420066">
      <w:pPr>
        <w:pStyle w:val="af4"/>
        <w:rPr>
          <w:ins w:id="2181" w:author="peng" w:date="2015-01-26T02:21:00Z"/>
        </w:rPr>
      </w:pPr>
      <w:ins w:id="2182" w:author="peng" w:date="2015-01-26T02:21:00Z">
        <w:r>
          <w:t>Figure </w:t>
        </w:r>
        <w:r>
          <w:fldChar w:fldCharType="begin"/>
        </w:r>
        <w:r>
          <w:instrText>SEQ Figure \* ARABIC</w:instrText>
        </w:r>
        <w:r>
          <w:fldChar w:fldCharType="separate"/>
        </w:r>
      </w:ins>
      <w:ins w:id="2183" w:author="peng" w:date="2015-01-26T03:23:00Z">
        <w:r w:rsidR="00EA58DD">
          <w:rPr>
            <w:noProof/>
          </w:rPr>
          <w:t>6</w:t>
        </w:r>
      </w:ins>
      <w:ins w:id="2184" w:author="peng" w:date="2015-01-26T02:21:00Z">
        <w:r>
          <w:fldChar w:fldCharType="end"/>
        </w:r>
        <w:r>
          <w:t xml:space="preserve"> DecisionTree </w:t>
        </w:r>
      </w:ins>
    </w:p>
    <w:p w14:paraId="099D13CF" w14:textId="03971D05" w:rsidR="00420066" w:rsidRDefault="00420066" w:rsidP="00420066">
      <w:pPr>
        <w:pStyle w:val="Image"/>
        <w:jc w:val="center"/>
        <w:rPr>
          <w:ins w:id="2185" w:author="peng" w:date="2015-01-26T02:21:00Z"/>
        </w:rPr>
      </w:pPr>
      <w:ins w:id="2186" w:author="peng" w:date="2015-01-26T02:21:00Z">
        <w:r>
          <w:rPr>
            <w:noProof/>
            <w:lang w:eastAsia="zh-TW"/>
          </w:rPr>
          <w:drawing>
            <wp:inline distT="0" distB="0" distL="0" distR="0" wp14:anchorId="1F8F0760" wp14:editId="0F77D79B">
              <wp:extent cx="5267325" cy="5915025"/>
              <wp:effectExtent l="0" t="0" r="9525" b="952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587922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5915025"/>
                      </a:xfrm>
                      <a:prstGeom prst="rect">
                        <a:avLst/>
                      </a:prstGeom>
                      <a:noFill/>
                      <a:ln>
                        <a:noFill/>
                      </a:ln>
                    </pic:spPr>
                  </pic:pic>
                </a:graphicData>
              </a:graphic>
            </wp:inline>
          </w:drawing>
        </w:r>
      </w:ins>
    </w:p>
    <w:tbl>
      <w:tblPr>
        <w:tblStyle w:val="-1"/>
        <w:tblW w:w="5000" w:type="pct"/>
        <w:jc w:val="both"/>
        <w:tblLook w:val="04A0" w:firstRow="1" w:lastRow="0" w:firstColumn="1" w:lastColumn="0" w:noHBand="0" w:noVBand="1"/>
      </w:tblPr>
      <w:tblGrid>
        <w:gridCol w:w="5134"/>
        <w:gridCol w:w="3918"/>
      </w:tblGrid>
      <w:tr w:rsidR="00420066" w14:paraId="3BA53A72" w14:textId="77777777" w:rsidTr="00420066">
        <w:trPr>
          <w:cnfStyle w:val="100000000000" w:firstRow="1" w:lastRow="0" w:firstColumn="0" w:lastColumn="0" w:oddVBand="0" w:evenVBand="0" w:oddHBand="0" w:evenHBand="0" w:firstRowFirstColumn="0" w:firstRowLastColumn="0" w:lastRowFirstColumn="0" w:lastRowLastColumn="0"/>
          <w:tblHeader/>
          <w:jc w:val="both"/>
          <w:ins w:id="218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A0DADAF" w14:textId="77777777" w:rsidR="00420066" w:rsidRDefault="00420066" w:rsidP="00420066">
            <w:pPr>
              <w:jc w:val="center"/>
              <w:rPr>
                <w:ins w:id="2188" w:author="peng" w:date="2015-01-26T02:21:00Z"/>
              </w:rPr>
            </w:pPr>
            <w:ins w:id="2189" w:author="peng" w:date="2015-01-26T02:21:00Z">
              <w:r>
                <w:lastRenderedPageBreak/>
                <w:t>Name</w:t>
              </w:r>
            </w:ins>
          </w:p>
        </w:tc>
        <w:tc>
          <w:tcPr>
            <w:tcW w:w="0" w:type="auto"/>
          </w:tcPr>
          <w:p w14:paraId="29CD14D7"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2190" w:author="peng" w:date="2015-01-26T02:21:00Z"/>
              </w:rPr>
            </w:pPr>
            <w:ins w:id="2191" w:author="peng" w:date="2015-01-26T02:21:00Z">
              <w:r>
                <w:t>Description</w:t>
              </w:r>
            </w:ins>
          </w:p>
        </w:tc>
      </w:tr>
      <w:tr w:rsidR="00420066" w14:paraId="1F9BFEEA" w14:textId="77777777" w:rsidTr="00420066">
        <w:trPr>
          <w:cnfStyle w:val="000000100000" w:firstRow="0" w:lastRow="0" w:firstColumn="0" w:lastColumn="0" w:oddVBand="0" w:evenVBand="0" w:oddHBand="1" w:evenHBand="0" w:firstRowFirstColumn="0" w:firstRowLastColumn="0" w:lastRowFirstColumn="0" w:lastRowLastColumn="0"/>
          <w:jc w:val="both"/>
          <w:ins w:id="219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CC0060C" w14:textId="77777777" w:rsidR="00420066" w:rsidRDefault="007D1D13" w:rsidP="00420066">
            <w:pPr>
              <w:rPr>
                <w:ins w:id="2193" w:author="peng" w:date="2015-01-26T02:21:00Z"/>
              </w:rPr>
            </w:pPr>
            <w:customXmlInsRangeStart w:id="2194" w:author="peng" w:date="2015-01-26T02:21:00Z"/>
            <w:sdt>
              <w:sdtPr>
                <w:alias w:val="Operation ATTRIBUTE Name"/>
                <w:tag w:val="95f01270-0b39-4c6b-bbf3-fb177f21545e"/>
                <w:id w:val="889764398"/>
                <w:dataBinding w:xpath="/elements/element[@objid='95f01270-0b39-4c6b-bbf3-fb177f21545e']/content[@alias='Operation ATTRIBUTE Name']" w:storeItemID="{D35B6978-45B9-4860-8E6E-EDB6F017D2CB}"/>
                <w:text w:multiLine="1"/>
              </w:sdtPr>
              <w:sdtEndPr/>
              <w:sdtContent>
                <w:customXmlInsRangeEnd w:id="2194"/>
                <w:ins w:id="2195" w:author="peng" w:date="2015-01-26T02:21:00Z">
                  <w:r w:rsidR="00420066">
                    <w:t>DecisionTree</w:t>
                  </w:r>
                </w:ins>
                <w:customXmlInsRangeStart w:id="2196" w:author="peng" w:date="2015-01-26T02:21:00Z"/>
              </w:sdtContent>
            </w:sdt>
            <w:customXmlInsRangeEnd w:id="2196"/>
            <w:ins w:id="2197" w:author="peng" w:date="2015-01-26T02:21:00Z">
              <w:r w:rsidR="00420066">
                <w:t xml:space="preserve"> (</w:t>
              </w:r>
            </w:ins>
            <w:customXmlInsRangeStart w:id="2198" w:author="peng" w:date="2015-01-26T02:21:00Z"/>
            <w:sdt>
              <w:sdtPr>
                <w:rPr>
                  <w:rStyle w:val="ae"/>
                </w:rPr>
                <w:alias w:val="Parameter ATTRIBUTE ParameterPassing"/>
                <w:tag w:val="303a2376-960c-449f-9dce-a819967d8f19"/>
                <w:id w:val="-773321909"/>
                <w:dataBinding w:xpath="/elements/element[@objid='303a2376-960c-449f-9dce-a819967d8f19']/content[@alias='Parameter ATTRIBUTE ParameterPassing']" w:storeItemID="{D35B6978-45B9-4860-8E6E-EDB6F017D2CB}"/>
                <w:text w:multiLine="1"/>
              </w:sdtPr>
              <w:sdtEndPr>
                <w:rPr>
                  <w:rStyle w:val="ae"/>
                </w:rPr>
              </w:sdtEndPr>
              <w:sdtContent>
                <w:customXmlInsRangeEnd w:id="2198"/>
                <w:ins w:id="2199" w:author="peng" w:date="2015-01-26T02:21:00Z">
                  <w:r w:rsidR="00420066">
                    <w:rPr>
                      <w:rStyle w:val="ae"/>
                    </w:rPr>
                    <w:t>In</w:t>
                  </w:r>
                </w:ins>
                <w:customXmlInsRangeStart w:id="2200" w:author="peng" w:date="2015-01-26T02:21:00Z"/>
              </w:sdtContent>
            </w:sdt>
            <w:customXmlInsRangeEnd w:id="2200"/>
            <w:ins w:id="2201" w:author="peng" w:date="2015-01-26T02:21:00Z">
              <w:r w:rsidR="00420066">
                <w:rPr>
                  <w:rStyle w:val="ae"/>
                </w:rPr>
                <w:t xml:space="preserve"> </w:t>
              </w:r>
            </w:ins>
            <w:customXmlInsRangeStart w:id="2202" w:author="peng" w:date="2015-01-26T02:21:00Z"/>
            <w:sdt>
              <w:sdtPr>
                <w:alias w:val="Parameter ATTRIBUTE Name"/>
                <w:tag w:val="303a2376-960c-449f-9dce-a819967d8f19"/>
                <w:id w:val="-1856185170"/>
                <w:dataBinding w:xpath="/elements/element[@objid='303a2376-960c-449f-9dce-a819967d8f19']/content[@alias='Parameter ATTRIBUTE Name']" w:storeItemID="{D35B6978-45B9-4860-8E6E-EDB6F017D2CB}"/>
                <w:text w:multiLine="1"/>
              </w:sdtPr>
              <w:sdtEndPr/>
              <w:sdtContent>
                <w:customXmlInsRangeEnd w:id="2202"/>
                <w:ins w:id="2203" w:author="peng" w:date="2015-01-26T02:21:00Z">
                  <w:r w:rsidR="00420066">
                    <w:t>data</w:t>
                  </w:r>
                </w:ins>
                <w:customXmlInsRangeStart w:id="2204" w:author="peng" w:date="2015-01-26T02:21:00Z"/>
              </w:sdtContent>
            </w:sdt>
            <w:customXmlInsRangeEnd w:id="2204"/>
            <w:ins w:id="2205" w:author="peng" w:date="2015-01-26T02:21:00Z">
              <w:r w:rsidR="00420066">
                <w:t xml:space="preserve"> </w:t>
              </w:r>
            </w:ins>
            <w:customXmlInsRangeStart w:id="2206" w:author="peng" w:date="2015-01-26T02:21:00Z"/>
            <w:sdt>
              <w:sdtPr>
                <w:alias w:val="Class ATTRIBUTE Name"/>
                <w:tag w:val="4ccce523-4653-4dc2-a5bc-b4bfbbe95a34"/>
                <w:id w:val="1623113014"/>
                <w:dataBinding w:xpath="/elements/element[@objid='4ccce523-4653-4dc2-a5bc-b4bfbbe95a34']/content[@alias='Class ATTRIBUTE Name']" w:storeItemID="{D35B6978-45B9-4860-8E6E-EDB6F017D2CB}"/>
                <w:text w:multiLine="1"/>
              </w:sdtPr>
              <w:sdtEndPr/>
              <w:sdtContent>
                <w:customXmlInsRangeEnd w:id="2206"/>
                <w:ins w:id="2207" w:author="peng" w:date="2015-01-26T02:21:00Z">
                  <w:r w:rsidR="00420066">
                    <w:t>DataVector</w:t>
                  </w:r>
                </w:ins>
                <w:customXmlInsRangeStart w:id="2208" w:author="peng" w:date="2015-01-26T02:21:00Z"/>
              </w:sdtContent>
            </w:sdt>
            <w:customXmlInsRangeEnd w:id="2208"/>
            <w:ins w:id="2209" w:author="peng" w:date="2015-01-26T02:21:00Z">
              <w:r w:rsidR="00420066">
                <w:t>,</w:t>
              </w:r>
            </w:ins>
            <w:customXmlInsRangeStart w:id="2210" w:author="peng" w:date="2015-01-26T02:21:00Z"/>
            <w:sdt>
              <w:sdtPr>
                <w:rPr>
                  <w:rStyle w:val="ae"/>
                </w:rPr>
                <w:alias w:val="Parameter ATTRIBUTE ParameterPassing"/>
                <w:tag w:val="792a0814-5f33-406d-bfe8-d80387d6b66a"/>
                <w:id w:val="351081527"/>
                <w:dataBinding w:xpath="/elements/element[@objid='792a0814-5f33-406d-bfe8-d80387d6b66a']/content[@alias='Parameter ATTRIBUTE ParameterPassing']" w:storeItemID="{D35B6978-45B9-4860-8E6E-EDB6F017D2CB}"/>
                <w:text w:multiLine="1"/>
              </w:sdtPr>
              <w:sdtEndPr>
                <w:rPr>
                  <w:rStyle w:val="ae"/>
                </w:rPr>
              </w:sdtEndPr>
              <w:sdtContent>
                <w:customXmlInsRangeEnd w:id="2210"/>
                <w:ins w:id="2211" w:author="peng" w:date="2015-01-26T02:21:00Z">
                  <w:r w:rsidR="00420066">
                    <w:rPr>
                      <w:rStyle w:val="ae"/>
                    </w:rPr>
                    <w:t>In</w:t>
                  </w:r>
                </w:ins>
                <w:customXmlInsRangeStart w:id="2212" w:author="peng" w:date="2015-01-26T02:21:00Z"/>
              </w:sdtContent>
            </w:sdt>
            <w:customXmlInsRangeEnd w:id="2212"/>
            <w:ins w:id="2213" w:author="peng" w:date="2015-01-26T02:21:00Z">
              <w:r w:rsidR="00420066">
                <w:rPr>
                  <w:rStyle w:val="ae"/>
                </w:rPr>
                <w:t xml:space="preserve"> </w:t>
              </w:r>
            </w:ins>
            <w:customXmlInsRangeStart w:id="2214" w:author="peng" w:date="2015-01-26T02:21:00Z"/>
            <w:sdt>
              <w:sdtPr>
                <w:alias w:val="Parameter ATTRIBUTE Name"/>
                <w:tag w:val="792a0814-5f33-406d-bfe8-d80387d6b66a"/>
                <w:id w:val="-972744397"/>
                <w:dataBinding w:xpath="/elements/element[@objid='792a0814-5f33-406d-bfe8-d80387d6b66a']/content[@alias='Parameter ATTRIBUTE Name']" w:storeItemID="{D35B6978-45B9-4860-8E6E-EDB6F017D2CB}"/>
                <w:text w:multiLine="1"/>
              </w:sdtPr>
              <w:sdtEndPr/>
              <w:sdtContent>
                <w:customXmlInsRangeEnd w:id="2214"/>
                <w:ins w:id="2215" w:author="peng" w:date="2015-01-26T02:21:00Z">
                  <w:r w:rsidR="00420066">
                    <w:t>bootstrapRate</w:t>
                  </w:r>
                </w:ins>
                <w:customXmlInsRangeStart w:id="2216" w:author="peng" w:date="2015-01-26T02:21:00Z"/>
              </w:sdtContent>
            </w:sdt>
            <w:customXmlInsRangeEnd w:id="2216"/>
            <w:ins w:id="2217" w:author="peng" w:date="2015-01-26T02:21:00Z">
              <w:r w:rsidR="00420066">
                <w:t xml:space="preserve"> </w:t>
              </w:r>
            </w:ins>
            <w:customXmlInsRangeStart w:id="2218" w:author="peng" w:date="2015-01-26T02:21:00Z"/>
            <w:sdt>
              <w:sdtPr>
                <w:alias w:val="DataType ATTRIBUTE Name"/>
                <w:tag w:val="00000004-0000-0010-0000-000000000000"/>
                <w:id w:val="-128405939"/>
                <w:dataBinding w:xpath="/elements/element[@objid='00000004-0000-0010-0000-000000000000']/content[@alias='DataType ATTRIBUTE Name']" w:storeItemID="{D35B6978-45B9-4860-8E6E-EDB6F017D2CB}"/>
                <w:text w:multiLine="1"/>
              </w:sdtPr>
              <w:sdtEndPr/>
              <w:sdtContent>
                <w:customXmlInsRangeEnd w:id="2218"/>
                <w:ins w:id="2219" w:author="peng" w:date="2015-01-26T02:21:00Z">
                  <w:r w:rsidR="00420066">
                    <w:t>double</w:t>
                  </w:r>
                </w:ins>
                <w:customXmlInsRangeStart w:id="2220" w:author="peng" w:date="2015-01-26T02:21:00Z"/>
              </w:sdtContent>
            </w:sdt>
            <w:customXmlInsRangeEnd w:id="2220"/>
            <w:ins w:id="2221" w:author="peng" w:date="2015-01-26T02:21:00Z">
              <w:r w:rsidR="00420066">
                <w:t>,</w:t>
              </w:r>
            </w:ins>
            <w:customXmlInsRangeStart w:id="2222" w:author="peng" w:date="2015-01-26T02:21:00Z"/>
            <w:sdt>
              <w:sdtPr>
                <w:rPr>
                  <w:rStyle w:val="ae"/>
                </w:rPr>
                <w:alias w:val="Parameter ATTRIBUTE ParameterPassing"/>
                <w:tag w:val="2a54ef10-840d-4cf5-8ef8-db629933abea"/>
                <w:id w:val="869726310"/>
                <w:dataBinding w:xpath="/elements/element[@objid='2a54ef10-840d-4cf5-8ef8-db629933abea']/content[@alias='Parameter ATTRIBUTE ParameterPassing']" w:storeItemID="{D35B6978-45B9-4860-8E6E-EDB6F017D2CB}"/>
                <w:text w:multiLine="1"/>
              </w:sdtPr>
              <w:sdtEndPr>
                <w:rPr>
                  <w:rStyle w:val="ae"/>
                </w:rPr>
              </w:sdtEndPr>
              <w:sdtContent>
                <w:customXmlInsRangeEnd w:id="2222"/>
                <w:ins w:id="2223" w:author="peng" w:date="2015-01-26T02:21:00Z">
                  <w:r w:rsidR="00420066">
                    <w:rPr>
                      <w:rStyle w:val="ae"/>
                    </w:rPr>
                    <w:t>In</w:t>
                  </w:r>
                </w:ins>
                <w:customXmlInsRangeStart w:id="2224" w:author="peng" w:date="2015-01-26T02:21:00Z"/>
              </w:sdtContent>
            </w:sdt>
            <w:customXmlInsRangeEnd w:id="2224"/>
            <w:ins w:id="2225" w:author="peng" w:date="2015-01-26T02:21:00Z">
              <w:r w:rsidR="00420066">
                <w:rPr>
                  <w:rStyle w:val="ae"/>
                </w:rPr>
                <w:t xml:space="preserve"> </w:t>
              </w:r>
            </w:ins>
            <w:customXmlInsRangeStart w:id="2226" w:author="peng" w:date="2015-01-26T02:21:00Z"/>
            <w:sdt>
              <w:sdtPr>
                <w:alias w:val="Parameter ATTRIBUTE Name"/>
                <w:tag w:val="2a54ef10-840d-4cf5-8ef8-db629933abea"/>
                <w:id w:val="-1022634957"/>
                <w:dataBinding w:xpath="/elements/element[@objid='2a54ef10-840d-4cf5-8ef8-db629933abea']/content[@alias='Parameter ATTRIBUTE Name']" w:storeItemID="{D35B6978-45B9-4860-8E6E-EDB6F017D2CB}"/>
                <w:text w:multiLine="1"/>
              </w:sdtPr>
              <w:sdtEndPr/>
              <w:sdtContent>
                <w:customXmlInsRangeEnd w:id="2226"/>
                <w:ins w:id="2227" w:author="peng" w:date="2015-01-26T02:21:00Z">
                  <w:r w:rsidR="00420066">
                    <w:t>attrSampleN</w:t>
                  </w:r>
                </w:ins>
                <w:customXmlInsRangeStart w:id="2228" w:author="peng" w:date="2015-01-26T02:21:00Z"/>
              </w:sdtContent>
            </w:sdt>
            <w:customXmlInsRangeEnd w:id="2228"/>
            <w:ins w:id="2229" w:author="peng" w:date="2015-01-26T02:21:00Z">
              <w:r w:rsidR="00420066">
                <w:t xml:space="preserve"> </w:t>
              </w:r>
            </w:ins>
            <w:customXmlInsRangeStart w:id="2230" w:author="peng" w:date="2015-01-26T02:21:00Z"/>
            <w:sdt>
              <w:sdtPr>
                <w:alias w:val="DataType ATTRIBUTE Name"/>
                <w:tag w:val="00000004-0000-0009-0000-000000000000"/>
                <w:id w:val="199356643"/>
                <w:dataBinding w:xpath="/elements/element[@objid='00000004-0000-0009-0000-000000000000']/content[@alias='DataType ATTRIBUTE Name']" w:storeItemID="{D35B6978-45B9-4860-8E6E-EDB6F017D2CB}"/>
                <w:text w:multiLine="1"/>
              </w:sdtPr>
              <w:sdtEndPr/>
              <w:sdtContent>
                <w:customXmlInsRangeEnd w:id="2230"/>
                <w:ins w:id="2231" w:author="peng" w:date="2015-01-26T02:21:00Z">
                  <w:r w:rsidR="00420066">
                    <w:t>integer</w:t>
                  </w:r>
                </w:ins>
                <w:customXmlInsRangeStart w:id="2232" w:author="peng" w:date="2015-01-26T02:21:00Z"/>
              </w:sdtContent>
            </w:sdt>
            <w:customXmlInsRangeEnd w:id="2232"/>
            <w:ins w:id="2233" w:author="peng" w:date="2015-01-26T02:21:00Z">
              <w:r w:rsidR="00420066">
                <w:t>,</w:t>
              </w:r>
            </w:ins>
            <w:customXmlInsRangeStart w:id="2234" w:author="peng" w:date="2015-01-26T02:21:00Z"/>
            <w:sdt>
              <w:sdtPr>
                <w:rPr>
                  <w:rStyle w:val="ae"/>
                </w:rPr>
                <w:alias w:val="Parameter ATTRIBUTE ParameterPassing"/>
                <w:tag w:val="e1e7b6c7-2db9-4f7c-9d14-c786b686bb32"/>
                <w:id w:val="-1629387920"/>
                <w:dataBinding w:xpath="/elements/element[@objid='e1e7b6c7-2db9-4f7c-9d14-c786b686bb32']/content[@alias='Parameter ATTRIBUTE ParameterPassing']" w:storeItemID="{D35B6978-45B9-4860-8E6E-EDB6F017D2CB}"/>
                <w:text w:multiLine="1"/>
              </w:sdtPr>
              <w:sdtEndPr>
                <w:rPr>
                  <w:rStyle w:val="ae"/>
                </w:rPr>
              </w:sdtEndPr>
              <w:sdtContent>
                <w:customXmlInsRangeEnd w:id="2234"/>
                <w:ins w:id="2235" w:author="peng" w:date="2015-01-26T02:21:00Z">
                  <w:r w:rsidR="00420066">
                    <w:rPr>
                      <w:rStyle w:val="ae"/>
                    </w:rPr>
                    <w:t>In</w:t>
                  </w:r>
                </w:ins>
                <w:customXmlInsRangeStart w:id="2236" w:author="peng" w:date="2015-01-26T02:21:00Z"/>
              </w:sdtContent>
            </w:sdt>
            <w:customXmlInsRangeEnd w:id="2236"/>
            <w:ins w:id="2237" w:author="peng" w:date="2015-01-26T02:21:00Z">
              <w:r w:rsidR="00420066">
                <w:rPr>
                  <w:rStyle w:val="ae"/>
                </w:rPr>
                <w:t xml:space="preserve"> </w:t>
              </w:r>
            </w:ins>
            <w:customXmlInsRangeStart w:id="2238" w:author="peng" w:date="2015-01-26T02:21:00Z"/>
            <w:sdt>
              <w:sdtPr>
                <w:alias w:val="Parameter ATTRIBUTE Name"/>
                <w:tag w:val="e1e7b6c7-2db9-4f7c-9d14-c786b686bb32"/>
                <w:id w:val="-942146761"/>
                <w:dataBinding w:xpath="/elements/element[@objid='e1e7b6c7-2db9-4f7c-9d14-c786b686bb32']/content[@alias='Parameter ATTRIBUTE Name']" w:storeItemID="{D35B6978-45B9-4860-8E6E-EDB6F017D2CB}"/>
                <w:text w:multiLine="1"/>
              </w:sdtPr>
              <w:sdtEndPr/>
              <w:sdtContent>
                <w:customXmlInsRangeEnd w:id="2238"/>
                <w:ins w:id="2239" w:author="peng" w:date="2015-01-26T02:21:00Z">
                  <w:r w:rsidR="00420066">
                    <w:t>maxDepth</w:t>
                  </w:r>
                </w:ins>
                <w:customXmlInsRangeStart w:id="2240" w:author="peng" w:date="2015-01-26T02:21:00Z"/>
              </w:sdtContent>
            </w:sdt>
            <w:customXmlInsRangeEnd w:id="2240"/>
            <w:ins w:id="2241" w:author="peng" w:date="2015-01-26T02:21:00Z">
              <w:r w:rsidR="00420066">
                <w:t xml:space="preserve"> </w:t>
              </w:r>
            </w:ins>
            <w:customXmlInsRangeStart w:id="2242" w:author="peng" w:date="2015-01-26T02:21:00Z"/>
            <w:sdt>
              <w:sdtPr>
                <w:alias w:val="DataType ATTRIBUTE Name"/>
                <w:tag w:val="00000004-0000-0009-0000-000000000000"/>
                <w:id w:val="-704329320"/>
                <w:dataBinding w:xpath="/elements/element[@objid='00000004-0000-0009-0000-000000000000']/content[@alias='DataType ATTRIBUTE Name']" w:storeItemID="{D35B6978-45B9-4860-8E6E-EDB6F017D2CB}"/>
                <w:text w:multiLine="1"/>
              </w:sdtPr>
              <w:sdtEndPr/>
              <w:sdtContent>
                <w:customXmlInsRangeEnd w:id="2242"/>
                <w:ins w:id="2243" w:author="peng" w:date="2015-01-26T02:21:00Z">
                  <w:r w:rsidR="00420066">
                    <w:t>integer</w:t>
                  </w:r>
                </w:ins>
                <w:customXmlInsRangeStart w:id="2244" w:author="peng" w:date="2015-01-26T02:21:00Z"/>
              </w:sdtContent>
            </w:sdt>
            <w:customXmlInsRangeEnd w:id="2244"/>
            <w:ins w:id="2245" w:author="peng" w:date="2015-01-26T02:21:00Z">
              <w:r w:rsidR="00420066">
                <w:t>,</w:t>
              </w:r>
            </w:ins>
            <w:customXmlInsRangeStart w:id="2246" w:author="peng" w:date="2015-01-26T02:21:00Z"/>
            <w:sdt>
              <w:sdtPr>
                <w:rPr>
                  <w:rStyle w:val="ae"/>
                </w:rPr>
                <w:alias w:val="Parameter ATTRIBUTE ParameterPassing"/>
                <w:tag w:val="d9e7cdc7-0e6f-4f06-9ffd-dd0c2f66aea7"/>
                <w:id w:val="696357651"/>
                <w:dataBinding w:xpath="/elements/element[@objid='d9e7cdc7-0e6f-4f06-9ffd-dd0c2f66aea7']/content[@alias='Parameter ATTRIBUTE ParameterPassing']" w:storeItemID="{D35B6978-45B9-4860-8E6E-EDB6F017D2CB}"/>
                <w:text w:multiLine="1"/>
              </w:sdtPr>
              <w:sdtEndPr>
                <w:rPr>
                  <w:rStyle w:val="ae"/>
                </w:rPr>
              </w:sdtEndPr>
              <w:sdtContent>
                <w:customXmlInsRangeEnd w:id="2246"/>
                <w:ins w:id="2247" w:author="peng" w:date="2015-01-26T02:21:00Z">
                  <w:r w:rsidR="00420066">
                    <w:rPr>
                      <w:rStyle w:val="ae"/>
                    </w:rPr>
                    <w:t>In</w:t>
                  </w:r>
                </w:ins>
                <w:customXmlInsRangeStart w:id="2248" w:author="peng" w:date="2015-01-26T02:21:00Z"/>
              </w:sdtContent>
            </w:sdt>
            <w:customXmlInsRangeEnd w:id="2248"/>
            <w:ins w:id="2249" w:author="peng" w:date="2015-01-26T02:21:00Z">
              <w:r w:rsidR="00420066">
                <w:rPr>
                  <w:rStyle w:val="ae"/>
                </w:rPr>
                <w:t xml:space="preserve"> </w:t>
              </w:r>
            </w:ins>
            <w:customXmlInsRangeStart w:id="2250" w:author="peng" w:date="2015-01-26T02:21:00Z"/>
            <w:sdt>
              <w:sdtPr>
                <w:alias w:val="Parameter ATTRIBUTE Name"/>
                <w:tag w:val="d9e7cdc7-0e6f-4f06-9ffd-dd0c2f66aea7"/>
                <w:id w:val="-1551293905"/>
                <w:dataBinding w:xpath="/elements/element[@objid='d9e7cdc7-0e6f-4f06-9ffd-dd0c2f66aea7']/content[@alias='Parameter ATTRIBUTE Name']" w:storeItemID="{D35B6978-45B9-4860-8E6E-EDB6F017D2CB}"/>
                <w:text w:multiLine="1"/>
              </w:sdtPr>
              <w:sdtEndPr/>
              <w:sdtContent>
                <w:customXmlInsRangeEnd w:id="2250"/>
                <w:ins w:id="2251" w:author="peng" w:date="2015-01-26T02:21:00Z">
                  <w:r w:rsidR="00420066">
                    <w:t>treeId</w:t>
                  </w:r>
                </w:ins>
                <w:customXmlInsRangeStart w:id="2252" w:author="peng" w:date="2015-01-26T02:21:00Z"/>
              </w:sdtContent>
            </w:sdt>
            <w:customXmlInsRangeEnd w:id="2252"/>
            <w:ins w:id="2253" w:author="peng" w:date="2015-01-26T02:21:00Z">
              <w:r w:rsidR="00420066">
                <w:t xml:space="preserve"> </w:t>
              </w:r>
            </w:ins>
            <w:customXmlInsRangeStart w:id="2254" w:author="peng" w:date="2015-01-26T02:21:00Z"/>
            <w:sdt>
              <w:sdtPr>
                <w:alias w:val="DataType ATTRIBUTE Name"/>
                <w:tag w:val="00000004-0000-0009-0000-000000000000"/>
                <w:id w:val="-1379072860"/>
                <w:dataBinding w:xpath="/elements/element[@objid='00000004-0000-0009-0000-000000000000']/content[@alias='DataType ATTRIBUTE Name']" w:storeItemID="{D35B6978-45B9-4860-8E6E-EDB6F017D2CB}"/>
                <w:text w:multiLine="1"/>
              </w:sdtPr>
              <w:sdtEndPr/>
              <w:sdtContent>
                <w:customXmlInsRangeEnd w:id="2254"/>
                <w:ins w:id="2255" w:author="peng" w:date="2015-01-26T02:21:00Z">
                  <w:r w:rsidR="00420066">
                    <w:t>integer</w:t>
                  </w:r>
                </w:ins>
                <w:customXmlInsRangeStart w:id="2256" w:author="peng" w:date="2015-01-26T02:21:00Z"/>
              </w:sdtContent>
            </w:sdt>
            <w:customXmlInsRangeEnd w:id="2256"/>
            <w:ins w:id="2257" w:author="peng" w:date="2015-01-26T02:21:00Z">
              <w:r w:rsidR="00420066">
                <w:t>)</w:t>
              </w:r>
            </w:ins>
          </w:p>
        </w:tc>
        <w:tc>
          <w:tcPr>
            <w:tcW w:w="0" w:type="auto"/>
          </w:tcPr>
          <w:p w14:paraId="7DB4E401" w14:textId="14CCAC46" w:rsidR="00420066" w:rsidRDefault="007D1D13" w:rsidP="00420066">
            <w:pPr>
              <w:cnfStyle w:val="000000100000" w:firstRow="0" w:lastRow="0" w:firstColumn="0" w:lastColumn="0" w:oddVBand="0" w:evenVBand="0" w:oddHBand="1" w:evenHBand="0" w:firstRowFirstColumn="0" w:firstRowLastColumn="0" w:lastRowFirstColumn="0" w:lastRowLastColumn="0"/>
              <w:rPr>
                <w:ins w:id="2258" w:author="peng" w:date="2015-01-26T02:21:00Z"/>
              </w:rPr>
            </w:pPr>
            <w:customXmlInsRangeStart w:id="2259" w:author="peng" w:date="2015-01-26T02:21:00Z"/>
            <w:sdt>
              <w:sdtPr>
                <w:alias w:val="Operation NOTE description 0"/>
                <w:tag w:val="95f01270-0b39-4c6b-bbf3-fb177f21545e"/>
                <w:id w:val="1635050463"/>
                <w:dataBinding w:xpath="/elements/element[@objid='95f01270-0b39-4c6b-bbf3-fb177f21545e']/content[@alias='Operation NOTE description 0']" w:storeItemID="{D35B6978-45B9-4860-8E6E-EDB6F017D2CB}"/>
                <w:text w:multiLine="1"/>
              </w:sdtPr>
              <w:sdtEndPr/>
              <w:sdtContent>
                <w:customXmlInsRangeEnd w:id="2259"/>
                <w:ins w:id="2260" w:author="peng" w:date="2015-01-26T02:21:00Z">
                  <w:r w:rsidR="00420066">
                    <w:rPr>
                      <w:rFonts w:hint="eastAsia"/>
                      <w:lang w:eastAsia="zh-TW"/>
                    </w:rPr>
                    <w:t>constructs a decision tree from a data matrix.</w:t>
                  </w:r>
                </w:ins>
                <w:customXmlInsRangeStart w:id="2261" w:author="peng" w:date="2015-01-26T02:21:00Z"/>
              </w:sdtContent>
            </w:sdt>
            <w:customXmlInsRangeEnd w:id="2261"/>
          </w:p>
        </w:tc>
      </w:tr>
      <w:tr w:rsidR="00420066" w14:paraId="4F0DFE15" w14:textId="77777777" w:rsidTr="00420066">
        <w:trPr>
          <w:jc w:val="both"/>
          <w:ins w:id="226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E8F16EC" w14:textId="72E68D70" w:rsidR="00420066" w:rsidRDefault="007D1D13" w:rsidP="00420066">
            <w:pPr>
              <w:rPr>
                <w:ins w:id="2263" w:author="peng" w:date="2015-01-26T02:21:00Z"/>
              </w:rPr>
            </w:pPr>
            <w:customXmlInsRangeStart w:id="2264" w:author="peng" w:date="2015-01-26T02:21:00Z"/>
            <w:sdt>
              <w:sdtPr>
                <w:alias w:val="Operation ATTRIBUTE Name"/>
                <w:tag w:val="bd35c418-14d7-4599-891b-34837487a39c"/>
                <w:id w:val="1307055423"/>
                <w:dataBinding w:xpath="/elements/element[@objid='bd35c418-14d7-4599-891b-34837487a39c']/content[@alias='Operation ATTRIBUTE Name']" w:storeItemID="{D35B6978-45B9-4860-8E6E-EDB6F017D2CB}"/>
                <w:text w:multiLine="1"/>
              </w:sdtPr>
              <w:sdtEndPr/>
              <w:sdtContent>
                <w:customXmlInsRangeEnd w:id="2264"/>
                <w:ins w:id="2265" w:author="peng" w:date="2015-01-26T02:21:00Z">
                  <w:r w:rsidR="00420066">
                    <w:rPr>
                      <w:rFonts w:hint="eastAsia"/>
                      <w:lang w:eastAsia="zh-TW"/>
                    </w:rPr>
                    <w:t>bootStrapSample</w:t>
                  </w:r>
                </w:ins>
                <w:customXmlInsRangeStart w:id="2266" w:author="peng" w:date="2015-01-26T02:21:00Z"/>
              </w:sdtContent>
            </w:sdt>
            <w:customXmlInsRangeEnd w:id="2266"/>
            <w:ins w:id="2267" w:author="peng" w:date="2015-01-26T02:21:00Z">
              <w:r w:rsidR="00420066">
                <w:t xml:space="preserve"> (</w:t>
              </w:r>
            </w:ins>
            <w:customXmlInsRangeStart w:id="2268" w:author="peng" w:date="2015-01-26T02:21:00Z"/>
            <w:sdt>
              <w:sdtPr>
                <w:rPr>
                  <w:rStyle w:val="ae"/>
                </w:rPr>
                <w:alias w:val="Parameter ATTRIBUTE ParameterPassing"/>
                <w:tag w:val="367c3386-30db-4d9f-8b8f-009fc217d19b"/>
                <w:id w:val="1382681837"/>
                <w:dataBinding w:xpath="/elements/element[@objid='367c3386-30db-4d9f-8b8f-009fc217d19b']/content[@alias='Parameter ATTRIBUTE ParameterPassing']" w:storeItemID="{D35B6978-45B9-4860-8E6E-EDB6F017D2CB}"/>
                <w:text w:multiLine="1"/>
              </w:sdtPr>
              <w:sdtEndPr>
                <w:rPr>
                  <w:rStyle w:val="ae"/>
                </w:rPr>
              </w:sdtEndPr>
              <w:sdtContent>
                <w:customXmlInsRangeEnd w:id="2268"/>
                <w:ins w:id="2269" w:author="peng" w:date="2015-01-26T02:21:00Z">
                  <w:r w:rsidR="00420066">
                    <w:rPr>
                      <w:rStyle w:val="ae"/>
                    </w:rPr>
                    <w:t>In</w:t>
                  </w:r>
                </w:ins>
                <w:customXmlInsRangeStart w:id="2270" w:author="peng" w:date="2015-01-26T02:21:00Z"/>
              </w:sdtContent>
            </w:sdt>
            <w:customXmlInsRangeEnd w:id="2270"/>
            <w:ins w:id="2271" w:author="peng" w:date="2015-01-26T02:21:00Z">
              <w:r w:rsidR="00420066">
                <w:rPr>
                  <w:rStyle w:val="ae"/>
                </w:rPr>
                <w:t xml:space="preserve"> </w:t>
              </w:r>
            </w:ins>
            <w:customXmlInsRangeStart w:id="2272" w:author="peng" w:date="2015-01-26T02:21:00Z"/>
            <w:sdt>
              <w:sdtPr>
                <w:alias w:val="Parameter ATTRIBUTE Name"/>
                <w:tag w:val="367c3386-30db-4d9f-8b8f-009fc217d19b"/>
                <w:id w:val="945429832"/>
                <w:dataBinding w:xpath="/elements/element[@objid='367c3386-30db-4d9f-8b8f-009fc217d19b']/content[@alias='Parameter ATTRIBUTE Name']" w:storeItemID="{D35B6978-45B9-4860-8E6E-EDB6F017D2CB}"/>
                <w:text w:multiLine="1"/>
              </w:sdtPr>
              <w:sdtEndPr/>
              <w:sdtContent>
                <w:customXmlInsRangeEnd w:id="2272"/>
                <w:ins w:id="2273" w:author="peng" w:date="2015-01-26T02:21:00Z">
                  <w:r w:rsidR="00420066">
                    <w:t>data</w:t>
                  </w:r>
                </w:ins>
                <w:customXmlInsRangeStart w:id="2274" w:author="peng" w:date="2015-01-26T02:21:00Z"/>
              </w:sdtContent>
            </w:sdt>
            <w:customXmlInsRangeEnd w:id="2274"/>
            <w:ins w:id="2275" w:author="peng" w:date="2015-01-26T02:21:00Z">
              <w:r w:rsidR="00420066">
                <w:t xml:space="preserve"> </w:t>
              </w:r>
            </w:ins>
            <w:customXmlInsRangeStart w:id="2276" w:author="peng" w:date="2015-01-26T02:21:00Z"/>
            <w:sdt>
              <w:sdtPr>
                <w:alias w:val="Class ATTRIBUTE Name"/>
                <w:tag w:val="4ccce523-4653-4dc2-a5bc-b4bfbbe95a34"/>
                <w:id w:val="-1498568144"/>
                <w:dataBinding w:xpath="/elements/element[@objid='4ccce523-4653-4dc2-a5bc-b4bfbbe95a34']/content[@alias='Class ATTRIBUTE Name']" w:storeItemID="{D35B6978-45B9-4860-8E6E-EDB6F017D2CB}"/>
                <w:text w:multiLine="1"/>
              </w:sdtPr>
              <w:sdtEndPr/>
              <w:sdtContent>
                <w:customXmlInsRangeEnd w:id="2276"/>
                <w:ins w:id="2277" w:author="peng" w:date="2015-01-26T02:21:00Z">
                  <w:r w:rsidR="00420066">
                    <w:t>DataVector</w:t>
                  </w:r>
                </w:ins>
                <w:customXmlInsRangeStart w:id="2278" w:author="peng" w:date="2015-01-26T02:21:00Z"/>
              </w:sdtContent>
            </w:sdt>
            <w:customXmlInsRangeEnd w:id="2278"/>
            <w:ins w:id="2279" w:author="peng" w:date="2015-01-26T02:21:00Z">
              <w:r w:rsidR="00420066">
                <w:t>)</w:t>
              </w:r>
            </w:ins>
          </w:p>
        </w:tc>
        <w:tc>
          <w:tcPr>
            <w:tcW w:w="0" w:type="auto"/>
          </w:tcPr>
          <w:p w14:paraId="126F3341" w14:textId="486DA377" w:rsidR="00420066" w:rsidRDefault="007D1D13" w:rsidP="00420066">
            <w:pPr>
              <w:cnfStyle w:val="000000000000" w:firstRow="0" w:lastRow="0" w:firstColumn="0" w:lastColumn="0" w:oddVBand="0" w:evenVBand="0" w:oddHBand="0" w:evenHBand="0" w:firstRowFirstColumn="0" w:firstRowLastColumn="0" w:lastRowFirstColumn="0" w:lastRowLastColumn="0"/>
              <w:rPr>
                <w:ins w:id="2280" w:author="peng" w:date="2015-01-26T02:21:00Z"/>
              </w:rPr>
            </w:pPr>
            <w:customXmlInsRangeStart w:id="2281" w:author="peng" w:date="2015-01-26T02:21:00Z"/>
            <w:sdt>
              <w:sdtPr>
                <w:alias w:val="Operation NOTE description 0"/>
                <w:tag w:val="bd35c418-14d7-4599-891b-34837487a39c"/>
                <w:id w:val="1617022783"/>
                <w:dataBinding w:xpath="/elements/element[@objid='bd35c418-14d7-4599-891b-34837487a39c']/content[@alias='Operation NOTE description 0']" w:storeItemID="{D35B6978-45B9-4860-8E6E-EDB6F017D2CB}"/>
                <w:text w:multiLine="1"/>
              </w:sdtPr>
              <w:sdtEndPr/>
              <w:sdtContent>
                <w:customXmlInsRangeEnd w:id="2281"/>
                <w:ins w:id="2282" w:author="peng" w:date="2015-01-26T02:21:00Z">
                  <w:r w:rsidR="00420066">
                    <w:rPr>
                      <w:rFonts w:hint="eastAsia"/>
                      <w:lang w:eastAsia="zh-TW"/>
                    </w:rPr>
                    <w:t xml:space="preserve">create a boostrap sample of size trainN </w:t>
                  </w:r>
                </w:ins>
                <w:customXmlInsRangeStart w:id="2283" w:author="peng" w:date="2015-01-26T02:21:00Z"/>
              </w:sdtContent>
            </w:sdt>
            <w:customXmlInsRangeEnd w:id="2283"/>
          </w:p>
        </w:tc>
      </w:tr>
      <w:tr w:rsidR="00420066" w14:paraId="62131C45" w14:textId="77777777" w:rsidTr="00420066">
        <w:trPr>
          <w:cnfStyle w:val="000000100000" w:firstRow="0" w:lastRow="0" w:firstColumn="0" w:lastColumn="0" w:oddVBand="0" w:evenVBand="0" w:oddHBand="1" w:evenHBand="0" w:firstRowFirstColumn="0" w:firstRowLastColumn="0" w:lastRowFirstColumn="0" w:lastRowLastColumn="0"/>
          <w:jc w:val="both"/>
          <w:ins w:id="228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6D951AE" w14:textId="08A840B8" w:rsidR="00420066" w:rsidRDefault="007D1D13" w:rsidP="00420066">
            <w:pPr>
              <w:rPr>
                <w:ins w:id="2285" w:author="peng" w:date="2015-01-26T02:21:00Z"/>
              </w:rPr>
            </w:pPr>
            <w:customXmlInsRangeStart w:id="2286" w:author="peng" w:date="2015-01-26T02:21:00Z"/>
            <w:sdt>
              <w:sdtPr>
                <w:alias w:val="Operation ATTRIBUTE Name"/>
                <w:tag w:val="22963c8e-9140-49f2-beb7-3b2458a06c51"/>
                <w:id w:val="373976510"/>
                <w:dataBinding w:xpath="/elements/element[@objid='22963c8e-9140-49f2-beb7-3b2458a06c51']/content[@alias='Operation ATTRIBUTE Name']" w:storeItemID="{D35B6978-45B9-4860-8E6E-EDB6F017D2CB}"/>
                <w:text w:multiLine="1"/>
              </w:sdtPr>
              <w:sdtEndPr/>
              <w:sdtContent>
                <w:customXmlInsRangeEnd w:id="2286"/>
                <w:ins w:id="2287" w:author="peng" w:date="2015-01-26T02:21:00Z">
                  <w:r w:rsidR="00420066">
                    <w:rPr>
                      <w:rFonts w:hint="eastAsia"/>
                      <w:lang w:eastAsia="zh-TW"/>
                    </w:rPr>
                    <w:t>bootStrapAttr</w:t>
                  </w:r>
                </w:ins>
                <w:customXmlInsRangeStart w:id="2288" w:author="peng" w:date="2015-01-26T02:21:00Z"/>
              </w:sdtContent>
            </w:sdt>
            <w:customXmlInsRangeEnd w:id="2288"/>
            <w:ins w:id="2289" w:author="peng" w:date="2015-01-26T02:21:00Z">
              <w:r w:rsidR="00420066">
                <w:t xml:space="preserve"> ()</w:t>
              </w:r>
            </w:ins>
          </w:p>
        </w:tc>
        <w:tc>
          <w:tcPr>
            <w:tcW w:w="0" w:type="auto"/>
          </w:tcPr>
          <w:p w14:paraId="3A1F6930" w14:textId="7D0EBF32" w:rsidR="00420066" w:rsidRDefault="007D1D13" w:rsidP="00420066">
            <w:pPr>
              <w:cnfStyle w:val="000000100000" w:firstRow="0" w:lastRow="0" w:firstColumn="0" w:lastColumn="0" w:oddVBand="0" w:evenVBand="0" w:oddHBand="1" w:evenHBand="0" w:firstRowFirstColumn="0" w:firstRowLastColumn="0" w:lastRowFirstColumn="0" w:lastRowLastColumn="0"/>
              <w:rPr>
                <w:ins w:id="2290" w:author="peng" w:date="2015-01-26T02:21:00Z"/>
              </w:rPr>
            </w:pPr>
            <w:customXmlInsRangeStart w:id="2291" w:author="peng" w:date="2015-01-26T02:21:00Z"/>
            <w:sdt>
              <w:sdtPr>
                <w:alias w:val="Operation NOTE description 0"/>
                <w:tag w:val="22963c8e-9140-49f2-beb7-3b2458a06c51"/>
                <w:id w:val="1674840089"/>
                <w:dataBinding w:xpath="/elements/element[@objid='22963c8e-9140-49f2-beb7-3b2458a06c51']/content[@alias='Operation NOTE description 0']" w:storeItemID="{D35B6978-45B9-4860-8E6E-EDB6F017D2CB}"/>
                <w:text w:multiLine="1"/>
              </w:sdtPr>
              <w:sdtEndPr/>
              <w:sdtContent>
                <w:customXmlInsRangeEnd w:id="2291"/>
                <w:ins w:id="2292" w:author="peng" w:date="2015-01-26T02:21:00Z">
                  <w:r w:rsidR="00420066">
                    <w:rPr>
                      <w:rFonts w:hint="eastAsia"/>
                      <w:lang w:eastAsia="zh-TW"/>
                    </w:rPr>
                    <w:t>selects attributes of size attrN from sample</w:t>
                  </w:r>
                </w:ins>
                <w:customXmlInsRangeStart w:id="2293" w:author="peng" w:date="2015-01-26T02:21:00Z"/>
              </w:sdtContent>
            </w:sdt>
            <w:customXmlInsRangeEnd w:id="2293"/>
          </w:p>
        </w:tc>
      </w:tr>
      <w:tr w:rsidR="00420066" w14:paraId="6C31FED9" w14:textId="77777777" w:rsidTr="00420066">
        <w:trPr>
          <w:jc w:val="both"/>
          <w:ins w:id="229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23067FF" w14:textId="77777777" w:rsidR="00420066" w:rsidRDefault="007D1D13" w:rsidP="00420066">
            <w:pPr>
              <w:rPr>
                <w:ins w:id="2295" w:author="peng" w:date="2015-01-26T02:21:00Z"/>
              </w:rPr>
            </w:pPr>
            <w:customXmlInsRangeStart w:id="2296" w:author="peng" w:date="2015-01-26T02:21:00Z"/>
            <w:sdt>
              <w:sdtPr>
                <w:alias w:val="Operation ATTRIBUTE Name"/>
                <w:tag w:val="11f42db2-137b-4fd3-8d5c-065ee3ecdf65"/>
                <w:id w:val="-437441857"/>
                <w:dataBinding w:xpath="/elements/element[@objid='11f42db2-137b-4fd3-8d5c-065ee3ecdf65']/content[@alias='Operation ATTRIBUTE Name']" w:storeItemID="{D35B6978-45B9-4860-8E6E-EDB6F017D2CB}"/>
                <w:text w:multiLine="1"/>
              </w:sdtPr>
              <w:sdtEndPr/>
              <w:sdtContent>
                <w:customXmlInsRangeEnd w:id="2296"/>
                <w:ins w:id="2297" w:author="peng" w:date="2015-01-26T02:21:00Z">
                  <w:r w:rsidR="00420066">
                    <w:t>createTree</w:t>
                  </w:r>
                </w:ins>
                <w:customXmlInsRangeStart w:id="2298" w:author="peng" w:date="2015-01-26T02:21:00Z"/>
              </w:sdtContent>
            </w:sdt>
            <w:customXmlInsRangeEnd w:id="2298"/>
            <w:ins w:id="2299" w:author="peng" w:date="2015-01-26T02:21:00Z">
              <w:r w:rsidR="00420066">
                <w:t xml:space="preserve"> ()</w:t>
              </w:r>
            </w:ins>
          </w:p>
        </w:tc>
        <w:tc>
          <w:tcPr>
            <w:tcW w:w="0" w:type="auto"/>
          </w:tcPr>
          <w:p w14:paraId="66126ED0" w14:textId="27BC7408" w:rsidR="00420066" w:rsidRDefault="007D1D13" w:rsidP="00420066">
            <w:pPr>
              <w:cnfStyle w:val="000000000000" w:firstRow="0" w:lastRow="0" w:firstColumn="0" w:lastColumn="0" w:oddVBand="0" w:evenVBand="0" w:oddHBand="0" w:evenHBand="0" w:firstRowFirstColumn="0" w:firstRowLastColumn="0" w:lastRowFirstColumn="0" w:lastRowLastColumn="0"/>
              <w:rPr>
                <w:ins w:id="2300" w:author="peng" w:date="2015-01-26T02:21:00Z"/>
              </w:rPr>
            </w:pPr>
            <w:customXmlInsRangeStart w:id="2301" w:author="peng" w:date="2015-01-26T02:21:00Z"/>
            <w:sdt>
              <w:sdtPr>
                <w:alias w:val="Operation NOTE description 0"/>
                <w:tag w:val="11f42db2-137b-4fd3-8d5c-065ee3ecdf65"/>
                <w:id w:val="934099996"/>
                <w:dataBinding w:xpath="/elements/element[@objid='11f42db2-137b-4fd3-8d5c-065ee3ecdf65']/content[@alias='Operation NOTE description 0']" w:storeItemID="{D35B6978-45B9-4860-8E6E-EDB6F017D2CB}"/>
                <w:text w:multiLine="1"/>
              </w:sdtPr>
              <w:sdtEndPr/>
              <w:sdtContent>
                <w:customXmlInsRangeEnd w:id="2301"/>
                <w:ins w:id="2302" w:author="peng" w:date="2015-01-26T02:21:00Z">
                  <w:r w:rsidR="00420066">
                    <w:rPr>
                      <w:rFonts w:hint="eastAsia"/>
                      <w:lang w:eastAsia="zh-TW"/>
                    </w:rPr>
                    <w:t>creates the decision tree according to the specifications of random forest trees</w:t>
                  </w:r>
                </w:ins>
                <w:customXmlInsRangeStart w:id="2303" w:author="peng" w:date="2015-01-26T02:21:00Z"/>
              </w:sdtContent>
            </w:sdt>
            <w:customXmlInsRangeEnd w:id="2303"/>
          </w:p>
        </w:tc>
      </w:tr>
      <w:tr w:rsidR="00420066" w14:paraId="212B05F1" w14:textId="77777777" w:rsidTr="00420066">
        <w:trPr>
          <w:cnfStyle w:val="000000100000" w:firstRow="0" w:lastRow="0" w:firstColumn="0" w:lastColumn="0" w:oddVBand="0" w:evenVBand="0" w:oddHBand="1" w:evenHBand="0" w:firstRowFirstColumn="0" w:firstRowLastColumn="0" w:lastRowFirstColumn="0" w:lastRowLastColumn="0"/>
          <w:jc w:val="both"/>
          <w:ins w:id="230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50AAA24" w14:textId="3C9B5873" w:rsidR="00420066" w:rsidRDefault="007D1D13" w:rsidP="00420066">
            <w:pPr>
              <w:rPr>
                <w:ins w:id="2305" w:author="peng" w:date="2015-01-26T02:21:00Z"/>
              </w:rPr>
            </w:pPr>
            <w:customXmlInsRangeStart w:id="2306" w:author="peng" w:date="2015-01-26T02:21:00Z"/>
            <w:sdt>
              <w:sdtPr>
                <w:alias w:val="Operation ATTRIBUTE Name"/>
                <w:tag w:val="008d3f40-e60d-4c6e-9eb2-7018b83bf180"/>
                <w:id w:val="1628273400"/>
                <w:dataBinding w:xpath="/elements/element[@objid='008d3f40-e60d-4c6e-9eb2-7018b83bf180']/content[@alias='Operation ATTRIBUTE Name']" w:storeItemID="{D35B6978-45B9-4860-8E6E-EDB6F017D2CB}"/>
                <w:text w:multiLine="1"/>
              </w:sdtPr>
              <w:sdtEndPr/>
              <w:sdtContent>
                <w:customXmlInsRangeEnd w:id="2306"/>
                <w:ins w:id="2307" w:author="peng" w:date="2015-01-26T02:21:00Z">
                  <w:r w:rsidR="00420066">
                    <w:t>recursiveSplit</w:t>
                  </w:r>
                </w:ins>
                <w:customXmlInsRangeStart w:id="2308" w:author="peng" w:date="2015-01-26T02:21:00Z"/>
              </w:sdtContent>
            </w:sdt>
            <w:customXmlInsRangeEnd w:id="2308"/>
            <w:ins w:id="2309" w:author="peng" w:date="2015-01-26T02:21:00Z">
              <w:r w:rsidR="00420066">
                <w:t xml:space="preserve"> (</w:t>
              </w:r>
            </w:ins>
            <w:customXmlInsRangeStart w:id="2310" w:author="peng" w:date="2015-01-26T02:21:00Z"/>
            <w:sdt>
              <w:sdtPr>
                <w:rPr>
                  <w:rStyle w:val="ae"/>
                </w:rPr>
                <w:alias w:val="Parameter ATTRIBUTE ParameterPassing"/>
                <w:tag w:val="c2c2b214-8cfa-4537-91ca-29e62d2d9b03"/>
                <w:id w:val="-539513103"/>
                <w:dataBinding w:xpath="/elements/element[@objid='c2c2b214-8cfa-4537-91ca-29e62d2d9b03']/content[@alias='Parameter ATTRIBUTE ParameterPassing']" w:storeItemID="{D35B6978-45B9-4860-8E6E-EDB6F017D2CB}"/>
                <w:text w:multiLine="1"/>
              </w:sdtPr>
              <w:sdtEndPr>
                <w:rPr>
                  <w:rStyle w:val="ae"/>
                </w:rPr>
              </w:sdtEndPr>
              <w:sdtContent>
                <w:customXmlInsRangeEnd w:id="2310"/>
                <w:ins w:id="2311" w:author="peng" w:date="2015-01-26T02:21:00Z">
                  <w:r w:rsidR="00420066">
                    <w:rPr>
                      <w:rStyle w:val="ae"/>
                      <w:rFonts w:hint="eastAsia"/>
                      <w:lang w:eastAsia="zh-TW"/>
                    </w:rPr>
                    <w:t>In</w:t>
                  </w:r>
                </w:ins>
                <w:customXmlInsRangeStart w:id="2312" w:author="peng" w:date="2015-01-26T02:21:00Z"/>
              </w:sdtContent>
            </w:sdt>
            <w:customXmlInsRangeEnd w:id="2312"/>
            <w:ins w:id="2313" w:author="peng" w:date="2015-01-26T02:21:00Z">
              <w:r w:rsidR="00420066">
                <w:rPr>
                  <w:rStyle w:val="ae"/>
                </w:rPr>
                <w:t xml:space="preserve"> </w:t>
              </w:r>
            </w:ins>
            <w:customXmlInsRangeStart w:id="2314" w:author="peng" w:date="2015-01-26T02:21:00Z"/>
            <w:sdt>
              <w:sdtPr>
                <w:alias w:val="Parameter ATTRIBUTE Name"/>
                <w:tag w:val="c2c2b214-8cfa-4537-91ca-29e62d2d9b03"/>
                <w:id w:val="-1605947409"/>
                <w:dataBinding w:xpath="/elements/element[@objid='c2c2b214-8cfa-4537-91ca-29e62d2d9b03']/content[@alias='Parameter ATTRIBUTE Name']" w:storeItemID="{D35B6978-45B9-4860-8E6E-EDB6F017D2CB}"/>
                <w:text w:multiLine="1"/>
              </w:sdtPr>
              <w:sdtEndPr/>
              <w:sdtContent>
                <w:customXmlInsRangeEnd w:id="2314"/>
                <w:ins w:id="2315" w:author="peng" w:date="2015-01-26T02:21:00Z">
                  <w:r w:rsidR="00420066">
                    <w:t>parent</w:t>
                  </w:r>
                </w:ins>
                <w:customXmlInsRangeStart w:id="2316" w:author="peng" w:date="2015-01-26T02:21:00Z"/>
              </w:sdtContent>
            </w:sdt>
            <w:customXmlInsRangeEnd w:id="2316"/>
            <w:ins w:id="2317" w:author="peng" w:date="2015-01-26T02:21:00Z">
              <w:r w:rsidR="00420066">
                <w:t xml:space="preserve"> </w:t>
              </w:r>
            </w:ins>
            <w:customXmlInsRangeStart w:id="2318" w:author="peng" w:date="2015-01-26T02:21:00Z"/>
            <w:sdt>
              <w:sdtPr>
                <w:alias w:val="Class ATTRIBUTE Name"/>
                <w:tag w:val="67321fdf-07c5-4b25-973e-2c0c213fa851"/>
                <w:id w:val="691572116"/>
                <w:dataBinding w:xpath="/elements/element[@objid='67321fdf-07c5-4b25-973e-2c0c213fa851']/content[@alias='Class ATTRIBUTE Name']" w:storeItemID="{D35B6978-45B9-4860-8E6E-EDB6F017D2CB}"/>
                <w:text w:multiLine="1"/>
              </w:sdtPr>
              <w:sdtEndPr/>
              <w:sdtContent>
                <w:customXmlInsRangeEnd w:id="2318"/>
                <w:ins w:id="2319" w:author="peng" w:date="2015-01-26T02:21:00Z">
                  <w:r w:rsidR="00420066">
                    <w:t>TreeNode</w:t>
                  </w:r>
                </w:ins>
                <w:customXmlInsRangeStart w:id="2320" w:author="peng" w:date="2015-01-26T02:21:00Z"/>
              </w:sdtContent>
            </w:sdt>
            <w:customXmlInsRangeEnd w:id="2320"/>
            <w:ins w:id="2321" w:author="peng" w:date="2015-01-26T02:21:00Z">
              <w:r w:rsidR="00420066">
                <w:t>,</w:t>
              </w:r>
            </w:ins>
            <w:customXmlInsRangeStart w:id="2322" w:author="peng" w:date="2015-01-26T02:21:00Z"/>
            <w:sdt>
              <w:sdtPr>
                <w:rPr>
                  <w:rStyle w:val="ae"/>
                </w:rPr>
                <w:alias w:val="Parameter ATTRIBUTE ParameterPassing"/>
                <w:tag w:val="e6d83a1e-686c-4cfc-aa55-d473eac16acb"/>
                <w:id w:val="-1136640932"/>
                <w:dataBinding w:xpath="/elements/element[@objid='e6d83a1e-686c-4cfc-aa55-d473eac16acb']/content[@alias='Parameter ATTRIBUTE ParameterPassing']" w:storeItemID="{D35B6978-45B9-4860-8E6E-EDB6F017D2CB}"/>
                <w:text w:multiLine="1"/>
              </w:sdtPr>
              <w:sdtEndPr>
                <w:rPr>
                  <w:rStyle w:val="ae"/>
                </w:rPr>
              </w:sdtEndPr>
              <w:sdtContent>
                <w:customXmlInsRangeEnd w:id="2322"/>
                <w:ins w:id="2323" w:author="peng" w:date="2015-01-26T02:21:00Z">
                  <w:r w:rsidR="00420066">
                    <w:rPr>
                      <w:rStyle w:val="ae"/>
                    </w:rPr>
                    <w:t>Inout</w:t>
                  </w:r>
                </w:ins>
                <w:customXmlInsRangeStart w:id="2324" w:author="peng" w:date="2015-01-26T02:21:00Z"/>
              </w:sdtContent>
            </w:sdt>
            <w:customXmlInsRangeEnd w:id="2324"/>
            <w:ins w:id="2325" w:author="peng" w:date="2015-01-26T02:21:00Z">
              <w:r w:rsidR="00420066">
                <w:rPr>
                  <w:rStyle w:val="ae"/>
                </w:rPr>
                <w:t xml:space="preserve"> </w:t>
              </w:r>
            </w:ins>
            <w:customXmlInsRangeStart w:id="2326" w:author="peng" w:date="2015-01-26T02:21:00Z"/>
            <w:sdt>
              <w:sdtPr>
                <w:alias w:val="Parameter ATTRIBUTE Name"/>
                <w:tag w:val="e6d83a1e-686c-4cfc-aa55-d473eac16acb"/>
                <w:id w:val="-234095937"/>
                <w:dataBinding w:xpath="/elements/element[@objid='e6d83a1e-686c-4cfc-aa55-d473eac16acb']/content[@alias='Parameter ATTRIBUTE Name']" w:storeItemID="{D35B6978-45B9-4860-8E6E-EDB6F017D2CB}"/>
                <w:text w:multiLine="1"/>
              </w:sdtPr>
              <w:sdtEndPr/>
              <w:sdtContent>
                <w:customXmlInsRangeEnd w:id="2326"/>
                <w:ins w:id="2327" w:author="peng" w:date="2015-01-26T02:21:00Z">
                  <w:r w:rsidR="00420066">
                    <w:t>attr</w:t>
                  </w:r>
                </w:ins>
                <w:customXmlInsRangeStart w:id="2328" w:author="peng" w:date="2015-01-26T02:21:00Z"/>
              </w:sdtContent>
            </w:sdt>
            <w:customXmlInsRangeEnd w:id="2328"/>
            <w:ins w:id="2329" w:author="peng" w:date="2015-01-26T02:21:00Z">
              <w:r w:rsidR="00420066">
                <w:t xml:space="preserve"> </w:t>
              </w:r>
            </w:ins>
            <w:customXmlInsRangeStart w:id="2330" w:author="peng" w:date="2015-01-26T02:21:00Z"/>
            <w:sdt>
              <w:sdtPr>
                <w:alias w:val="DataType ATTRIBUTE Name"/>
                <w:tag w:val="00000004-0000-0009-0000-000000000000"/>
                <w:id w:val="-637339780"/>
                <w:dataBinding w:xpath="/elements/element[@objid='00000004-0000-0009-0000-000000000000']/content[@alias='DataType ATTRIBUTE Name']" w:storeItemID="{D35B6978-45B9-4860-8E6E-EDB6F017D2CB}"/>
                <w:text w:multiLine="1"/>
              </w:sdtPr>
              <w:sdtEndPr/>
              <w:sdtContent>
                <w:customXmlInsRangeEnd w:id="2330"/>
                <w:ins w:id="2331" w:author="peng" w:date="2015-01-26T02:21:00Z">
                  <w:r w:rsidR="00420066">
                    <w:t>integer</w:t>
                  </w:r>
                </w:ins>
                <w:customXmlInsRangeStart w:id="2332" w:author="peng" w:date="2015-01-26T02:21:00Z"/>
              </w:sdtContent>
            </w:sdt>
            <w:customXmlInsRangeEnd w:id="2332"/>
            <w:ins w:id="2333" w:author="peng" w:date="2015-01-26T02:21:00Z">
              <w:r w:rsidR="00420066">
                <w:t>)</w:t>
              </w:r>
            </w:ins>
          </w:p>
        </w:tc>
        <w:tc>
          <w:tcPr>
            <w:tcW w:w="0" w:type="auto"/>
          </w:tcPr>
          <w:p w14:paraId="152E02B8" w14:textId="36B928E9" w:rsidR="00420066" w:rsidRDefault="007D1D13" w:rsidP="00420066">
            <w:pPr>
              <w:cnfStyle w:val="000000100000" w:firstRow="0" w:lastRow="0" w:firstColumn="0" w:lastColumn="0" w:oddVBand="0" w:evenVBand="0" w:oddHBand="1" w:evenHBand="0" w:firstRowFirstColumn="0" w:firstRowLastColumn="0" w:lastRowFirstColumn="0" w:lastRowLastColumn="0"/>
              <w:rPr>
                <w:ins w:id="2334" w:author="peng" w:date="2015-01-26T02:21:00Z"/>
              </w:rPr>
            </w:pPr>
            <w:customXmlInsRangeStart w:id="2335" w:author="peng" w:date="2015-01-26T02:21:00Z"/>
            <w:sdt>
              <w:sdtPr>
                <w:alias w:val="Operation NOTE description 0"/>
                <w:tag w:val="008d3f40-e60d-4c6e-9eb2-7018b83bf180"/>
                <w:id w:val="-802383853"/>
                <w:dataBinding w:xpath="/elements/element[@objid='008d3f40-e60d-4c6e-9eb2-7018b83bf180']/content[@alias='Operation NOTE description 0']" w:storeItemID="{D35B6978-45B9-4860-8E6E-EDB6F017D2CB}"/>
                <w:text w:multiLine="1"/>
              </w:sdtPr>
              <w:sdtEndPr/>
              <w:sdtContent>
                <w:customXmlInsRangeEnd w:id="2335"/>
                <w:ins w:id="2336" w:author="peng" w:date="2015-01-26T02:21:00Z">
                  <w:r w:rsidR="00420066">
                    <w:rPr>
                      <w:rFonts w:hint="eastAsia"/>
                      <w:lang w:eastAsia="zh-TW"/>
                    </w:rPr>
                    <w:t>critical function to create the decision tree with the selected attributes of bootstrap sample</w:t>
                  </w:r>
                </w:ins>
                <w:customXmlInsRangeStart w:id="2337" w:author="peng" w:date="2015-01-26T02:21:00Z"/>
              </w:sdtContent>
            </w:sdt>
            <w:customXmlInsRangeEnd w:id="2337"/>
          </w:p>
        </w:tc>
      </w:tr>
      <w:tr w:rsidR="00420066" w14:paraId="2735CC69" w14:textId="77777777" w:rsidTr="00420066">
        <w:trPr>
          <w:jc w:val="both"/>
          <w:ins w:id="233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A8FB1C4" w14:textId="77777777" w:rsidR="00420066" w:rsidRDefault="007D1D13" w:rsidP="00420066">
            <w:pPr>
              <w:rPr>
                <w:ins w:id="2339" w:author="peng" w:date="2015-01-26T02:21:00Z"/>
              </w:rPr>
            </w:pPr>
            <w:customXmlInsRangeStart w:id="2340" w:author="peng" w:date="2015-01-26T02:21:00Z"/>
            <w:sdt>
              <w:sdtPr>
                <w:alias w:val="Operation ATTRIBUTE Name"/>
                <w:tag w:val="7ecf4c3b-9ff3-418b-af35-129fd22e2f0b"/>
                <w:id w:val="1838727191"/>
                <w:dataBinding w:xpath="/elements/element[@objid='7ecf4c3b-9ff3-418b-af35-129fd22e2f0b']/content[@alias='Operation ATTRIBUTE Name']" w:storeItemID="{D35B6978-45B9-4860-8E6E-EDB6F017D2CB}"/>
                <w:text w:multiLine="1"/>
              </w:sdtPr>
              <w:sdtEndPr/>
              <w:sdtContent>
                <w:customXmlInsRangeEnd w:id="2340"/>
                <w:ins w:id="2341" w:author="peng" w:date="2015-01-26T02:21:00Z">
                  <w:r w:rsidR="00420066">
                    <w:t>findSplitPosition</w:t>
                  </w:r>
                </w:ins>
                <w:customXmlInsRangeStart w:id="2342" w:author="peng" w:date="2015-01-26T02:21:00Z"/>
              </w:sdtContent>
            </w:sdt>
            <w:customXmlInsRangeEnd w:id="2342"/>
            <w:ins w:id="2343" w:author="peng" w:date="2015-01-26T02:21:00Z">
              <w:r w:rsidR="00420066">
                <w:t xml:space="preserve"> (</w:t>
              </w:r>
            </w:ins>
            <w:customXmlInsRangeStart w:id="2344" w:author="peng" w:date="2015-01-26T02:21:00Z"/>
            <w:sdt>
              <w:sdtPr>
                <w:rPr>
                  <w:rStyle w:val="ae"/>
                </w:rPr>
                <w:alias w:val="Parameter ATTRIBUTE ParameterPassing"/>
                <w:tag w:val="17280b3a-56d9-4a1b-acbd-64375d0093e9"/>
                <w:id w:val="-1584444720"/>
                <w:dataBinding w:xpath="/elements/element[@objid='17280b3a-56d9-4a1b-acbd-64375d0093e9']/content[@alias='Parameter ATTRIBUTE ParameterPassing']" w:storeItemID="{D35B6978-45B9-4860-8E6E-EDB6F017D2CB}"/>
                <w:text w:multiLine="1"/>
              </w:sdtPr>
              <w:sdtEndPr>
                <w:rPr>
                  <w:rStyle w:val="ae"/>
                </w:rPr>
              </w:sdtEndPr>
              <w:sdtContent>
                <w:customXmlInsRangeEnd w:id="2344"/>
                <w:ins w:id="2345" w:author="peng" w:date="2015-01-26T02:21:00Z">
                  <w:r w:rsidR="00420066">
                    <w:rPr>
                      <w:rStyle w:val="ae"/>
                    </w:rPr>
                    <w:t>Inout</w:t>
                  </w:r>
                </w:ins>
                <w:customXmlInsRangeStart w:id="2346" w:author="peng" w:date="2015-01-26T02:21:00Z"/>
              </w:sdtContent>
            </w:sdt>
            <w:customXmlInsRangeEnd w:id="2346"/>
            <w:ins w:id="2347" w:author="peng" w:date="2015-01-26T02:21:00Z">
              <w:r w:rsidR="00420066">
                <w:rPr>
                  <w:rStyle w:val="ae"/>
                </w:rPr>
                <w:t xml:space="preserve"> </w:t>
              </w:r>
            </w:ins>
            <w:customXmlInsRangeStart w:id="2348" w:author="peng" w:date="2015-01-26T02:21:00Z"/>
            <w:sdt>
              <w:sdtPr>
                <w:alias w:val="Parameter ATTRIBUTE Name"/>
                <w:tag w:val="17280b3a-56d9-4a1b-acbd-64375d0093e9"/>
                <w:id w:val="1455285143"/>
                <w:dataBinding w:xpath="/elements/element[@objid='17280b3a-56d9-4a1b-acbd-64375d0093e9']/content[@alias='Parameter ATTRIBUTE Name']" w:storeItemID="{D35B6978-45B9-4860-8E6E-EDB6F017D2CB}"/>
                <w:text w:multiLine="1"/>
              </w:sdtPr>
              <w:sdtEndPr/>
              <w:sdtContent>
                <w:customXmlInsRangeEnd w:id="2348"/>
                <w:ins w:id="2349" w:author="peng" w:date="2015-01-26T02:21:00Z">
                  <w:r w:rsidR="00420066">
                    <w:t>data</w:t>
                  </w:r>
                </w:ins>
                <w:customXmlInsRangeStart w:id="2350" w:author="peng" w:date="2015-01-26T02:21:00Z"/>
              </w:sdtContent>
            </w:sdt>
            <w:customXmlInsRangeEnd w:id="2350"/>
            <w:ins w:id="2351" w:author="peng" w:date="2015-01-26T02:21:00Z">
              <w:r w:rsidR="00420066">
                <w:t xml:space="preserve"> </w:t>
              </w:r>
            </w:ins>
            <w:customXmlInsRangeStart w:id="2352" w:author="peng" w:date="2015-01-26T02:21:00Z"/>
            <w:sdt>
              <w:sdtPr>
                <w:alias w:val="Class ATTRIBUTE Name"/>
                <w:tag w:val="4ccce523-4653-4dc2-a5bc-b4bfbbe95a34"/>
                <w:id w:val="2043856428"/>
                <w:dataBinding w:xpath="/elements/element[@objid='4ccce523-4653-4dc2-a5bc-b4bfbbe95a34']/content[@alias='Class ATTRIBUTE Name']" w:storeItemID="{D35B6978-45B9-4860-8E6E-EDB6F017D2CB}"/>
                <w:text w:multiLine="1"/>
              </w:sdtPr>
              <w:sdtEndPr/>
              <w:sdtContent>
                <w:customXmlInsRangeEnd w:id="2352"/>
                <w:ins w:id="2353" w:author="peng" w:date="2015-01-26T02:21:00Z">
                  <w:r w:rsidR="00420066">
                    <w:t>DataVector</w:t>
                  </w:r>
                </w:ins>
                <w:customXmlInsRangeStart w:id="2354" w:author="peng" w:date="2015-01-26T02:21:00Z"/>
              </w:sdtContent>
            </w:sdt>
            <w:customXmlInsRangeEnd w:id="2354"/>
            <w:ins w:id="2355" w:author="peng" w:date="2015-01-26T02:21:00Z">
              <w:r w:rsidR="00420066">
                <w:t>,</w:t>
              </w:r>
            </w:ins>
            <w:customXmlInsRangeStart w:id="2356" w:author="peng" w:date="2015-01-26T02:21:00Z"/>
            <w:sdt>
              <w:sdtPr>
                <w:rPr>
                  <w:rStyle w:val="ae"/>
                </w:rPr>
                <w:alias w:val="Parameter ATTRIBUTE ParameterPassing"/>
                <w:tag w:val="5b7b27c1-3c5c-49c0-bd36-40f4a53f459c"/>
                <w:id w:val="-361127416"/>
                <w:dataBinding w:xpath="/elements/element[@objid='5b7b27c1-3c5c-49c0-bd36-40f4a53f459c']/content[@alias='Parameter ATTRIBUTE ParameterPassing']" w:storeItemID="{D35B6978-45B9-4860-8E6E-EDB6F017D2CB}"/>
                <w:text w:multiLine="1"/>
              </w:sdtPr>
              <w:sdtEndPr>
                <w:rPr>
                  <w:rStyle w:val="ae"/>
                </w:rPr>
              </w:sdtEndPr>
              <w:sdtContent>
                <w:customXmlInsRangeEnd w:id="2356"/>
                <w:ins w:id="2357" w:author="peng" w:date="2015-01-26T02:21:00Z">
                  <w:r w:rsidR="00420066">
                    <w:rPr>
                      <w:rStyle w:val="ae"/>
                    </w:rPr>
                    <w:t>Inout</w:t>
                  </w:r>
                </w:ins>
                <w:customXmlInsRangeStart w:id="2358" w:author="peng" w:date="2015-01-26T02:21:00Z"/>
              </w:sdtContent>
            </w:sdt>
            <w:customXmlInsRangeEnd w:id="2358"/>
            <w:ins w:id="2359" w:author="peng" w:date="2015-01-26T02:21:00Z">
              <w:r w:rsidR="00420066">
                <w:rPr>
                  <w:rStyle w:val="ae"/>
                </w:rPr>
                <w:t xml:space="preserve"> </w:t>
              </w:r>
            </w:ins>
            <w:customXmlInsRangeStart w:id="2360" w:author="peng" w:date="2015-01-26T02:21:00Z"/>
            <w:sdt>
              <w:sdtPr>
                <w:alias w:val="Parameter ATTRIBUTE Name"/>
                <w:tag w:val="5b7b27c1-3c5c-49c0-bd36-40f4a53f459c"/>
                <w:id w:val="1795558659"/>
                <w:dataBinding w:xpath="/elements/element[@objid='5b7b27c1-3c5c-49c0-bd36-40f4a53f459c']/content[@alias='Parameter ATTRIBUTE Name']" w:storeItemID="{D35B6978-45B9-4860-8E6E-EDB6F017D2CB}"/>
                <w:text w:multiLine="1"/>
              </w:sdtPr>
              <w:sdtEndPr/>
              <w:sdtContent>
                <w:customXmlInsRangeEnd w:id="2360"/>
                <w:ins w:id="2361" w:author="peng" w:date="2015-01-26T02:21:00Z">
                  <w:r w:rsidR="00420066">
                    <w:t>attr</w:t>
                  </w:r>
                </w:ins>
                <w:customXmlInsRangeStart w:id="2362" w:author="peng" w:date="2015-01-26T02:21:00Z"/>
              </w:sdtContent>
            </w:sdt>
            <w:customXmlInsRangeEnd w:id="2362"/>
            <w:ins w:id="2363" w:author="peng" w:date="2015-01-26T02:21:00Z">
              <w:r w:rsidR="00420066">
                <w:t xml:space="preserve"> </w:t>
              </w:r>
            </w:ins>
            <w:customXmlInsRangeStart w:id="2364" w:author="peng" w:date="2015-01-26T02:21:00Z"/>
            <w:sdt>
              <w:sdtPr>
                <w:alias w:val="DataType ATTRIBUTE Name"/>
                <w:tag w:val="00000004-0000-0009-0000-000000000000"/>
                <w:id w:val="-2112191133"/>
                <w:dataBinding w:xpath="/elements/element[@objid='00000004-0000-0009-0000-000000000000']/content[@alias='DataType ATTRIBUTE Name']" w:storeItemID="{D35B6978-45B9-4860-8E6E-EDB6F017D2CB}"/>
                <w:text w:multiLine="1"/>
              </w:sdtPr>
              <w:sdtEndPr/>
              <w:sdtContent>
                <w:customXmlInsRangeEnd w:id="2364"/>
                <w:ins w:id="2365" w:author="peng" w:date="2015-01-26T02:21:00Z">
                  <w:r w:rsidR="00420066">
                    <w:t>integer</w:t>
                  </w:r>
                </w:ins>
                <w:customXmlInsRangeStart w:id="2366" w:author="peng" w:date="2015-01-26T02:21:00Z"/>
              </w:sdtContent>
            </w:sdt>
            <w:customXmlInsRangeEnd w:id="2366"/>
            <w:ins w:id="2367" w:author="peng" w:date="2015-01-26T02:21:00Z">
              <w:r w:rsidR="00420066">
                <w:t>,</w:t>
              </w:r>
            </w:ins>
            <w:customXmlInsRangeStart w:id="2368" w:author="peng" w:date="2015-01-26T02:21:00Z"/>
            <w:sdt>
              <w:sdtPr>
                <w:rPr>
                  <w:rStyle w:val="ae"/>
                </w:rPr>
                <w:alias w:val="Parameter ATTRIBUTE ParameterPassing"/>
                <w:tag w:val="c22d02ba-dd40-4b76-869b-0b95cdf469cc"/>
                <w:id w:val="-1821267589"/>
                <w:dataBinding w:xpath="/elements/element[@objid='c22d02ba-dd40-4b76-869b-0b95cdf469cc']/content[@alias='Parameter ATTRIBUTE ParameterPassing']" w:storeItemID="{D35B6978-45B9-4860-8E6E-EDB6F017D2CB}"/>
                <w:text w:multiLine="1"/>
              </w:sdtPr>
              <w:sdtEndPr>
                <w:rPr>
                  <w:rStyle w:val="ae"/>
                </w:rPr>
              </w:sdtEndPr>
              <w:sdtContent>
                <w:customXmlInsRangeEnd w:id="2368"/>
                <w:ins w:id="2369" w:author="peng" w:date="2015-01-26T02:21:00Z">
                  <w:r w:rsidR="00420066">
                    <w:rPr>
                      <w:rStyle w:val="ae"/>
                    </w:rPr>
                    <w:t>Inout</w:t>
                  </w:r>
                </w:ins>
                <w:customXmlInsRangeStart w:id="2370" w:author="peng" w:date="2015-01-26T02:21:00Z"/>
              </w:sdtContent>
            </w:sdt>
            <w:customXmlInsRangeEnd w:id="2370"/>
            <w:ins w:id="2371" w:author="peng" w:date="2015-01-26T02:21:00Z">
              <w:r w:rsidR="00420066">
                <w:rPr>
                  <w:rStyle w:val="ae"/>
                </w:rPr>
                <w:t xml:space="preserve"> </w:t>
              </w:r>
            </w:ins>
            <w:customXmlInsRangeStart w:id="2372" w:author="peng" w:date="2015-01-26T02:21:00Z"/>
            <w:sdt>
              <w:sdtPr>
                <w:alias w:val="Parameter ATTRIBUTE Name"/>
                <w:tag w:val="c22d02ba-dd40-4b76-869b-0b95cdf469cc"/>
                <w:id w:val="1162582145"/>
                <w:dataBinding w:xpath="/elements/element[@objid='c22d02ba-dd40-4b76-869b-0b95cdf469cc']/content[@alias='Parameter ATTRIBUTE Name']" w:storeItemID="{D35B6978-45B9-4860-8E6E-EDB6F017D2CB}"/>
                <w:text w:multiLine="1"/>
              </w:sdtPr>
              <w:sdtEndPr/>
              <w:sdtContent>
                <w:customXmlInsRangeEnd w:id="2372"/>
                <w:ins w:id="2373" w:author="peng" w:date="2015-01-26T02:21:00Z">
                  <w:r w:rsidR="00420066">
                    <w:t>attrObj</w:t>
                  </w:r>
                </w:ins>
                <w:customXmlInsRangeStart w:id="2374" w:author="peng" w:date="2015-01-26T02:21:00Z"/>
              </w:sdtContent>
            </w:sdt>
            <w:customXmlInsRangeEnd w:id="2374"/>
            <w:ins w:id="2375" w:author="peng" w:date="2015-01-26T02:21:00Z">
              <w:r w:rsidR="00420066">
                <w:t xml:space="preserve"> </w:t>
              </w:r>
            </w:ins>
            <w:customXmlInsRangeStart w:id="2376" w:author="peng" w:date="2015-01-26T02:21:00Z"/>
            <w:sdt>
              <w:sdtPr>
                <w:alias w:val="Class ATTRIBUTE Name"/>
                <w:tag w:val="022c19a8-d263-4638-a209-2cfb9bad6764"/>
                <w:id w:val="-54775509"/>
                <w:dataBinding w:xpath="/elements/element[@objid='022c19a8-d263-4638-a209-2cfb9bad6764']/content[@alias='Class ATTRIBUTE Name']" w:storeItemID="{D35B6978-45B9-4860-8E6E-EDB6F017D2CB}"/>
                <w:text w:multiLine="1"/>
              </w:sdtPr>
              <w:sdtEndPr/>
              <w:sdtContent>
                <w:customXmlInsRangeEnd w:id="2376"/>
                <w:ins w:id="2377" w:author="peng" w:date="2015-01-26T02:21:00Z">
                  <w:r w:rsidR="00420066">
                    <w:t>SplitAttrObj</w:t>
                  </w:r>
                </w:ins>
                <w:customXmlInsRangeStart w:id="2378" w:author="peng" w:date="2015-01-26T02:21:00Z"/>
              </w:sdtContent>
            </w:sdt>
            <w:customXmlInsRangeEnd w:id="2378"/>
            <w:ins w:id="2379" w:author="peng" w:date="2015-01-26T02:21:00Z">
              <w:r w:rsidR="00420066">
                <w:t>)</w:t>
              </w:r>
            </w:ins>
          </w:p>
        </w:tc>
        <w:tc>
          <w:tcPr>
            <w:tcW w:w="0" w:type="auto"/>
          </w:tcPr>
          <w:p w14:paraId="45A35D0E"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380" w:author="peng" w:date="2015-01-26T02:21:00Z"/>
              </w:rPr>
            </w:pPr>
            <w:customXmlInsRangeStart w:id="2381" w:author="peng" w:date="2015-01-26T02:21:00Z"/>
            <w:sdt>
              <w:sdtPr>
                <w:alias w:val="Operation NOTE description 0"/>
                <w:tag w:val="7ecf4c3b-9ff3-418b-af35-129fd22e2f0b"/>
                <w:id w:val="-1707948304"/>
                <w:dataBinding w:xpath="/elements/element[@objid='7ecf4c3b-9ff3-418b-af35-129fd22e2f0b']/content[@alias='Operation NOTE description 0']" w:storeItemID="{D35B6978-45B9-4860-8E6E-EDB6F017D2CB}"/>
                <w:text w:multiLine="1"/>
              </w:sdtPr>
              <w:sdtEndPr/>
              <w:sdtContent>
                <w:customXmlInsRangeEnd w:id="2381"/>
                <w:ins w:id="2382" w:author="peng" w:date="2015-01-26T02:21:00Z">
                  <w:r w:rsidR="00420066">
                    <w:t>get attribute index and value to split data</w:t>
                  </w:r>
                </w:ins>
                <w:customXmlInsRangeStart w:id="2383" w:author="peng" w:date="2015-01-26T02:21:00Z"/>
              </w:sdtContent>
            </w:sdt>
            <w:customXmlInsRangeEnd w:id="2383"/>
          </w:p>
        </w:tc>
      </w:tr>
      <w:tr w:rsidR="00420066" w14:paraId="6AF6FBD6" w14:textId="77777777" w:rsidTr="00420066">
        <w:trPr>
          <w:cnfStyle w:val="000000100000" w:firstRow="0" w:lastRow="0" w:firstColumn="0" w:lastColumn="0" w:oddVBand="0" w:evenVBand="0" w:oddHBand="1" w:evenHBand="0" w:firstRowFirstColumn="0" w:firstRowLastColumn="0" w:lastRowFirstColumn="0" w:lastRowLastColumn="0"/>
          <w:jc w:val="both"/>
          <w:ins w:id="238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5EFA851" w14:textId="77777777" w:rsidR="00420066" w:rsidRDefault="007D1D13" w:rsidP="00420066">
            <w:pPr>
              <w:rPr>
                <w:ins w:id="2385" w:author="peng" w:date="2015-01-26T02:21:00Z"/>
              </w:rPr>
            </w:pPr>
            <w:customXmlInsRangeStart w:id="2386" w:author="peng" w:date="2015-01-26T02:21:00Z"/>
            <w:sdt>
              <w:sdtPr>
                <w:alias w:val="DataType ATTRIBUTE Name"/>
                <w:tag w:val="00000004-0000-0010-0000-000000000000"/>
                <w:id w:val="1283306829"/>
                <w:dataBinding w:xpath="/elements/element[@objid='00000004-0000-0010-0000-000000000000']/content[@alias='DataType ATTRIBUTE Name']" w:storeItemID="{D35B6978-45B9-4860-8E6E-EDB6F017D2CB}"/>
                <w:text w:multiLine="1"/>
              </w:sdtPr>
              <w:sdtEndPr/>
              <w:sdtContent>
                <w:customXmlInsRangeEnd w:id="2386"/>
                <w:ins w:id="2387" w:author="peng" w:date="2015-01-26T02:21:00Z">
                  <w:r w:rsidR="00420066">
                    <w:t>double</w:t>
                  </w:r>
                </w:ins>
                <w:customXmlInsRangeStart w:id="2388" w:author="peng" w:date="2015-01-26T02:21:00Z"/>
              </w:sdtContent>
            </w:sdt>
            <w:customXmlInsRangeEnd w:id="2388"/>
            <w:ins w:id="2389" w:author="peng" w:date="2015-01-26T02:21:00Z">
              <w:r w:rsidR="00420066">
                <w:t xml:space="preserve"> </w:t>
              </w:r>
            </w:ins>
            <w:customXmlInsRangeStart w:id="2390" w:author="peng" w:date="2015-01-26T02:21:00Z"/>
            <w:sdt>
              <w:sdtPr>
                <w:alias w:val="Operation ATTRIBUTE Name"/>
                <w:tag w:val="a92d6aca-adbe-48de-8ac8-8bd7765d23cf"/>
                <w:id w:val="-1470125726"/>
                <w:dataBinding w:xpath="/elements/element[@objid='a92d6aca-adbe-48de-8ac8-8bd7765d23cf']/content[@alias='Operation ATTRIBUTE Name']" w:storeItemID="{D35B6978-45B9-4860-8E6E-EDB6F017D2CB}"/>
                <w:text w:multiLine="1"/>
              </w:sdtPr>
              <w:sdtEndPr/>
              <w:sdtContent>
                <w:customXmlInsRangeEnd w:id="2390"/>
                <w:ins w:id="2391" w:author="peng" w:date="2015-01-26T02:21:00Z">
                  <w:r w:rsidR="00420066">
                    <w:t>checkPosition</w:t>
                  </w:r>
                </w:ins>
                <w:customXmlInsRangeStart w:id="2392" w:author="peng" w:date="2015-01-26T02:21:00Z"/>
              </w:sdtContent>
            </w:sdt>
            <w:customXmlInsRangeEnd w:id="2392"/>
            <w:ins w:id="2393" w:author="peng" w:date="2015-01-26T02:21:00Z">
              <w:r w:rsidR="00420066">
                <w:t xml:space="preserve"> (</w:t>
              </w:r>
            </w:ins>
            <w:customXmlInsRangeStart w:id="2394" w:author="peng" w:date="2015-01-26T02:21:00Z"/>
            <w:sdt>
              <w:sdtPr>
                <w:rPr>
                  <w:rStyle w:val="ae"/>
                </w:rPr>
                <w:alias w:val="Parameter ATTRIBUTE ParameterPassing"/>
                <w:tag w:val="c66f034f-2fea-4155-bae9-9f4efe55b765"/>
                <w:id w:val="-2006498917"/>
                <w:dataBinding w:xpath="/elements/element[@objid='c66f034f-2fea-4155-bae9-9f4efe55b765']/content[@alias='Parameter ATTRIBUTE ParameterPassing']" w:storeItemID="{D35B6978-45B9-4860-8E6E-EDB6F017D2CB}"/>
                <w:text w:multiLine="1"/>
              </w:sdtPr>
              <w:sdtEndPr>
                <w:rPr>
                  <w:rStyle w:val="ae"/>
                </w:rPr>
              </w:sdtEndPr>
              <w:sdtContent>
                <w:customXmlInsRangeEnd w:id="2394"/>
                <w:ins w:id="2395" w:author="peng" w:date="2015-01-26T02:21:00Z">
                  <w:r w:rsidR="00420066">
                    <w:rPr>
                      <w:rStyle w:val="ae"/>
                    </w:rPr>
                    <w:t>Inout</w:t>
                  </w:r>
                </w:ins>
                <w:customXmlInsRangeStart w:id="2396" w:author="peng" w:date="2015-01-26T02:21:00Z"/>
              </w:sdtContent>
            </w:sdt>
            <w:customXmlInsRangeEnd w:id="2396"/>
            <w:ins w:id="2397" w:author="peng" w:date="2015-01-26T02:21:00Z">
              <w:r w:rsidR="00420066">
                <w:rPr>
                  <w:rStyle w:val="ae"/>
                </w:rPr>
                <w:t xml:space="preserve"> </w:t>
              </w:r>
            </w:ins>
            <w:customXmlInsRangeStart w:id="2398" w:author="peng" w:date="2015-01-26T02:21:00Z"/>
            <w:sdt>
              <w:sdtPr>
                <w:alias w:val="Parameter ATTRIBUTE Name"/>
                <w:tag w:val="c66f034f-2fea-4155-bae9-9f4efe55b765"/>
                <w:id w:val="409211672"/>
                <w:dataBinding w:xpath="/elements/element[@objid='c66f034f-2fea-4155-bae9-9f4efe55b765']/content[@alias='Parameter ATTRIBUTE Name']" w:storeItemID="{D35B6978-45B9-4860-8E6E-EDB6F017D2CB}"/>
                <w:text w:multiLine="1"/>
              </w:sdtPr>
              <w:sdtEndPr/>
              <w:sdtContent>
                <w:customXmlInsRangeEnd w:id="2398"/>
                <w:ins w:id="2399" w:author="peng" w:date="2015-01-26T02:21:00Z">
                  <w:r w:rsidR="00420066">
                    <w:t>data</w:t>
                  </w:r>
                </w:ins>
                <w:customXmlInsRangeStart w:id="2400" w:author="peng" w:date="2015-01-26T02:21:00Z"/>
              </w:sdtContent>
            </w:sdt>
            <w:customXmlInsRangeEnd w:id="2400"/>
            <w:ins w:id="2401" w:author="peng" w:date="2015-01-26T02:21:00Z">
              <w:r w:rsidR="00420066">
                <w:t xml:space="preserve"> </w:t>
              </w:r>
            </w:ins>
            <w:customXmlInsRangeStart w:id="2402" w:author="peng" w:date="2015-01-26T02:21:00Z"/>
            <w:sdt>
              <w:sdtPr>
                <w:alias w:val="Class ATTRIBUTE Name"/>
                <w:tag w:val="4ccce523-4653-4dc2-a5bc-b4bfbbe95a34"/>
                <w:id w:val="-843394231"/>
                <w:dataBinding w:xpath="/elements/element[@objid='4ccce523-4653-4dc2-a5bc-b4bfbbe95a34']/content[@alias='Class ATTRIBUTE Name']" w:storeItemID="{D35B6978-45B9-4860-8E6E-EDB6F017D2CB}"/>
                <w:text w:multiLine="1"/>
              </w:sdtPr>
              <w:sdtEndPr/>
              <w:sdtContent>
                <w:customXmlInsRangeEnd w:id="2402"/>
                <w:ins w:id="2403" w:author="peng" w:date="2015-01-26T02:21:00Z">
                  <w:r w:rsidR="00420066">
                    <w:t>DataVector</w:t>
                  </w:r>
                </w:ins>
                <w:customXmlInsRangeStart w:id="2404" w:author="peng" w:date="2015-01-26T02:21:00Z"/>
              </w:sdtContent>
            </w:sdt>
            <w:customXmlInsRangeEnd w:id="2404"/>
            <w:ins w:id="2405" w:author="peng" w:date="2015-01-26T02:21:00Z">
              <w:r w:rsidR="00420066">
                <w:t>,</w:t>
              </w:r>
            </w:ins>
            <w:customXmlInsRangeStart w:id="2406" w:author="peng" w:date="2015-01-26T02:21:00Z"/>
            <w:sdt>
              <w:sdtPr>
                <w:rPr>
                  <w:rStyle w:val="ae"/>
                </w:rPr>
                <w:alias w:val="Parameter ATTRIBUTE ParameterPassing"/>
                <w:tag w:val="5571912c-eede-4e69-8cc8-6db79d8d1d11"/>
                <w:id w:val="150641791"/>
                <w:dataBinding w:xpath="/elements/element[@objid='5571912c-eede-4e69-8cc8-6db79d8d1d11']/content[@alias='Parameter ATTRIBUTE ParameterPassing']" w:storeItemID="{D35B6978-45B9-4860-8E6E-EDB6F017D2CB}"/>
                <w:text w:multiLine="1"/>
              </w:sdtPr>
              <w:sdtEndPr>
                <w:rPr>
                  <w:rStyle w:val="ae"/>
                </w:rPr>
              </w:sdtEndPr>
              <w:sdtContent>
                <w:customXmlInsRangeEnd w:id="2406"/>
                <w:ins w:id="2407" w:author="peng" w:date="2015-01-26T02:21:00Z">
                  <w:r w:rsidR="00420066">
                    <w:rPr>
                      <w:rStyle w:val="ae"/>
                    </w:rPr>
                    <w:t>Inout</w:t>
                  </w:r>
                </w:ins>
                <w:customXmlInsRangeStart w:id="2408" w:author="peng" w:date="2015-01-26T02:21:00Z"/>
              </w:sdtContent>
            </w:sdt>
            <w:customXmlInsRangeEnd w:id="2408"/>
            <w:ins w:id="2409" w:author="peng" w:date="2015-01-26T02:21:00Z">
              <w:r w:rsidR="00420066">
                <w:rPr>
                  <w:rStyle w:val="ae"/>
                </w:rPr>
                <w:t xml:space="preserve"> </w:t>
              </w:r>
            </w:ins>
            <w:customXmlInsRangeStart w:id="2410" w:author="peng" w:date="2015-01-26T02:21:00Z"/>
            <w:sdt>
              <w:sdtPr>
                <w:alias w:val="Parameter ATTRIBUTE Name"/>
                <w:tag w:val="5571912c-eede-4e69-8cc8-6db79d8d1d11"/>
                <w:id w:val="526916969"/>
                <w:dataBinding w:xpath="/elements/element[@objid='5571912c-eede-4e69-8cc8-6db79d8d1d11']/content[@alias='Parameter ATTRIBUTE Name']" w:storeItemID="{D35B6978-45B9-4860-8E6E-EDB6F017D2CB}"/>
                <w:text w:multiLine="1"/>
              </w:sdtPr>
              <w:sdtEndPr/>
              <w:sdtContent>
                <w:customXmlInsRangeEnd w:id="2410"/>
                <w:ins w:id="2411" w:author="peng" w:date="2015-01-26T02:21:00Z">
                  <w:r w:rsidR="00420066">
                    <w:t>attr</w:t>
                  </w:r>
                </w:ins>
                <w:customXmlInsRangeStart w:id="2412" w:author="peng" w:date="2015-01-26T02:21:00Z"/>
              </w:sdtContent>
            </w:sdt>
            <w:customXmlInsRangeEnd w:id="2412"/>
            <w:ins w:id="2413" w:author="peng" w:date="2015-01-26T02:21:00Z">
              <w:r w:rsidR="00420066">
                <w:t xml:space="preserve"> </w:t>
              </w:r>
            </w:ins>
            <w:customXmlInsRangeStart w:id="2414" w:author="peng" w:date="2015-01-26T02:21:00Z"/>
            <w:sdt>
              <w:sdtPr>
                <w:alias w:val="DataType ATTRIBUTE Name"/>
                <w:tag w:val="00000004-0000-0009-0000-000000000000"/>
                <w:id w:val="-1873374815"/>
                <w:dataBinding w:xpath="/elements/element[@objid='00000004-0000-0009-0000-000000000000']/content[@alias='DataType ATTRIBUTE Name']" w:storeItemID="{D35B6978-45B9-4860-8E6E-EDB6F017D2CB}"/>
                <w:text w:multiLine="1"/>
              </w:sdtPr>
              <w:sdtEndPr/>
              <w:sdtContent>
                <w:customXmlInsRangeEnd w:id="2414"/>
                <w:ins w:id="2415" w:author="peng" w:date="2015-01-26T02:21:00Z">
                  <w:r w:rsidR="00420066">
                    <w:t>integer</w:t>
                  </w:r>
                </w:ins>
                <w:customXmlInsRangeStart w:id="2416" w:author="peng" w:date="2015-01-26T02:21:00Z"/>
              </w:sdtContent>
            </w:sdt>
            <w:customXmlInsRangeEnd w:id="2416"/>
            <w:ins w:id="2417" w:author="peng" w:date="2015-01-26T02:21:00Z">
              <w:r w:rsidR="00420066">
                <w:t>,</w:t>
              </w:r>
            </w:ins>
            <w:customXmlInsRangeStart w:id="2418" w:author="peng" w:date="2015-01-26T02:21:00Z"/>
            <w:sdt>
              <w:sdtPr>
                <w:rPr>
                  <w:rStyle w:val="ae"/>
                </w:rPr>
                <w:alias w:val="Parameter ATTRIBUTE ParameterPassing"/>
                <w:tag w:val="d83f0875-9fb3-4be0-ab92-6f7084473fbe"/>
                <w:id w:val="552209456"/>
                <w:dataBinding w:xpath="/elements/element[@objid='d83f0875-9fb3-4be0-ab92-6f7084473fbe']/content[@alias='Parameter ATTRIBUTE ParameterPassing']" w:storeItemID="{D35B6978-45B9-4860-8E6E-EDB6F017D2CB}"/>
                <w:text w:multiLine="1"/>
              </w:sdtPr>
              <w:sdtEndPr>
                <w:rPr>
                  <w:rStyle w:val="ae"/>
                </w:rPr>
              </w:sdtEndPr>
              <w:sdtContent>
                <w:customXmlInsRangeEnd w:id="2418"/>
                <w:ins w:id="2419" w:author="peng" w:date="2015-01-26T02:21:00Z">
                  <w:r w:rsidR="00420066">
                    <w:rPr>
                      <w:rStyle w:val="ae"/>
                    </w:rPr>
                    <w:t>Inout</w:t>
                  </w:r>
                </w:ins>
                <w:customXmlInsRangeStart w:id="2420" w:author="peng" w:date="2015-01-26T02:21:00Z"/>
              </w:sdtContent>
            </w:sdt>
            <w:customXmlInsRangeEnd w:id="2420"/>
            <w:ins w:id="2421" w:author="peng" w:date="2015-01-26T02:21:00Z">
              <w:r w:rsidR="00420066">
                <w:rPr>
                  <w:rStyle w:val="ae"/>
                </w:rPr>
                <w:t xml:space="preserve"> </w:t>
              </w:r>
            </w:ins>
            <w:customXmlInsRangeStart w:id="2422" w:author="peng" w:date="2015-01-26T02:21:00Z"/>
            <w:sdt>
              <w:sdtPr>
                <w:alias w:val="Parameter ATTRIBUTE Name"/>
                <w:tag w:val="d83f0875-9fb3-4be0-ab92-6f7084473fbe"/>
                <w:id w:val="-363982331"/>
                <w:dataBinding w:xpath="/elements/element[@objid='d83f0875-9fb3-4be0-ab92-6f7084473fbe']/content[@alias='Parameter ATTRIBUTE Name']" w:storeItemID="{D35B6978-45B9-4860-8E6E-EDB6F017D2CB}"/>
                <w:text w:multiLine="1"/>
              </w:sdtPr>
              <w:sdtEndPr/>
              <w:sdtContent>
                <w:customXmlInsRangeEnd w:id="2422"/>
                <w:ins w:id="2423" w:author="peng" w:date="2015-01-26T02:21:00Z">
                  <w:r w:rsidR="00420066">
                    <w:t>val</w:t>
                  </w:r>
                </w:ins>
                <w:customXmlInsRangeStart w:id="2424" w:author="peng" w:date="2015-01-26T02:21:00Z"/>
              </w:sdtContent>
            </w:sdt>
            <w:customXmlInsRangeEnd w:id="2424"/>
            <w:ins w:id="2425" w:author="peng" w:date="2015-01-26T02:21:00Z">
              <w:r w:rsidR="00420066">
                <w:t xml:space="preserve"> </w:t>
              </w:r>
            </w:ins>
            <w:customXmlInsRangeStart w:id="2426" w:author="peng" w:date="2015-01-26T02:21:00Z"/>
            <w:sdt>
              <w:sdtPr>
                <w:alias w:val="DataType ATTRIBUTE Name"/>
                <w:tag w:val="00000004-0000-0010-0000-000000000000"/>
                <w:id w:val="-1777317309"/>
                <w:dataBinding w:xpath="/elements/element[@objid='00000004-0000-0010-0000-000000000000']/content[@alias='DataType ATTRIBUTE Name']" w:storeItemID="{D35B6978-45B9-4860-8E6E-EDB6F017D2CB}"/>
                <w:text w:multiLine="1"/>
              </w:sdtPr>
              <w:sdtEndPr/>
              <w:sdtContent>
                <w:customXmlInsRangeEnd w:id="2426"/>
                <w:ins w:id="2427" w:author="peng" w:date="2015-01-26T02:21:00Z">
                  <w:r w:rsidR="00420066">
                    <w:t>double</w:t>
                  </w:r>
                </w:ins>
                <w:customXmlInsRangeStart w:id="2428" w:author="peng" w:date="2015-01-26T02:21:00Z"/>
              </w:sdtContent>
            </w:sdt>
            <w:customXmlInsRangeEnd w:id="2428"/>
            <w:ins w:id="2429" w:author="peng" w:date="2015-01-26T02:21:00Z">
              <w:r w:rsidR="00420066">
                <w:t>)</w:t>
              </w:r>
            </w:ins>
          </w:p>
        </w:tc>
        <w:tc>
          <w:tcPr>
            <w:tcW w:w="0" w:type="auto"/>
          </w:tcPr>
          <w:p w14:paraId="661912E6"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430" w:author="peng" w:date="2015-01-26T02:21:00Z"/>
              </w:rPr>
            </w:pPr>
            <w:customXmlInsRangeStart w:id="2431" w:author="peng" w:date="2015-01-26T02:21:00Z"/>
            <w:sdt>
              <w:sdtPr>
                <w:alias w:val="Operation NOTE description 0"/>
                <w:tag w:val="a92d6aca-adbe-48de-8ac8-8bd7765d23cf"/>
                <w:id w:val="824330331"/>
                <w:dataBinding w:xpath="/elements/element[@objid='a92d6aca-adbe-48de-8ac8-8bd7765d23cf']/content[@alias='Operation NOTE description 0']" w:storeItemID="{D35B6978-45B9-4860-8E6E-EDB6F017D2CB}"/>
                <w:text w:multiLine="1"/>
              </w:sdtPr>
              <w:sdtEndPr/>
              <w:sdtContent>
                <w:customXmlInsRangeEnd w:id="2431"/>
                <w:ins w:id="2432" w:author="peng" w:date="2015-01-26T02:21:00Z">
                  <w:r w:rsidR="00420066">
                    <w:t>return the entropy of current split position</w:t>
                  </w:r>
                </w:ins>
                <w:customXmlInsRangeStart w:id="2433" w:author="peng" w:date="2015-01-26T02:21:00Z"/>
              </w:sdtContent>
            </w:sdt>
            <w:customXmlInsRangeEnd w:id="2433"/>
          </w:p>
        </w:tc>
      </w:tr>
      <w:tr w:rsidR="00420066" w14:paraId="6CBBF43D" w14:textId="77777777" w:rsidTr="00420066">
        <w:trPr>
          <w:jc w:val="both"/>
          <w:ins w:id="243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0282B5E" w14:textId="77777777" w:rsidR="00420066" w:rsidRDefault="007D1D13" w:rsidP="00420066">
            <w:pPr>
              <w:rPr>
                <w:ins w:id="2435" w:author="peng" w:date="2015-01-26T02:21:00Z"/>
              </w:rPr>
            </w:pPr>
            <w:customXmlInsRangeStart w:id="2436" w:author="peng" w:date="2015-01-26T02:21:00Z"/>
            <w:sdt>
              <w:sdtPr>
                <w:alias w:val="Interface ATTRIBUTE Name"/>
                <w:tag w:val="5698835c-30e9-4519-a8b0-d3c88ab38ec5"/>
                <w:id w:val="815612226"/>
                <w:dataBinding w:xpath="/elements/element[@objid='5698835c-30e9-4519-a8b0-d3c88ab38ec5']/content[@alias='Interface ATTRIBUTE Name']" w:storeItemID="{D35B6978-45B9-4860-8E6E-EDB6F017D2CB}"/>
                <w:text w:multiLine="1"/>
              </w:sdtPr>
              <w:sdtEndPr/>
              <w:sdtContent>
                <w:customXmlInsRangeEnd w:id="2436"/>
                <w:ins w:id="2437" w:author="peng" w:date="2015-01-26T02:21:00Z">
                  <w:r w:rsidR="00420066">
                    <w:t>List</w:t>
                  </w:r>
                </w:ins>
                <w:customXmlInsRangeStart w:id="2438" w:author="peng" w:date="2015-01-26T02:21:00Z"/>
              </w:sdtContent>
            </w:sdt>
            <w:customXmlInsRangeEnd w:id="2438"/>
            <w:ins w:id="2439" w:author="peng" w:date="2015-01-26T02:21:00Z">
              <w:r w:rsidR="00420066">
                <w:t xml:space="preserve"> </w:t>
              </w:r>
            </w:ins>
            <w:customXmlInsRangeStart w:id="2440" w:author="peng" w:date="2015-01-26T02:21:00Z"/>
            <w:sdt>
              <w:sdtPr>
                <w:alias w:val="Operation ATTRIBUTE Name"/>
                <w:tag w:val="b63c04dc-7ff6-4fc2-b770-4da23218d4e6"/>
                <w:id w:val="-625389049"/>
                <w:dataBinding w:xpath="/elements/element[@objid='b63c04dc-7ff6-4fc2-b770-4da23218d4e6']/content[@alias='Operation ATTRIBUTE Name']" w:storeItemID="{D35B6978-45B9-4860-8E6E-EDB6F017D2CB}"/>
                <w:text w:multiLine="1"/>
              </w:sdtPr>
              <w:sdtEndPr/>
              <w:sdtContent>
                <w:customXmlInsRangeEnd w:id="2440"/>
                <w:ins w:id="2441" w:author="peng" w:date="2015-01-26T02:21:00Z">
                  <w:r w:rsidR="00420066">
                    <w:t>splitData</w:t>
                  </w:r>
                </w:ins>
                <w:customXmlInsRangeStart w:id="2442" w:author="peng" w:date="2015-01-26T02:21:00Z"/>
              </w:sdtContent>
            </w:sdt>
            <w:customXmlInsRangeEnd w:id="2442"/>
            <w:ins w:id="2443" w:author="peng" w:date="2015-01-26T02:21:00Z">
              <w:r w:rsidR="00420066">
                <w:t xml:space="preserve"> (</w:t>
              </w:r>
            </w:ins>
            <w:customXmlInsRangeStart w:id="2444" w:author="peng" w:date="2015-01-26T02:21:00Z"/>
            <w:sdt>
              <w:sdtPr>
                <w:rPr>
                  <w:rStyle w:val="ae"/>
                </w:rPr>
                <w:alias w:val="Parameter ATTRIBUTE ParameterPassing"/>
                <w:tag w:val="563b5130-788c-4e3f-8e3e-c745f71ad567"/>
                <w:id w:val="744074323"/>
                <w:dataBinding w:xpath="/elements/element[@objid='563b5130-788c-4e3f-8e3e-c745f71ad567']/content[@alias='Parameter ATTRIBUTE ParameterPassing']" w:storeItemID="{D35B6978-45B9-4860-8E6E-EDB6F017D2CB}"/>
                <w:text w:multiLine="1"/>
              </w:sdtPr>
              <w:sdtEndPr>
                <w:rPr>
                  <w:rStyle w:val="ae"/>
                </w:rPr>
              </w:sdtEndPr>
              <w:sdtContent>
                <w:customXmlInsRangeEnd w:id="2444"/>
                <w:ins w:id="2445" w:author="peng" w:date="2015-01-26T02:21:00Z">
                  <w:r w:rsidR="00420066">
                    <w:rPr>
                      <w:rStyle w:val="ae"/>
                    </w:rPr>
                    <w:t>Inout</w:t>
                  </w:r>
                </w:ins>
                <w:customXmlInsRangeStart w:id="2446" w:author="peng" w:date="2015-01-26T02:21:00Z"/>
              </w:sdtContent>
            </w:sdt>
            <w:customXmlInsRangeEnd w:id="2446"/>
            <w:ins w:id="2447" w:author="peng" w:date="2015-01-26T02:21:00Z">
              <w:r w:rsidR="00420066">
                <w:rPr>
                  <w:rStyle w:val="ae"/>
                </w:rPr>
                <w:t xml:space="preserve"> </w:t>
              </w:r>
            </w:ins>
            <w:customXmlInsRangeStart w:id="2448" w:author="peng" w:date="2015-01-26T02:21:00Z"/>
            <w:sdt>
              <w:sdtPr>
                <w:alias w:val="Parameter ATTRIBUTE Name"/>
                <w:tag w:val="563b5130-788c-4e3f-8e3e-c745f71ad567"/>
                <w:id w:val="1496843480"/>
                <w:dataBinding w:xpath="/elements/element[@objid='563b5130-788c-4e3f-8e3e-c745f71ad567']/content[@alias='Parameter ATTRIBUTE Name']" w:storeItemID="{D35B6978-45B9-4860-8E6E-EDB6F017D2CB}"/>
                <w:text w:multiLine="1"/>
              </w:sdtPr>
              <w:sdtEndPr/>
              <w:sdtContent>
                <w:customXmlInsRangeEnd w:id="2448"/>
                <w:ins w:id="2449" w:author="peng" w:date="2015-01-26T02:21:00Z">
                  <w:r w:rsidR="00420066">
                    <w:t>data</w:t>
                  </w:r>
                </w:ins>
                <w:customXmlInsRangeStart w:id="2450" w:author="peng" w:date="2015-01-26T02:21:00Z"/>
              </w:sdtContent>
            </w:sdt>
            <w:customXmlInsRangeEnd w:id="2450"/>
            <w:ins w:id="2451" w:author="peng" w:date="2015-01-26T02:21:00Z">
              <w:r w:rsidR="00420066">
                <w:t xml:space="preserve"> </w:t>
              </w:r>
            </w:ins>
            <w:customXmlInsRangeStart w:id="2452" w:author="peng" w:date="2015-01-26T02:21:00Z"/>
            <w:sdt>
              <w:sdtPr>
                <w:alias w:val="Class ATTRIBUTE Name"/>
                <w:tag w:val="4ccce523-4653-4dc2-a5bc-b4bfbbe95a34"/>
                <w:id w:val="325869298"/>
                <w:dataBinding w:xpath="/elements/element[@objid='4ccce523-4653-4dc2-a5bc-b4bfbbe95a34']/content[@alias='Class ATTRIBUTE Name']" w:storeItemID="{D35B6978-45B9-4860-8E6E-EDB6F017D2CB}"/>
                <w:text w:multiLine="1"/>
              </w:sdtPr>
              <w:sdtEndPr/>
              <w:sdtContent>
                <w:customXmlInsRangeEnd w:id="2452"/>
                <w:ins w:id="2453" w:author="peng" w:date="2015-01-26T02:21:00Z">
                  <w:r w:rsidR="00420066">
                    <w:t>DataVector</w:t>
                  </w:r>
                </w:ins>
                <w:customXmlInsRangeStart w:id="2454" w:author="peng" w:date="2015-01-26T02:21:00Z"/>
              </w:sdtContent>
            </w:sdt>
            <w:customXmlInsRangeEnd w:id="2454"/>
            <w:ins w:id="2455" w:author="peng" w:date="2015-01-26T02:21:00Z">
              <w:r w:rsidR="00420066">
                <w:t>,</w:t>
              </w:r>
            </w:ins>
            <w:customXmlInsRangeStart w:id="2456" w:author="peng" w:date="2015-01-26T02:21:00Z"/>
            <w:sdt>
              <w:sdtPr>
                <w:rPr>
                  <w:rStyle w:val="ae"/>
                </w:rPr>
                <w:alias w:val="Parameter ATTRIBUTE ParameterPassing"/>
                <w:tag w:val="edb6711c-7777-448a-ba7a-c6372a1c366d"/>
                <w:id w:val="-1241256328"/>
                <w:dataBinding w:xpath="/elements/element[@objid='edb6711c-7777-448a-ba7a-c6372a1c366d']/content[@alias='Parameter ATTRIBUTE ParameterPassing']" w:storeItemID="{D35B6978-45B9-4860-8E6E-EDB6F017D2CB}"/>
                <w:text w:multiLine="1"/>
              </w:sdtPr>
              <w:sdtEndPr>
                <w:rPr>
                  <w:rStyle w:val="ae"/>
                </w:rPr>
              </w:sdtEndPr>
              <w:sdtContent>
                <w:customXmlInsRangeEnd w:id="2456"/>
                <w:ins w:id="2457" w:author="peng" w:date="2015-01-26T02:21:00Z">
                  <w:r w:rsidR="00420066">
                    <w:rPr>
                      <w:rStyle w:val="ae"/>
                    </w:rPr>
                    <w:t>Inout</w:t>
                  </w:r>
                </w:ins>
                <w:customXmlInsRangeStart w:id="2458" w:author="peng" w:date="2015-01-26T02:21:00Z"/>
              </w:sdtContent>
            </w:sdt>
            <w:customXmlInsRangeEnd w:id="2458"/>
            <w:ins w:id="2459" w:author="peng" w:date="2015-01-26T02:21:00Z">
              <w:r w:rsidR="00420066">
                <w:rPr>
                  <w:rStyle w:val="ae"/>
                </w:rPr>
                <w:t xml:space="preserve"> </w:t>
              </w:r>
            </w:ins>
            <w:customXmlInsRangeStart w:id="2460" w:author="peng" w:date="2015-01-26T02:21:00Z"/>
            <w:sdt>
              <w:sdtPr>
                <w:alias w:val="Parameter ATTRIBUTE Name"/>
                <w:tag w:val="edb6711c-7777-448a-ba7a-c6372a1c366d"/>
                <w:id w:val="-573971828"/>
                <w:dataBinding w:xpath="/elements/element[@objid='edb6711c-7777-448a-ba7a-c6372a1c366d']/content[@alias='Parameter ATTRIBUTE Name']" w:storeItemID="{D35B6978-45B9-4860-8E6E-EDB6F017D2CB}"/>
                <w:text w:multiLine="1"/>
              </w:sdtPr>
              <w:sdtEndPr/>
              <w:sdtContent>
                <w:customXmlInsRangeEnd w:id="2460"/>
                <w:ins w:id="2461" w:author="peng" w:date="2015-01-26T02:21:00Z">
                  <w:r w:rsidR="00420066">
                    <w:t>minAt</w:t>
                  </w:r>
                </w:ins>
                <w:customXmlInsRangeStart w:id="2462" w:author="peng" w:date="2015-01-26T02:21:00Z"/>
              </w:sdtContent>
            </w:sdt>
            <w:customXmlInsRangeEnd w:id="2462"/>
            <w:ins w:id="2463" w:author="peng" w:date="2015-01-26T02:21:00Z">
              <w:r w:rsidR="00420066">
                <w:t xml:space="preserve"> </w:t>
              </w:r>
            </w:ins>
            <w:customXmlInsRangeStart w:id="2464" w:author="peng" w:date="2015-01-26T02:21:00Z"/>
            <w:sdt>
              <w:sdtPr>
                <w:alias w:val="DataType ATTRIBUTE Name"/>
                <w:tag w:val="00000004-0000-0009-0000-000000000000"/>
                <w:id w:val="1926920252"/>
                <w:dataBinding w:xpath="/elements/element[@objid='00000004-0000-0009-0000-000000000000']/content[@alias='DataType ATTRIBUTE Name']" w:storeItemID="{D35B6978-45B9-4860-8E6E-EDB6F017D2CB}"/>
                <w:text w:multiLine="1"/>
              </w:sdtPr>
              <w:sdtEndPr/>
              <w:sdtContent>
                <w:customXmlInsRangeEnd w:id="2464"/>
                <w:ins w:id="2465" w:author="peng" w:date="2015-01-26T02:21:00Z">
                  <w:r w:rsidR="00420066">
                    <w:t>integer</w:t>
                  </w:r>
                </w:ins>
                <w:customXmlInsRangeStart w:id="2466" w:author="peng" w:date="2015-01-26T02:21:00Z"/>
              </w:sdtContent>
            </w:sdt>
            <w:customXmlInsRangeEnd w:id="2466"/>
            <w:ins w:id="2467" w:author="peng" w:date="2015-01-26T02:21:00Z">
              <w:r w:rsidR="00420066">
                <w:t>,</w:t>
              </w:r>
            </w:ins>
            <w:customXmlInsRangeStart w:id="2468" w:author="peng" w:date="2015-01-26T02:21:00Z"/>
            <w:sdt>
              <w:sdtPr>
                <w:rPr>
                  <w:rStyle w:val="ae"/>
                </w:rPr>
                <w:alias w:val="Parameter ATTRIBUTE ParameterPassing"/>
                <w:tag w:val="5497b889-dd02-4cda-82f4-79f849eaac63"/>
                <w:id w:val="-11544434"/>
                <w:dataBinding w:xpath="/elements/element[@objid='5497b889-dd02-4cda-82f4-79f849eaac63']/content[@alias='Parameter ATTRIBUTE ParameterPassing']" w:storeItemID="{D35B6978-45B9-4860-8E6E-EDB6F017D2CB}"/>
                <w:text w:multiLine="1"/>
              </w:sdtPr>
              <w:sdtEndPr>
                <w:rPr>
                  <w:rStyle w:val="ae"/>
                </w:rPr>
              </w:sdtEndPr>
              <w:sdtContent>
                <w:customXmlInsRangeEnd w:id="2468"/>
                <w:ins w:id="2469" w:author="peng" w:date="2015-01-26T02:21:00Z">
                  <w:r w:rsidR="00420066">
                    <w:rPr>
                      <w:rStyle w:val="ae"/>
                    </w:rPr>
                    <w:t>Inout</w:t>
                  </w:r>
                </w:ins>
                <w:customXmlInsRangeStart w:id="2470" w:author="peng" w:date="2015-01-26T02:21:00Z"/>
              </w:sdtContent>
            </w:sdt>
            <w:customXmlInsRangeEnd w:id="2470"/>
            <w:ins w:id="2471" w:author="peng" w:date="2015-01-26T02:21:00Z">
              <w:r w:rsidR="00420066">
                <w:rPr>
                  <w:rStyle w:val="ae"/>
                </w:rPr>
                <w:t xml:space="preserve"> </w:t>
              </w:r>
            </w:ins>
            <w:customXmlInsRangeStart w:id="2472" w:author="peng" w:date="2015-01-26T02:21:00Z"/>
            <w:sdt>
              <w:sdtPr>
                <w:alias w:val="Parameter ATTRIBUTE Name"/>
                <w:tag w:val="5497b889-dd02-4cda-82f4-79f849eaac63"/>
                <w:id w:val="996840026"/>
                <w:dataBinding w:xpath="/elements/element[@objid='5497b889-dd02-4cda-82f4-79f849eaac63']/content[@alias='Parameter ATTRIBUTE Name']" w:storeItemID="{D35B6978-45B9-4860-8E6E-EDB6F017D2CB}"/>
                <w:text w:multiLine="1"/>
              </w:sdtPr>
              <w:sdtEndPr/>
              <w:sdtContent>
                <w:customXmlInsRangeEnd w:id="2472"/>
                <w:ins w:id="2473" w:author="peng" w:date="2015-01-26T02:21:00Z">
                  <w:r w:rsidR="00420066">
                    <w:t>minAtVal</w:t>
                  </w:r>
                </w:ins>
                <w:customXmlInsRangeStart w:id="2474" w:author="peng" w:date="2015-01-26T02:21:00Z"/>
              </w:sdtContent>
            </w:sdt>
            <w:customXmlInsRangeEnd w:id="2474"/>
            <w:ins w:id="2475" w:author="peng" w:date="2015-01-26T02:21:00Z">
              <w:r w:rsidR="00420066">
                <w:t xml:space="preserve"> </w:t>
              </w:r>
            </w:ins>
            <w:customXmlInsRangeStart w:id="2476" w:author="peng" w:date="2015-01-26T02:21:00Z"/>
            <w:sdt>
              <w:sdtPr>
                <w:alias w:val="DataType ATTRIBUTE Name"/>
                <w:tag w:val="00000004-0000-0010-0000-000000000000"/>
                <w:id w:val="-338157925"/>
                <w:dataBinding w:xpath="/elements/element[@objid='00000004-0000-0010-0000-000000000000']/content[@alias='DataType ATTRIBUTE Name']" w:storeItemID="{D35B6978-45B9-4860-8E6E-EDB6F017D2CB}"/>
                <w:text w:multiLine="1"/>
              </w:sdtPr>
              <w:sdtEndPr/>
              <w:sdtContent>
                <w:customXmlInsRangeEnd w:id="2476"/>
                <w:ins w:id="2477" w:author="peng" w:date="2015-01-26T02:21:00Z">
                  <w:r w:rsidR="00420066">
                    <w:t>double</w:t>
                  </w:r>
                </w:ins>
                <w:customXmlInsRangeStart w:id="2478" w:author="peng" w:date="2015-01-26T02:21:00Z"/>
              </w:sdtContent>
            </w:sdt>
            <w:customXmlInsRangeEnd w:id="2478"/>
            <w:ins w:id="2479" w:author="peng" w:date="2015-01-26T02:21:00Z">
              <w:r w:rsidR="00420066">
                <w:t>)</w:t>
              </w:r>
            </w:ins>
          </w:p>
        </w:tc>
        <w:tc>
          <w:tcPr>
            <w:tcW w:w="0" w:type="auto"/>
          </w:tcPr>
          <w:p w14:paraId="40147AE8"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480" w:author="peng" w:date="2015-01-26T02:21:00Z"/>
              </w:rPr>
            </w:pPr>
            <w:customXmlInsRangeStart w:id="2481" w:author="peng" w:date="2015-01-26T02:21:00Z"/>
            <w:sdt>
              <w:sdtPr>
                <w:alias w:val="Operation NOTE description 0"/>
                <w:tag w:val="b63c04dc-7ff6-4fc2-b770-4da23218d4e6"/>
                <w:id w:val="1547558938"/>
                <w:dataBinding w:xpath="/elements/element[@objid='b63c04dc-7ff6-4fc2-b770-4da23218d4e6']/content[@alias='Operation NOTE description 0']" w:storeItemID="{D35B6978-45B9-4860-8E6E-EDB6F017D2CB}"/>
                <w:text w:multiLine="1"/>
              </w:sdtPr>
              <w:sdtEndPr/>
              <w:sdtContent>
                <w:customXmlInsRangeEnd w:id="2481"/>
                <w:ins w:id="2482" w:author="peng" w:date="2015-01-26T02:21:00Z">
                  <w:r w:rsidR="00420066">
                    <w:t>split data with given attribute index and value</w:t>
                  </w:r>
                </w:ins>
                <w:customXmlInsRangeStart w:id="2483" w:author="peng" w:date="2015-01-26T02:21:00Z"/>
              </w:sdtContent>
            </w:sdt>
            <w:customXmlInsRangeEnd w:id="2483"/>
          </w:p>
        </w:tc>
      </w:tr>
      <w:tr w:rsidR="00420066" w14:paraId="5C663F3A" w14:textId="77777777" w:rsidTr="00420066">
        <w:trPr>
          <w:cnfStyle w:val="000000100000" w:firstRow="0" w:lastRow="0" w:firstColumn="0" w:lastColumn="0" w:oddVBand="0" w:evenVBand="0" w:oddHBand="1" w:evenHBand="0" w:firstRowFirstColumn="0" w:firstRowLastColumn="0" w:lastRowFirstColumn="0" w:lastRowLastColumn="0"/>
          <w:jc w:val="both"/>
          <w:ins w:id="248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195BFD3" w14:textId="77777777" w:rsidR="00420066" w:rsidRDefault="007D1D13" w:rsidP="00420066">
            <w:pPr>
              <w:rPr>
                <w:ins w:id="2485" w:author="peng" w:date="2015-01-26T02:21:00Z"/>
              </w:rPr>
            </w:pPr>
            <w:customXmlInsRangeStart w:id="2486" w:author="peng" w:date="2015-01-26T02:21:00Z"/>
            <w:sdt>
              <w:sdtPr>
                <w:alias w:val="DataType ATTRIBUTE Name"/>
                <w:tag w:val="00000004-0000-0010-0000-000000000000"/>
                <w:id w:val="-1657132605"/>
                <w:dataBinding w:xpath="/elements/element[@objid='00000004-0000-0010-0000-000000000000']/content[@alias='DataType ATTRIBUTE Name']" w:storeItemID="{D35B6978-45B9-4860-8E6E-EDB6F017D2CB}"/>
                <w:text w:multiLine="1"/>
              </w:sdtPr>
              <w:sdtEndPr/>
              <w:sdtContent>
                <w:customXmlInsRangeEnd w:id="2486"/>
                <w:ins w:id="2487" w:author="peng" w:date="2015-01-26T02:21:00Z">
                  <w:r w:rsidR="00420066">
                    <w:t>double</w:t>
                  </w:r>
                </w:ins>
                <w:customXmlInsRangeStart w:id="2488" w:author="peng" w:date="2015-01-26T02:21:00Z"/>
              </w:sdtContent>
            </w:sdt>
            <w:customXmlInsRangeEnd w:id="2488"/>
            <w:ins w:id="2489" w:author="peng" w:date="2015-01-26T02:21:00Z">
              <w:r w:rsidR="00420066">
                <w:t xml:space="preserve"> </w:t>
              </w:r>
            </w:ins>
            <w:customXmlInsRangeStart w:id="2490" w:author="peng" w:date="2015-01-26T02:21:00Z"/>
            <w:sdt>
              <w:sdtPr>
                <w:alias w:val="Operation ATTRIBUTE Name"/>
                <w:tag w:val="7ce0a9a6-215d-45de-b627-51adb96b0849"/>
                <w:id w:val="1796792583"/>
                <w:dataBinding w:xpath="/elements/element[@objid='7ce0a9a6-215d-45de-b627-51adb96b0849']/content[@alias='Operation ATTRIBUTE Name']" w:storeItemID="{D35B6978-45B9-4860-8E6E-EDB6F017D2CB}"/>
                <w:text w:multiLine="1"/>
              </w:sdtPr>
              <w:sdtEndPr/>
              <w:sdtContent>
                <w:customXmlInsRangeEnd w:id="2490"/>
                <w:ins w:id="2491" w:author="peng" w:date="2015-01-26T02:21:00Z">
                  <w:r w:rsidR="00420066">
                    <w:t>getClassProbs</w:t>
                  </w:r>
                </w:ins>
                <w:customXmlInsRangeStart w:id="2492" w:author="peng" w:date="2015-01-26T02:21:00Z"/>
              </w:sdtContent>
            </w:sdt>
            <w:customXmlInsRangeEnd w:id="2492"/>
            <w:ins w:id="2493" w:author="peng" w:date="2015-01-26T02:21:00Z">
              <w:r w:rsidR="00420066">
                <w:t xml:space="preserve"> (</w:t>
              </w:r>
            </w:ins>
            <w:customXmlInsRangeStart w:id="2494" w:author="peng" w:date="2015-01-26T02:21:00Z"/>
            <w:sdt>
              <w:sdtPr>
                <w:rPr>
                  <w:rStyle w:val="ae"/>
                </w:rPr>
                <w:alias w:val="Parameter ATTRIBUTE ParameterPassing"/>
                <w:tag w:val="3d75e91b-ab17-45dd-b373-7dc7ac660b3f"/>
                <w:id w:val="1086502787"/>
                <w:dataBinding w:xpath="/elements/element[@objid='3d75e91b-ab17-45dd-b373-7dc7ac660b3f']/content[@alias='Parameter ATTRIBUTE ParameterPassing']" w:storeItemID="{D35B6978-45B9-4860-8E6E-EDB6F017D2CB}"/>
                <w:text w:multiLine="1"/>
              </w:sdtPr>
              <w:sdtEndPr>
                <w:rPr>
                  <w:rStyle w:val="ae"/>
                </w:rPr>
              </w:sdtEndPr>
              <w:sdtContent>
                <w:customXmlInsRangeEnd w:id="2494"/>
                <w:ins w:id="2495" w:author="peng" w:date="2015-01-26T02:21:00Z">
                  <w:r w:rsidR="00420066">
                    <w:rPr>
                      <w:rStyle w:val="ae"/>
                    </w:rPr>
                    <w:t>Inout</w:t>
                  </w:r>
                </w:ins>
                <w:customXmlInsRangeStart w:id="2496" w:author="peng" w:date="2015-01-26T02:21:00Z"/>
              </w:sdtContent>
            </w:sdt>
            <w:customXmlInsRangeEnd w:id="2496"/>
            <w:ins w:id="2497" w:author="peng" w:date="2015-01-26T02:21:00Z">
              <w:r w:rsidR="00420066">
                <w:rPr>
                  <w:rStyle w:val="ae"/>
                </w:rPr>
                <w:t xml:space="preserve"> </w:t>
              </w:r>
            </w:ins>
            <w:customXmlInsRangeStart w:id="2498" w:author="peng" w:date="2015-01-26T02:21:00Z"/>
            <w:sdt>
              <w:sdtPr>
                <w:alias w:val="Parameter ATTRIBUTE Name"/>
                <w:tag w:val="3d75e91b-ab17-45dd-b373-7dc7ac660b3f"/>
                <w:id w:val="1869567379"/>
                <w:dataBinding w:xpath="/elements/element[@objid='3d75e91b-ab17-45dd-b373-7dc7ac660b3f']/content[@alias='Parameter ATTRIBUTE Name']" w:storeItemID="{D35B6978-45B9-4860-8E6E-EDB6F017D2CB}"/>
                <w:text w:multiLine="1"/>
              </w:sdtPr>
              <w:sdtEndPr/>
              <w:sdtContent>
                <w:customXmlInsRangeEnd w:id="2498"/>
                <w:ins w:id="2499" w:author="peng" w:date="2015-01-26T02:21:00Z">
                  <w:r w:rsidR="00420066">
                    <w:t>data</w:t>
                  </w:r>
                </w:ins>
                <w:customXmlInsRangeStart w:id="2500" w:author="peng" w:date="2015-01-26T02:21:00Z"/>
              </w:sdtContent>
            </w:sdt>
            <w:customXmlInsRangeEnd w:id="2500"/>
            <w:ins w:id="2501" w:author="peng" w:date="2015-01-26T02:21:00Z">
              <w:r w:rsidR="00420066">
                <w:t xml:space="preserve"> </w:t>
              </w:r>
            </w:ins>
            <w:customXmlInsRangeStart w:id="2502" w:author="peng" w:date="2015-01-26T02:21:00Z"/>
            <w:sdt>
              <w:sdtPr>
                <w:alias w:val="Class ATTRIBUTE Name"/>
                <w:tag w:val="4ccce523-4653-4dc2-a5bc-b4bfbbe95a34"/>
                <w:id w:val="966017004"/>
                <w:dataBinding w:xpath="/elements/element[@objid='4ccce523-4653-4dc2-a5bc-b4bfbbe95a34']/content[@alias='Class ATTRIBUTE Name']" w:storeItemID="{D35B6978-45B9-4860-8E6E-EDB6F017D2CB}"/>
                <w:text w:multiLine="1"/>
              </w:sdtPr>
              <w:sdtEndPr/>
              <w:sdtContent>
                <w:customXmlInsRangeEnd w:id="2502"/>
                <w:ins w:id="2503" w:author="peng" w:date="2015-01-26T02:21:00Z">
                  <w:r w:rsidR="00420066">
                    <w:t>DataVector</w:t>
                  </w:r>
                </w:ins>
                <w:customXmlInsRangeStart w:id="2504" w:author="peng" w:date="2015-01-26T02:21:00Z"/>
              </w:sdtContent>
            </w:sdt>
            <w:customXmlInsRangeEnd w:id="2504"/>
            <w:ins w:id="2505" w:author="peng" w:date="2015-01-26T02:21:00Z">
              <w:r w:rsidR="00420066">
                <w:t>)</w:t>
              </w:r>
            </w:ins>
          </w:p>
        </w:tc>
        <w:tc>
          <w:tcPr>
            <w:tcW w:w="0" w:type="auto"/>
          </w:tcPr>
          <w:p w14:paraId="68ECB846"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506" w:author="peng" w:date="2015-01-26T02:21:00Z"/>
              </w:rPr>
            </w:pPr>
            <w:customXmlInsRangeStart w:id="2507" w:author="peng" w:date="2015-01-26T02:21:00Z"/>
            <w:sdt>
              <w:sdtPr>
                <w:alias w:val="Operation NOTE description 0"/>
                <w:tag w:val="7ce0a9a6-215d-45de-b627-51adb96b0849"/>
                <w:id w:val="-2079193101"/>
                <w:dataBinding w:xpath="/elements/element[@objid='7ce0a9a6-215d-45de-b627-51adb96b0849']/content[@alias='Operation NOTE description 0']" w:storeItemID="{D35B6978-45B9-4860-8E6E-EDB6F017D2CB}"/>
                <w:text w:multiLine="1"/>
              </w:sdtPr>
              <w:sdtEndPr/>
              <w:sdtContent>
                <w:customXmlInsRangeEnd w:id="2507"/>
                <w:ins w:id="2508" w:author="peng" w:date="2015-01-26T02:21:00Z">
                  <w:r w:rsidR="00420066">
                    <w:t>get probabilities of classes</w:t>
                  </w:r>
                </w:ins>
                <w:customXmlInsRangeStart w:id="2509" w:author="peng" w:date="2015-01-26T02:21:00Z"/>
              </w:sdtContent>
            </w:sdt>
            <w:customXmlInsRangeEnd w:id="2509"/>
          </w:p>
        </w:tc>
      </w:tr>
      <w:tr w:rsidR="00420066" w14:paraId="518D1468" w14:textId="77777777" w:rsidTr="00420066">
        <w:trPr>
          <w:jc w:val="both"/>
          <w:ins w:id="251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9948BA8" w14:textId="77777777" w:rsidR="00420066" w:rsidRPr="00E1569C" w:rsidRDefault="007D1D13" w:rsidP="00420066">
            <w:pPr>
              <w:rPr>
                <w:ins w:id="2511" w:author="peng" w:date="2015-01-26T02:21:00Z"/>
                <w:lang w:val="fr-FR"/>
              </w:rPr>
            </w:pPr>
            <w:customXmlInsRangeStart w:id="2512" w:author="peng" w:date="2015-01-26T02:21:00Z"/>
            <w:sdt>
              <w:sdtPr>
                <w:rPr>
                  <w:lang w:val="fr-FR"/>
                </w:rPr>
                <w:alias w:val="DataType ATTRIBUTE Name"/>
                <w:tag w:val="00000004-0000-0010-0000-000000000000"/>
                <w:id w:val="1278065709"/>
                <w:dataBinding w:xpath="/elements/element[@objid='00000004-0000-0010-0000-000000000000']/content[@alias='DataType ATTRIBUTE Name']" w:storeItemID="{D35B6978-45B9-4860-8E6E-EDB6F017D2CB}"/>
                <w:text w:multiLine="1"/>
              </w:sdtPr>
              <w:sdtEndPr/>
              <w:sdtContent>
                <w:customXmlInsRangeEnd w:id="2512"/>
                <w:ins w:id="2513" w:author="peng" w:date="2015-01-26T02:21:00Z">
                  <w:r w:rsidR="00420066" w:rsidRPr="00E1569C">
                    <w:rPr>
                      <w:lang w:val="fr-FR"/>
                    </w:rPr>
                    <w:t>double</w:t>
                  </w:r>
                </w:ins>
                <w:customXmlInsRangeStart w:id="2514" w:author="peng" w:date="2015-01-26T02:21:00Z"/>
              </w:sdtContent>
            </w:sdt>
            <w:customXmlInsRangeEnd w:id="2514"/>
            <w:ins w:id="2515" w:author="peng" w:date="2015-01-26T02:21:00Z">
              <w:r w:rsidR="00420066" w:rsidRPr="00E1569C">
                <w:rPr>
                  <w:lang w:val="fr-FR"/>
                </w:rPr>
                <w:t xml:space="preserve"> </w:t>
              </w:r>
            </w:ins>
            <w:customXmlInsRangeStart w:id="2516" w:author="peng" w:date="2015-01-26T02:21:00Z"/>
            <w:sdt>
              <w:sdtPr>
                <w:rPr>
                  <w:lang w:val="fr-FR"/>
                </w:rPr>
                <w:alias w:val="Operation ATTRIBUTE Name"/>
                <w:tag w:val="fd648919-2e2f-4bc6-879d-c6e42bfdceea"/>
                <w:id w:val="2079861813"/>
                <w:dataBinding w:xpath="/elements/element[@objid='fd648919-2e2f-4bc6-879d-c6e42bfdceea']/content[@alias='Operation ATTRIBUTE Name']" w:storeItemID="{D35B6978-45B9-4860-8E6E-EDB6F017D2CB}"/>
                <w:text w:multiLine="1"/>
              </w:sdtPr>
              <w:sdtEndPr/>
              <w:sdtContent>
                <w:customXmlInsRangeEnd w:id="2516"/>
                <w:ins w:id="2517" w:author="peng" w:date="2015-01-26T02:21:00Z">
                  <w:r w:rsidR="00420066" w:rsidRPr="00E1569C">
                    <w:rPr>
                      <w:lang w:val="fr-FR"/>
                    </w:rPr>
                    <w:t>calcEntropy</w:t>
                  </w:r>
                </w:ins>
                <w:customXmlInsRangeStart w:id="2518" w:author="peng" w:date="2015-01-26T02:21:00Z"/>
              </w:sdtContent>
            </w:sdt>
            <w:customXmlInsRangeEnd w:id="2518"/>
            <w:ins w:id="2519" w:author="peng" w:date="2015-01-26T02:21:00Z">
              <w:r w:rsidR="00420066" w:rsidRPr="00E1569C">
                <w:rPr>
                  <w:lang w:val="fr-FR"/>
                </w:rPr>
                <w:t xml:space="preserve"> (</w:t>
              </w:r>
            </w:ins>
            <w:customXmlInsRangeStart w:id="2520" w:author="peng" w:date="2015-01-26T02:21:00Z"/>
            <w:sdt>
              <w:sdtPr>
                <w:rPr>
                  <w:rStyle w:val="ae"/>
                  <w:lang w:val="fr-FR"/>
                </w:rPr>
                <w:alias w:val="Parameter ATTRIBUTE ParameterPassing"/>
                <w:tag w:val="4dae5d4a-523a-4d7a-a435-0cd20e068fed"/>
                <w:id w:val="708921063"/>
                <w:dataBinding w:xpath="/elements/element[@objid='4dae5d4a-523a-4d7a-a435-0cd20e068fed']/content[@alias='Parameter ATTRIBUTE ParameterPassing']" w:storeItemID="{D35B6978-45B9-4860-8E6E-EDB6F017D2CB}"/>
                <w:text w:multiLine="1"/>
              </w:sdtPr>
              <w:sdtEndPr>
                <w:rPr>
                  <w:rStyle w:val="ae"/>
                </w:rPr>
              </w:sdtEndPr>
              <w:sdtContent>
                <w:customXmlInsRangeEnd w:id="2520"/>
                <w:ins w:id="2521" w:author="peng" w:date="2015-01-26T02:21:00Z">
                  <w:r w:rsidR="00420066" w:rsidRPr="00E1569C">
                    <w:rPr>
                      <w:rStyle w:val="ae"/>
                      <w:lang w:val="fr-FR"/>
                    </w:rPr>
                    <w:t>Inout</w:t>
                  </w:r>
                </w:ins>
                <w:customXmlInsRangeStart w:id="2522" w:author="peng" w:date="2015-01-26T02:21:00Z"/>
              </w:sdtContent>
            </w:sdt>
            <w:customXmlInsRangeEnd w:id="2522"/>
            <w:ins w:id="2523" w:author="peng" w:date="2015-01-26T02:21:00Z">
              <w:r w:rsidR="00420066" w:rsidRPr="00E1569C">
                <w:rPr>
                  <w:rStyle w:val="ae"/>
                  <w:lang w:val="fr-FR"/>
                </w:rPr>
                <w:t xml:space="preserve"> </w:t>
              </w:r>
            </w:ins>
            <w:customXmlInsRangeStart w:id="2524" w:author="peng" w:date="2015-01-26T02:21:00Z"/>
            <w:sdt>
              <w:sdtPr>
                <w:rPr>
                  <w:lang w:val="fr-FR"/>
                </w:rPr>
                <w:alias w:val="Parameter ATTRIBUTE Name"/>
                <w:tag w:val="4dae5d4a-523a-4d7a-a435-0cd20e068fed"/>
                <w:id w:val="1812128651"/>
                <w:dataBinding w:xpath="/elements/element[@objid='4dae5d4a-523a-4d7a-a435-0cd20e068fed']/content[@alias='Parameter ATTRIBUTE Name']" w:storeItemID="{D35B6978-45B9-4860-8E6E-EDB6F017D2CB}"/>
                <w:text w:multiLine="1"/>
              </w:sdtPr>
              <w:sdtEndPr/>
              <w:sdtContent>
                <w:customXmlInsRangeEnd w:id="2524"/>
                <w:ins w:id="2525" w:author="peng" w:date="2015-01-26T02:21:00Z">
                  <w:r w:rsidR="00420066" w:rsidRPr="00E1569C">
                    <w:rPr>
                      <w:lang w:val="fr-FR"/>
                    </w:rPr>
                    <w:t>ps</w:t>
                  </w:r>
                </w:ins>
                <w:customXmlInsRangeStart w:id="2526" w:author="peng" w:date="2015-01-26T02:21:00Z"/>
              </w:sdtContent>
            </w:sdt>
            <w:customXmlInsRangeEnd w:id="2526"/>
            <w:ins w:id="2527" w:author="peng" w:date="2015-01-26T02:21:00Z">
              <w:r w:rsidR="00420066" w:rsidRPr="00E1569C">
                <w:rPr>
                  <w:lang w:val="fr-FR"/>
                </w:rPr>
                <w:t xml:space="preserve"> </w:t>
              </w:r>
            </w:ins>
            <w:customXmlInsRangeStart w:id="2528" w:author="peng" w:date="2015-01-26T02:21:00Z"/>
            <w:sdt>
              <w:sdtPr>
                <w:rPr>
                  <w:lang w:val="fr-FR"/>
                </w:rPr>
                <w:alias w:val="DataType ATTRIBUTE Name"/>
                <w:tag w:val="00000004-0000-0010-0000-000000000000"/>
                <w:id w:val="-1412688607"/>
                <w:dataBinding w:xpath="/elements/element[@objid='00000004-0000-0010-0000-000000000000']/content[@alias='DataType ATTRIBUTE Name']" w:storeItemID="{D35B6978-45B9-4860-8E6E-EDB6F017D2CB}"/>
                <w:text w:multiLine="1"/>
              </w:sdtPr>
              <w:sdtEndPr/>
              <w:sdtContent>
                <w:customXmlInsRangeEnd w:id="2528"/>
                <w:ins w:id="2529" w:author="peng" w:date="2015-01-26T02:21:00Z">
                  <w:r w:rsidR="00420066" w:rsidRPr="00E1569C">
                    <w:rPr>
                      <w:lang w:val="fr-FR"/>
                    </w:rPr>
                    <w:t>double</w:t>
                  </w:r>
                </w:ins>
                <w:customXmlInsRangeStart w:id="2530" w:author="peng" w:date="2015-01-26T02:21:00Z"/>
              </w:sdtContent>
            </w:sdt>
            <w:customXmlInsRangeEnd w:id="2530"/>
            <w:ins w:id="2531" w:author="peng" w:date="2015-01-26T02:21:00Z">
              <w:r w:rsidR="00420066" w:rsidRPr="00E1569C">
                <w:rPr>
                  <w:lang w:val="fr-FR"/>
                </w:rPr>
                <w:t>)</w:t>
              </w:r>
            </w:ins>
          </w:p>
        </w:tc>
        <w:tc>
          <w:tcPr>
            <w:tcW w:w="0" w:type="auto"/>
          </w:tcPr>
          <w:p w14:paraId="32BE81FA"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532" w:author="peng" w:date="2015-01-26T02:21:00Z"/>
              </w:rPr>
            </w:pPr>
            <w:customXmlInsRangeStart w:id="2533" w:author="peng" w:date="2015-01-26T02:21:00Z"/>
            <w:sdt>
              <w:sdtPr>
                <w:alias w:val="Operation NOTE description 0"/>
                <w:tag w:val="fd648919-2e2f-4bc6-879d-c6e42bfdceea"/>
                <w:id w:val="-289052289"/>
                <w:dataBinding w:xpath="/elements/element[@objid='fd648919-2e2f-4bc6-879d-c6e42bfdceea']/content[@alias='Operation NOTE description 0']" w:storeItemID="{D35B6978-45B9-4860-8E6E-EDB6F017D2CB}"/>
                <w:text w:multiLine="1"/>
              </w:sdtPr>
              <w:sdtEndPr/>
              <w:sdtContent>
                <w:customXmlInsRangeEnd w:id="2533"/>
                <w:ins w:id="2534" w:author="peng" w:date="2015-01-26T02:21:00Z">
                  <w:r w:rsidR="00420066">
                    <w:t>calculate the entropy given classes' probabilities</w:t>
                  </w:r>
                </w:ins>
                <w:customXmlInsRangeStart w:id="2535" w:author="peng" w:date="2015-01-26T02:21:00Z"/>
              </w:sdtContent>
            </w:sdt>
            <w:customXmlInsRangeEnd w:id="2535"/>
          </w:p>
        </w:tc>
      </w:tr>
      <w:tr w:rsidR="00420066" w14:paraId="70709391" w14:textId="77777777" w:rsidTr="00420066">
        <w:trPr>
          <w:cnfStyle w:val="000000100000" w:firstRow="0" w:lastRow="0" w:firstColumn="0" w:lastColumn="0" w:oddVBand="0" w:evenVBand="0" w:oddHBand="1" w:evenHBand="0" w:firstRowFirstColumn="0" w:firstRowLastColumn="0" w:lastRowFirstColumn="0" w:lastRowLastColumn="0"/>
          <w:jc w:val="both"/>
          <w:ins w:id="253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C54C9A7" w14:textId="77777777" w:rsidR="00420066" w:rsidRDefault="007D1D13" w:rsidP="00420066">
            <w:pPr>
              <w:rPr>
                <w:ins w:id="2537" w:author="peng" w:date="2015-01-26T02:21:00Z"/>
              </w:rPr>
            </w:pPr>
            <w:customXmlInsRangeStart w:id="2538" w:author="peng" w:date="2015-01-26T02:21:00Z"/>
            <w:sdt>
              <w:sdtPr>
                <w:alias w:val="DataType ATTRIBUTE Name"/>
                <w:tag w:val="00000004-0000-0009-0000-000000000000"/>
                <w:id w:val="-1978056814"/>
                <w:dataBinding w:xpath="/elements/element[@objid='00000004-0000-0009-0000-000000000000']/content[@alias='DataType ATTRIBUTE Name']" w:storeItemID="{D35B6978-45B9-4860-8E6E-EDB6F017D2CB}"/>
                <w:text w:multiLine="1"/>
              </w:sdtPr>
              <w:sdtEndPr/>
              <w:sdtContent>
                <w:customXmlInsRangeEnd w:id="2538"/>
                <w:ins w:id="2539" w:author="peng" w:date="2015-01-26T02:21:00Z">
                  <w:r w:rsidR="00420066">
                    <w:t>integer</w:t>
                  </w:r>
                </w:ins>
                <w:customXmlInsRangeStart w:id="2540" w:author="peng" w:date="2015-01-26T02:21:00Z"/>
              </w:sdtContent>
            </w:sdt>
            <w:customXmlInsRangeEnd w:id="2540"/>
            <w:ins w:id="2541" w:author="peng" w:date="2015-01-26T02:21:00Z">
              <w:r w:rsidR="00420066">
                <w:t xml:space="preserve"> </w:t>
              </w:r>
            </w:ins>
            <w:customXmlInsRangeStart w:id="2542" w:author="peng" w:date="2015-01-26T02:21:00Z"/>
            <w:sdt>
              <w:sdtPr>
                <w:alias w:val="Operation ATTRIBUTE Name"/>
                <w:tag w:val="943639d0-f911-4e72-b5b3-3087f8f11863"/>
                <w:id w:val="356862110"/>
                <w:dataBinding w:xpath="/elements/element[@objid='943639d0-f911-4e72-b5b3-3087f8f11863']/content[@alias='Operation ATTRIBUTE Name']" w:storeItemID="{D35B6978-45B9-4860-8E6E-EDB6F017D2CB}"/>
                <w:text w:multiLine="1"/>
              </w:sdtPr>
              <w:sdtEndPr/>
              <w:sdtContent>
                <w:customXmlInsRangeEnd w:id="2542"/>
                <w:ins w:id="2543" w:author="peng" w:date="2015-01-26T02:21:00Z">
                  <w:r w:rsidR="00420066">
                    <w:t>classify</w:t>
                  </w:r>
                </w:ins>
                <w:customXmlInsRangeStart w:id="2544" w:author="peng" w:date="2015-01-26T02:21:00Z"/>
              </w:sdtContent>
            </w:sdt>
            <w:customXmlInsRangeEnd w:id="2544"/>
            <w:ins w:id="2545" w:author="peng" w:date="2015-01-26T02:21:00Z">
              <w:r w:rsidR="00420066">
                <w:t xml:space="preserve"> (</w:t>
              </w:r>
            </w:ins>
            <w:customXmlInsRangeStart w:id="2546" w:author="peng" w:date="2015-01-26T02:21:00Z"/>
            <w:sdt>
              <w:sdtPr>
                <w:rPr>
                  <w:rStyle w:val="ae"/>
                </w:rPr>
                <w:alias w:val="Parameter ATTRIBUTE ParameterPassing"/>
                <w:tag w:val="a73f148c-2d1d-4cfd-9bb4-3fcc86556892"/>
                <w:id w:val="835350612"/>
                <w:dataBinding w:xpath="/elements/element[@objid='a73f148c-2d1d-4cfd-9bb4-3fcc86556892']/content[@alias='Parameter ATTRIBUTE ParameterPassing']" w:storeItemID="{D35B6978-45B9-4860-8E6E-EDB6F017D2CB}"/>
                <w:text w:multiLine="1"/>
              </w:sdtPr>
              <w:sdtEndPr>
                <w:rPr>
                  <w:rStyle w:val="ae"/>
                </w:rPr>
              </w:sdtEndPr>
              <w:sdtContent>
                <w:customXmlInsRangeEnd w:id="2546"/>
                <w:ins w:id="2547" w:author="peng" w:date="2015-01-26T02:21:00Z">
                  <w:r w:rsidR="00420066">
                    <w:rPr>
                      <w:rStyle w:val="ae"/>
                    </w:rPr>
                    <w:t>In</w:t>
                  </w:r>
                </w:ins>
                <w:customXmlInsRangeStart w:id="2548" w:author="peng" w:date="2015-01-26T02:21:00Z"/>
              </w:sdtContent>
            </w:sdt>
            <w:customXmlInsRangeEnd w:id="2548"/>
            <w:ins w:id="2549" w:author="peng" w:date="2015-01-26T02:21:00Z">
              <w:r w:rsidR="00420066">
                <w:rPr>
                  <w:rStyle w:val="ae"/>
                </w:rPr>
                <w:t xml:space="preserve"> </w:t>
              </w:r>
            </w:ins>
            <w:customXmlInsRangeStart w:id="2550" w:author="peng" w:date="2015-01-26T02:21:00Z"/>
            <w:sdt>
              <w:sdtPr>
                <w:alias w:val="Parameter ATTRIBUTE Name"/>
                <w:tag w:val="a73f148c-2d1d-4cfd-9bb4-3fcc86556892"/>
                <w:id w:val="-1736386360"/>
                <w:dataBinding w:xpath="/elements/element[@objid='a73f148c-2d1d-4cfd-9bb4-3fcc86556892']/content[@alias='Parameter ATTRIBUTE Name']" w:storeItemID="{D35B6978-45B9-4860-8E6E-EDB6F017D2CB}"/>
                <w:text w:multiLine="1"/>
              </w:sdtPr>
              <w:sdtEndPr/>
              <w:sdtContent>
                <w:customXmlInsRangeEnd w:id="2550"/>
                <w:ins w:id="2551" w:author="peng" w:date="2015-01-26T02:21:00Z">
                  <w:r w:rsidR="00420066">
                    <w:t>testData</w:t>
                  </w:r>
                </w:ins>
                <w:customXmlInsRangeStart w:id="2552" w:author="peng" w:date="2015-01-26T02:21:00Z"/>
              </w:sdtContent>
            </w:sdt>
            <w:customXmlInsRangeEnd w:id="2552"/>
            <w:ins w:id="2553" w:author="peng" w:date="2015-01-26T02:21:00Z">
              <w:r w:rsidR="00420066">
                <w:t xml:space="preserve"> </w:t>
              </w:r>
            </w:ins>
            <w:customXmlInsRangeStart w:id="2554" w:author="peng" w:date="2015-01-26T02:21:00Z"/>
            <w:sdt>
              <w:sdtPr>
                <w:alias w:val="Class ATTRIBUTE Name"/>
                <w:tag w:val="4ccce523-4653-4dc2-a5bc-b4bfbbe95a34"/>
                <w:id w:val="-619758659"/>
                <w:dataBinding w:xpath="/elements/element[@objid='4ccce523-4653-4dc2-a5bc-b4bfbbe95a34']/content[@alias='Class ATTRIBUTE Name']" w:storeItemID="{D35B6978-45B9-4860-8E6E-EDB6F017D2CB}"/>
                <w:text w:multiLine="1"/>
              </w:sdtPr>
              <w:sdtEndPr/>
              <w:sdtContent>
                <w:customXmlInsRangeEnd w:id="2554"/>
                <w:ins w:id="2555" w:author="peng" w:date="2015-01-26T02:21:00Z">
                  <w:r w:rsidR="00420066">
                    <w:t>DataVector</w:t>
                  </w:r>
                </w:ins>
                <w:customXmlInsRangeStart w:id="2556" w:author="peng" w:date="2015-01-26T02:21:00Z"/>
              </w:sdtContent>
            </w:sdt>
            <w:customXmlInsRangeEnd w:id="2556"/>
            <w:ins w:id="2557" w:author="peng" w:date="2015-01-26T02:21:00Z">
              <w:r w:rsidR="00420066">
                <w:t>)</w:t>
              </w:r>
            </w:ins>
          </w:p>
        </w:tc>
        <w:tc>
          <w:tcPr>
            <w:tcW w:w="0" w:type="auto"/>
          </w:tcPr>
          <w:p w14:paraId="4BC8C669" w14:textId="331241B3" w:rsidR="00420066" w:rsidRDefault="007D1D13" w:rsidP="00420066">
            <w:pPr>
              <w:cnfStyle w:val="000000100000" w:firstRow="0" w:lastRow="0" w:firstColumn="0" w:lastColumn="0" w:oddVBand="0" w:evenVBand="0" w:oddHBand="1" w:evenHBand="0" w:firstRowFirstColumn="0" w:firstRowLastColumn="0" w:lastRowFirstColumn="0" w:lastRowLastColumn="0"/>
              <w:rPr>
                <w:ins w:id="2558" w:author="peng" w:date="2015-01-26T02:21:00Z"/>
              </w:rPr>
            </w:pPr>
            <w:customXmlInsRangeStart w:id="2559" w:author="peng" w:date="2015-01-26T02:21:00Z"/>
            <w:sdt>
              <w:sdtPr>
                <w:alias w:val="Operation NOTE description 0"/>
                <w:tag w:val="943639d0-f911-4e72-b5b3-3087f8f11863"/>
                <w:id w:val="435942591"/>
                <w:dataBinding w:xpath="/elements/element[@objid='943639d0-f911-4e72-b5b3-3087f8f11863']/content[@alias='Operation NOTE description 0']" w:storeItemID="{D35B6978-45B9-4860-8E6E-EDB6F017D2CB}"/>
                <w:text w:multiLine="1"/>
              </w:sdtPr>
              <w:sdtEndPr/>
              <w:sdtContent>
                <w:customXmlInsRangeEnd w:id="2559"/>
                <w:ins w:id="2560" w:author="peng" w:date="2015-01-26T02:21:00Z">
                  <w:r w:rsidR="00420066">
                    <w:rPr>
                      <w:rFonts w:hint="eastAsia"/>
                      <w:lang w:eastAsia="zh-TW"/>
                    </w:rPr>
                    <w:t>traverses the tree and returns the prediction of the given test data</w:t>
                  </w:r>
                </w:ins>
                <w:customXmlInsRangeStart w:id="2561" w:author="peng" w:date="2015-01-26T02:21:00Z"/>
              </w:sdtContent>
            </w:sdt>
            <w:customXmlInsRangeEnd w:id="2561"/>
          </w:p>
        </w:tc>
      </w:tr>
      <w:tr w:rsidR="00420066" w14:paraId="36379971" w14:textId="77777777" w:rsidTr="00420066">
        <w:trPr>
          <w:jc w:val="both"/>
          <w:ins w:id="256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9DA1152" w14:textId="77777777" w:rsidR="00420066" w:rsidRDefault="007D1D13" w:rsidP="00420066">
            <w:pPr>
              <w:rPr>
                <w:ins w:id="2563" w:author="peng" w:date="2015-01-26T02:21:00Z"/>
              </w:rPr>
            </w:pPr>
            <w:customXmlInsRangeStart w:id="2564" w:author="peng" w:date="2015-01-26T02:21:00Z"/>
            <w:sdt>
              <w:sdtPr>
                <w:alias w:val="Class ATTRIBUTE Name"/>
                <w:tag w:val="67321fdf-07c5-4b25-973e-2c0c213fa851"/>
                <w:id w:val="-1326124443"/>
                <w:dataBinding w:xpath="/elements/element[@objid='67321fdf-07c5-4b25-973e-2c0c213fa851']/content[@alias='Class ATTRIBUTE Name']" w:storeItemID="{D35B6978-45B9-4860-8E6E-EDB6F017D2CB}"/>
                <w:text w:multiLine="1"/>
              </w:sdtPr>
              <w:sdtEndPr/>
              <w:sdtContent>
                <w:customXmlInsRangeEnd w:id="2564"/>
                <w:ins w:id="2565" w:author="peng" w:date="2015-01-26T02:21:00Z">
                  <w:r w:rsidR="00420066">
                    <w:t>TreeNode</w:t>
                  </w:r>
                </w:ins>
                <w:customXmlInsRangeStart w:id="2566" w:author="peng" w:date="2015-01-26T02:21:00Z"/>
              </w:sdtContent>
            </w:sdt>
            <w:customXmlInsRangeEnd w:id="2566"/>
            <w:ins w:id="2567" w:author="peng" w:date="2015-01-26T02:21:00Z">
              <w:r w:rsidR="00420066">
                <w:t xml:space="preserve"> </w:t>
              </w:r>
            </w:ins>
            <w:customXmlInsRangeStart w:id="2568" w:author="peng" w:date="2015-01-26T02:21:00Z"/>
            <w:sdt>
              <w:sdtPr>
                <w:alias w:val="Operation ATTRIBUTE Name"/>
                <w:tag w:val="ad25cc8d-ceae-4db0-9e4b-acc68213cd14"/>
                <w:id w:val="1851054424"/>
                <w:dataBinding w:xpath="/elements/element[@objid='ad25cc8d-ceae-4db0-9e4b-acc68213cd14']/content[@alias='Operation ATTRIBUTE Name']" w:storeItemID="{D35B6978-45B9-4860-8E6E-EDB6F017D2CB}"/>
                <w:text w:multiLine="1"/>
              </w:sdtPr>
              <w:sdtEndPr/>
              <w:sdtContent>
                <w:customXmlInsRangeEnd w:id="2568"/>
                <w:ins w:id="2569" w:author="peng" w:date="2015-01-26T02:21:00Z">
                  <w:r w:rsidR="00420066">
                    <w:t>getRootNode</w:t>
                  </w:r>
                </w:ins>
                <w:customXmlInsRangeStart w:id="2570" w:author="peng" w:date="2015-01-26T02:21:00Z"/>
              </w:sdtContent>
            </w:sdt>
            <w:customXmlInsRangeEnd w:id="2570"/>
            <w:ins w:id="2571" w:author="peng" w:date="2015-01-26T02:21:00Z">
              <w:r w:rsidR="00420066">
                <w:t xml:space="preserve"> ()</w:t>
              </w:r>
            </w:ins>
          </w:p>
        </w:tc>
        <w:tc>
          <w:tcPr>
            <w:tcW w:w="0" w:type="auto"/>
          </w:tcPr>
          <w:p w14:paraId="2DD74324"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572" w:author="peng" w:date="2015-01-26T02:21:00Z"/>
              </w:rPr>
            </w:pPr>
            <w:customXmlInsRangeStart w:id="2573" w:author="peng" w:date="2015-01-26T02:21:00Z"/>
            <w:sdt>
              <w:sdtPr>
                <w:alias w:val="Operation NOTE description 0"/>
                <w:tag w:val="ad25cc8d-ceae-4db0-9e4b-acc68213cd14"/>
                <w:id w:val="1786779287"/>
                <w:dataBinding w:xpath="/elements/element[@objid='ad25cc8d-ceae-4db0-9e4b-acc68213cd14']/content[@alias='Operation NOTE description 0']" w:storeItemID="{D35B6978-45B9-4860-8E6E-EDB6F017D2CB}"/>
                <w:text w:multiLine="1"/>
              </w:sdtPr>
              <w:sdtEndPr/>
              <w:sdtContent>
                <w:customXmlInsRangeEnd w:id="2573"/>
                <w:ins w:id="2574" w:author="peng" w:date="2015-01-26T02:21:00Z">
                  <w:r w:rsidR="00420066">
                    <w:t>return rootNode</w:t>
                  </w:r>
                </w:ins>
                <w:customXmlInsRangeStart w:id="2575" w:author="peng" w:date="2015-01-26T02:21:00Z"/>
              </w:sdtContent>
            </w:sdt>
            <w:customXmlInsRangeEnd w:id="2575"/>
          </w:p>
        </w:tc>
      </w:tr>
      <w:tr w:rsidR="00420066" w14:paraId="02167AB9" w14:textId="77777777" w:rsidTr="00420066">
        <w:trPr>
          <w:cnfStyle w:val="000000100000" w:firstRow="0" w:lastRow="0" w:firstColumn="0" w:lastColumn="0" w:oddVBand="0" w:evenVBand="0" w:oddHBand="1" w:evenHBand="0" w:firstRowFirstColumn="0" w:firstRowLastColumn="0" w:lastRowFirstColumn="0" w:lastRowLastColumn="0"/>
          <w:jc w:val="both"/>
          <w:ins w:id="257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E0643F8" w14:textId="77777777" w:rsidR="00420066" w:rsidRDefault="007D1D13" w:rsidP="00420066">
            <w:pPr>
              <w:rPr>
                <w:ins w:id="2577" w:author="peng" w:date="2015-01-26T02:21:00Z"/>
              </w:rPr>
            </w:pPr>
            <w:customXmlInsRangeStart w:id="2578" w:author="peng" w:date="2015-01-26T02:21:00Z"/>
            <w:sdt>
              <w:sdtPr>
                <w:alias w:val="DataType ATTRIBUTE Name"/>
                <w:tag w:val="00000004-0000-0009-0000-000000000000"/>
                <w:id w:val="-540208247"/>
                <w:dataBinding w:xpath="/elements/element[@objid='00000004-0000-0009-0000-000000000000']/content[@alias='DataType ATTRIBUTE Name']" w:storeItemID="{D35B6978-45B9-4860-8E6E-EDB6F017D2CB}"/>
                <w:text w:multiLine="1"/>
              </w:sdtPr>
              <w:sdtEndPr/>
              <w:sdtContent>
                <w:customXmlInsRangeEnd w:id="2578"/>
                <w:ins w:id="2579" w:author="peng" w:date="2015-01-26T02:21:00Z">
                  <w:r w:rsidR="00420066">
                    <w:t>integer</w:t>
                  </w:r>
                </w:ins>
                <w:customXmlInsRangeStart w:id="2580" w:author="peng" w:date="2015-01-26T02:21:00Z"/>
              </w:sdtContent>
            </w:sdt>
            <w:customXmlInsRangeEnd w:id="2580"/>
            <w:ins w:id="2581" w:author="peng" w:date="2015-01-26T02:21:00Z">
              <w:r w:rsidR="00420066">
                <w:t xml:space="preserve"> </w:t>
              </w:r>
            </w:ins>
            <w:customXmlInsRangeStart w:id="2582" w:author="peng" w:date="2015-01-26T02:21:00Z"/>
            <w:sdt>
              <w:sdtPr>
                <w:alias w:val="Operation ATTRIBUTE Name"/>
                <w:tag w:val="63b47eaa-471d-4eb4-adca-cab602bc5ace"/>
                <w:id w:val="-1152527840"/>
                <w:dataBinding w:xpath="/elements/element[@objid='63b47eaa-471d-4eb4-adca-cab602bc5ace']/content[@alias='Operation ATTRIBUTE Name']" w:storeItemID="{D35B6978-45B9-4860-8E6E-EDB6F017D2CB}"/>
                <w:text w:multiLine="1"/>
              </w:sdtPr>
              <w:sdtEndPr/>
              <w:sdtContent>
                <w:customXmlInsRangeEnd w:id="2582"/>
                <w:ins w:id="2583" w:author="peng" w:date="2015-01-26T02:21:00Z">
                  <w:r w:rsidR="00420066">
                    <w:t>getDataN</w:t>
                  </w:r>
                </w:ins>
                <w:customXmlInsRangeStart w:id="2584" w:author="peng" w:date="2015-01-26T02:21:00Z"/>
              </w:sdtContent>
            </w:sdt>
            <w:customXmlInsRangeEnd w:id="2584"/>
            <w:ins w:id="2585" w:author="peng" w:date="2015-01-26T02:21:00Z">
              <w:r w:rsidR="00420066">
                <w:t xml:space="preserve"> ()</w:t>
              </w:r>
            </w:ins>
          </w:p>
        </w:tc>
        <w:tc>
          <w:tcPr>
            <w:tcW w:w="0" w:type="auto"/>
          </w:tcPr>
          <w:p w14:paraId="216A3240"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586" w:author="peng" w:date="2015-01-26T02:21:00Z"/>
              </w:rPr>
            </w:pPr>
            <w:customXmlInsRangeStart w:id="2587" w:author="peng" w:date="2015-01-26T02:21:00Z"/>
            <w:sdt>
              <w:sdtPr>
                <w:alias w:val="Operation NOTE description 0"/>
                <w:tag w:val="63b47eaa-471d-4eb4-adca-cab602bc5ace"/>
                <w:id w:val="-2069718633"/>
                <w:dataBinding w:xpath="/elements/element[@objid='63b47eaa-471d-4eb4-adca-cab602bc5ace']/content[@alias='Operation NOTE description 0']" w:storeItemID="{D35B6978-45B9-4860-8E6E-EDB6F017D2CB}"/>
                <w:text w:multiLine="1"/>
              </w:sdtPr>
              <w:sdtEndPr/>
              <w:sdtContent>
                <w:customXmlInsRangeEnd w:id="2587"/>
                <w:ins w:id="2588" w:author="peng" w:date="2015-01-26T02:21:00Z">
                  <w:r w:rsidR="00420066">
                    <w:t>return dataN</w:t>
                  </w:r>
                </w:ins>
                <w:customXmlInsRangeStart w:id="2589" w:author="peng" w:date="2015-01-26T02:21:00Z"/>
              </w:sdtContent>
            </w:sdt>
            <w:customXmlInsRangeEnd w:id="2589"/>
          </w:p>
        </w:tc>
      </w:tr>
      <w:tr w:rsidR="00420066" w14:paraId="60F5FA75" w14:textId="77777777" w:rsidTr="00420066">
        <w:trPr>
          <w:jc w:val="both"/>
          <w:ins w:id="259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36ECAE6" w14:textId="77777777" w:rsidR="00420066" w:rsidRDefault="007D1D13" w:rsidP="00420066">
            <w:pPr>
              <w:rPr>
                <w:ins w:id="2591" w:author="peng" w:date="2015-01-26T02:21:00Z"/>
              </w:rPr>
            </w:pPr>
            <w:customXmlInsRangeStart w:id="2592" w:author="peng" w:date="2015-01-26T02:21:00Z"/>
            <w:sdt>
              <w:sdtPr>
                <w:alias w:val="DataType ATTRIBUTE Name"/>
                <w:tag w:val="00000004-0000-0009-0000-000000000000"/>
                <w:id w:val="-1777394710"/>
                <w:dataBinding w:xpath="/elements/element[@objid='00000004-0000-0009-0000-000000000000']/content[@alias='DataType ATTRIBUTE Name']" w:storeItemID="{D35B6978-45B9-4860-8E6E-EDB6F017D2CB}"/>
                <w:text w:multiLine="1"/>
              </w:sdtPr>
              <w:sdtEndPr/>
              <w:sdtContent>
                <w:customXmlInsRangeEnd w:id="2592"/>
                <w:ins w:id="2593" w:author="peng" w:date="2015-01-26T02:21:00Z">
                  <w:r w:rsidR="00420066">
                    <w:t>integer</w:t>
                  </w:r>
                </w:ins>
                <w:customXmlInsRangeStart w:id="2594" w:author="peng" w:date="2015-01-26T02:21:00Z"/>
              </w:sdtContent>
            </w:sdt>
            <w:customXmlInsRangeEnd w:id="2594"/>
            <w:ins w:id="2595" w:author="peng" w:date="2015-01-26T02:21:00Z">
              <w:r w:rsidR="00420066">
                <w:t xml:space="preserve"> </w:t>
              </w:r>
            </w:ins>
            <w:customXmlInsRangeStart w:id="2596" w:author="peng" w:date="2015-01-26T02:21:00Z"/>
            <w:sdt>
              <w:sdtPr>
                <w:alias w:val="Operation ATTRIBUTE Name"/>
                <w:tag w:val="8ffc74de-64ab-4a5d-a8cd-c3c248d2a397"/>
                <w:id w:val="456004001"/>
                <w:dataBinding w:xpath="/elements/element[@objid='8ffc74de-64ab-4a5d-a8cd-c3c248d2a397']/content[@alias='Operation ATTRIBUTE Name']" w:storeItemID="{D35B6978-45B9-4860-8E6E-EDB6F017D2CB}"/>
                <w:text w:multiLine="1"/>
              </w:sdtPr>
              <w:sdtEndPr/>
              <w:sdtContent>
                <w:customXmlInsRangeEnd w:id="2596"/>
                <w:ins w:id="2597" w:author="peng" w:date="2015-01-26T02:21:00Z">
                  <w:r w:rsidR="00420066">
                    <w:t>getTrainN</w:t>
                  </w:r>
                </w:ins>
                <w:customXmlInsRangeStart w:id="2598" w:author="peng" w:date="2015-01-26T02:21:00Z"/>
              </w:sdtContent>
            </w:sdt>
            <w:customXmlInsRangeEnd w:id="2598"/>
            <w:ins w:id="2599" w:author="peng" w:date="2015-01-26T02:21:00Z">
              <w:r w:rsidR="00420066">
                <w:t xml:space="preserve"> ()</w:t>
              </w:r>
            </w:ins>
          </w:p>
        </w:tc>
        <w:tc>
          <w:tcPr>
            <w:tcW w:w="0" w:type="auto"/>
          </w:tcPr>
          <w:p w14:paraId="3C6A9C2B"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600" w:author="peng" w:date="2015-01-26T02:21:00Z"/>
              </w:rPr>
            </w:pPr>
            <w:customXmlInsRangeStart w:id="2601" w:author="peng" w:date="2015-01-26T02:21:00Z"/>
            <w:sdt>
              <w:sdtPr>
                <w:alias w:val="Operation NOTE description 0"/>
                <w:tag w:val="8ffc74de-64ab-4a5d-a8cd-c3c248d2a397"/>
                <w:id w:val="-2027779777"/>
                <w:dataBinding w:xpath="/elements/element[@objid='8ffc74de-64ab-4a5d-a8cd-c3c248d2a397']/content[@alias='Operation NOTE description 0']" w:storeItemID="{D35B6978-45B9-4860-8E6E-EDB6F017D2CB}"/>
                <w:text w:multiLine="1"/>
              </w:sdtPr>
              <w:sdtEndPr/>
              <w:sdtContent>
                <w:customXmlInsRangeEnd w:id="2601"/>
                <w:ins w:id="2602" w:author="peng" w:date="2015-01-26T02:21:00Z">
                  <w:r w:rsidR="00420066">
                    <w:t>return trainN</w:t>
                  </w:r>
                </w:ins>
                <w:customXmlInsRangeStart w:id="2603" w:author="peng" w:date="2015-01-26T02:21:00Z"/>
              </w:sdtContent>
            </w:sdt>
            <w:customXmlInsRangeEnd w:id="2603"/>
          </w:p>
        </w:tc>
      </w:tr>
      <w:tr w:rsidR="00420066" w14:paraId="667DC903" w14:textId="77777777" w:rsidTr="00420066">
        <w:trPr>
          <w:cnfStyle w:val="000000100000" w:firstRow="0" w:lastRow="0" w:firstColumn="0" w:lastColumn="0" w:oddVBand="0" w:evenVBand="0" w:oddHBand="1" w:evenHBand="0" w:firstRowFirstColumn="0" w:firstRowLastColumn="0" w:lastRowFirstColumn="0" w:lastRowLastColumn="0"/>
          <w:jc w:val="both"/>
          <w:ins w:id="260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796365D" w14:textId="77777777" w:rsidR="00420066" w:rsidRDefault="007D1D13" w:rsidP="00420066">
            <w:pPr>
              <w:rPr>
                <w:ins w:id="2605" w:author="peng" w:date="2015-01-26T02:21:00Z"/>
              </w:rPr>
            </w:pPr>
            <w:customXmlInsRangeStart w:id="2606" w:author="peng" w:date="2015-01-26T02:21:00Z"/>
            <w:sdt>
              <w:sdtPr>
                <w:alias w:val="DataType ATTRIBUTE Name"/>
                <w:tag w:val="00000004-0000-0009-0000-000000000000"/>
                <w:id w:val="-1776852711"/>
                <w:dataBinding w:xpath="/elements/element[@objid='00000004-0000-0009-0000-000000000000']/content[@alias='DataType ATTRIBUTE Name']" w:storeItemID="{D35B6978-45B9-4860-8E6E-EDB6F017D2CB}"/>
                <w:text w:multiLine="1"/>
              </w:sdtPr>
              <w:sdtEndPr/>
              <w:sdtContent>
                <w:customXmlInsRangeEnd w:id="2606"/>
                <w:ins w:id="2607" w:author="peng" w:date="2015-01-26T02:21:00Z">
                  <w:r w:rsidR="00420066">
                    <w:t>integer</w:t>
                  </w:r>
                </w:ins>
                <w:customXmlInsRangeStart w:id="2608" w:author="peng" w:date="2015-01-26T02:21:00Z"/>
              </w:sdtContent>
            </w:sdt>
            <w:customXmlInsRangeEnd w:id="2608"/>
            <w:ins w:id="2609" w:author="peng" w:date="2015-01-26T02:21:00Z">
              <w:r w:rsidR="00420066">
                <w:t xml:space="preserve"> </w:t>
              </w:r>
            </w:ins>
            <w:customXmlInsRangeStart w:id="2610" w:author="peng" w:date="2015-01-26T02:21:00Z"/>
            <w:sdt>
              <w:sdtPr>
                <w:alias w:val="Operation ATTRIBUTE Name"/>
                <w:tag w:val="01dbf7ac-ba78-42ed-bd03-46d44c5dc9d9"/>
                <w:id w:val="1363168022"/>
                <w:dataBinding w:xpath="/elements/element[@objid='01dbf7ac-ba78-42ed-bd03-46d44c5dc9d9']/content[@alias='Operation ATTRIBUTE Name']" w:storeItemID="{D35B6978-45B9-4860-8E6E-EDB6F017D2CB}"/>
                <w:text w:multiLine="1"/>
              </w:sdtPr>
              <w:sdtEndPr/>
              <w:sdtContent>
                <w:customXmlInsRangeEnd w:id="2610"/>
                <w:ins w:id="2611" w:author="peng" w:date="2015-01-26T02:21:00Z">
                  <w:r w:rsidR="00420066">
                    <w:t>getTestN</w:t>
                  </w:r>
                </w:ins>
                <w:customXmlInsRangeStart w:id="2612" w:author="peng" w:date="2015-01-26T02:21:00Z"/>
              </w:sdtContent>
            </w:sdt>
            <w:customXmlInsRangeEnd w:id="2612"/>
            <w:ins w:id="2613" w:author="peng" w:date="2015-01-26T02:21:00Z">
              <w:r w:rsidR="00420066">
                <w:t xml:space="preserve"> ()</w:t>
              </w:r>
            </w:ins>
          </w:p>
        </w:tc>
        <w:tc>
          <w:tcPr>
            <w:tcW w:w="0" w:type="auto"/>
          </w:tcPr>
          <w:p w14:paraId="38B08226"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614" w:author="peng" w:date="2015-01-26T02:21:00Z"/>
              </w:rPr>
            </w:pPr>
            <w:customXmlInsRangeStart w:id="2615" w:author="peng" w:date="2015-01-26T02:21:00Z"/>
            <w:sdt>
              <w:sdtPr>
                <w:alias w:val="Operation NOTE description 0"/>
                <w:tag w:val="01dbf7ac-ba78-42ed-bd03-46d44c5dc9d9"/>
                <w:id w:val="-326903048"/>
                <w:dataBinding w:xpath="/elements/element[@objid='01dbf7ac-ba78-42ed-bd03-46d44c5dc9d9']/content[@alias='Operation NOTE description 0']" w:storeItemID="{D35B6978-45B9-4860-8E6E-EDB6F017D2CB}"/>
                <w:text w:multiLine="1"/>
              </w:sdtPr>
              <w:sdtEndPr/>
              <w:sdtContent>
                <w:customXmlInsRangeEnd w:id="2615"/>
                <w:ins w:id="2616" w:author="peng" w:date="2015-01-26T02:21:00Z">
                  <w:r w:rsidR="00420066">
                    <w:t>return testN</w:t>
                  </w:r>
                </w:ins>
                <w:customXmlInsRangeStart w:id="2617" w:author="peng" w:date="2015-01-26T02:21:00Z"/>
              </w:sdtContent>
            </w:sdt>
            <w:customXmlInsRangeEnd w:id="2617"/>
          </w:p>
        </w:tc>
      </w:tr>
      <w:tr w:rsidR="00420066" w14:paraId="507418F3" w14:textId="77777777" w:rsidTr="00420066">
        <w:trPr>
          <w:jc w:val="both"/>
          <w:ins w:id="261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29576CC" w14:textId="77777777" w:rsidR="00420066" w:rsidRDefault="007D1D13" w:rsidP="00420066">
            <w:pPr>
              <w:rPr>
                <w:ins w:id="2619" w:author="peng" w:date="2015-01-26T02:21:00Z"/>
              </w:rPr>
            </w:pPr>
            <w:customXmlInsRangeStart w:id="2620" w:author="peng" w:date="2015-01-26T02:21:00Z"/>
            <w:sdt>
              <w:sdtPr>
                <w:alias w:val="DataType ATTRIBUTE Name"/>
                <w:tag w:val="00000004-0000-0009-0000-000000000000"/>
                <w:id w:val="-824888964"/>
                <w:dataBinding w:xpath="/elements/element[@objid='00000004-0000-0009-0000-000000000000']/content[@alias='DataType ATTRIBUTE Name']" w:storeItemID="{D35B6978-45B9-4860-8E6E-EDB6F017D2CB}"/>
                <w:text w:multiLine="1"/>
              </w:sdtPr>
              <w:sdtEndPr/>
              <w:sdtContent>
                <w:customXmlInsRangeEnd w:id="2620"/>
                <w:ins w:id="2621" w:author="peng" w:date="2015-01-26T02:21:00Z">
                  <w:r w:rsidR="00420066">
                    <w:t>integer</w:t>
                  </w:r>
                </w:ins>
                <w:customXmlInsRangeStart w:id="2622" w:author="peng" w:date="2015-01-26T02:21:00Z"/>
              </w:sdtContent>
            </w:sdt>
            <w:customXmlInsRangeEnd w:id="2622"/>
            <w:ins w:id="2623" w:author="peng" w:date="2015-01-26T02:21:00Z">
              <w:r w:rsidR="00420066">
                <w:t xml:space="preserve"> </w:t>
              </w:r>
            </w:ins>
            <w:customXmlInsRangeStart w:id="2624" w:author="peng" w:date="2015-01-26T02:21:00Z"/>
            <w:sdt>
              <w:sdtPr>
                <w:alias w:val="Operation ATTRIBUTE Name"/>
                <w:tag w:val="cfbb2b17-f989-4b01-b6a1-114831b55187"/>
                <w:id w:val="-1104412027"/>
                <w:dataBinding w:xpath="/elements/element[@objid='cfbb2b17-f989-4b01-b6a1-114831b55187']/content[@alias='Operation ATTRIBUTE Name']" w:storeItemID="{D35B6978-45B9-4860-8E6E-EDB6F017D2CB}"/>
                <w:text w:multiLine="1"/>
              </w:sdtPr>
              <w:sdtEndPr/>
              <w:sdtContent>
                <w:customXmlInsRangeEnd w:id="2624"/>
                <w:ins w:id="2625" w:author="peng" w:date="2015-01-26T02:21:00Z">
                  <w:r w:rsidR="00420066">
                    <w:t>getAttrN</w:t>
                  </w:r>
                </w:ins>
                <w:customXmlInsRangeStart w:id="2626" w:author="peng" w:date="2015-01-26T02:21:00Z"/>
              </w:sdtContent>
            </w:sdt>
            <w:customXmlInsRangeEnd w:id="2626"/>
            <w:ins w:id="2627" w:author="peng" w:date="2015-01-26T02:21:00Z">
              <w:r w:rsidR="00420066">
                <w:t xml:space="preserve"> ()</w:t>
              </w:r>
            </w:ins>
          </w:p>
        </w:tc>
        <w:tc>
          <w:tcPr>
            <w:tcW w:w="0" w:type="auto"/>
          </w:tcPr>
          <w:p w14:paraId="3AFB298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628" w:author="peng" w:date="2015-01-26T02:21:00Z"/>
              </w:rPr>
            </w:pPr>
            <w:customXmlInsRangeStart w:id="2629" w:author="peng" w:date="2015-01-26T02:21:00Z"/>
            <w:sdt>
              <w:sdtPr>
                <w:alias w:val="Operation NOTE description 0"/>
                <w:tag w:val="cfbb2b17-f989-4b01-b6a1-114831b55187"/>
                <w:id w:val="-210652157"/>
                <w:dataBinding w:xpath="/elements/element[@objid='cfbb2b17-f989-4b01-b6a1-114831b55187']/content[@alias='Operation NOTE description 0']" w:storeItemID="{D35B6978-45B9-4860-8E6E-EDB6F017D2CB}"/>
                <w:text w:multiLine="1"/>
              </w:sdtPr>
              <w:sdtEndPr/>
              <w:sdtContent>
                <w:customXmlInsRangeEnd w:id="2629"/>
                <w:ins w:id="2630" w:author="peng" w:date="2015-01-26T02:21:00Z">
                  <w:r w:rsidR="00420066">
                    <w:t>return attrN</w:t>
                  </w:r>
                </w:ins>
                <w:customXmlInsRangeStart w:id="2631" w:author="peng" w:date="2015-01-26T02:21:00Z"/>
              </w:sdtContent>
            </w:sdt>
            <w:customXmlInsRangeEnd w:id="2631"/>
          </w:p>
        </w:tc>
      </w:tr>
      <w:tr w:rsidR="00420066" w14:paraId="6A8128BE" w14:textId="77777777" w:rsidTr="00420066">
        <w:trPr>
          <w:cnfStyle w:val="000000100000" w:firstRow="0" w:lastRow="0" w:firstColumn="0" w:lastColumn="0" w:oddVBand="0" w:evenVBand="0" w:oddHBand="1" w:evenHBand="0" w:firstRowFirstColumn="0" w:firstRowLastColumn="0" w:lastRowFirstColumn="0" w:lastRowLastColumn="0"/>
          <w:jc w:val="both"/>
          <w:ins w:id="263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0EE0004" w14:textId="77777777" w:rsidR="00420066" w:rsidRDefault="007D1D13" w:rsidP="00420066">
            <w:pPr>
              <w:rPr>
                <w:ins w:id="2633" w:author="peng" w:date="2015-01-26T02:21:00Z"/>
              </w:rPr>
            </w:pPr>
            <w:customXmlInsRangeStart w:id="2634" w:author="peng" w:date="2015-01-26T02:21:00Z"/>
            <w:sdt>
              <w:sdtPr>
                <w:alias w:val="DataType ATTRIBUTE Name"/>
                <w:tag w:val="00000004-0000-0009-0000-000000000000"/>
                <w:id w:val="1145393564"/>
                <w:dataBinding w:xpath="/elements/element[@objid='00000004-0000-0009-0000-000000000000']/content[@alias='DataType ATTRIBUTE Name']" w:storeItemID="{D35B6978-45B9-4860-8E6E-EDB6F017D2CB}"/>
                <w:text w:multiLine="1"/>
              </w:sdtPr>
              <w:sdtEndPr/>
              <w:sdtContent>
                <w:customXmlInsRangeEnd w:id="2634"/>
                <w:ins w:id="2635" w:author="peng" w:date="2015-01-26T02:21:00Z">
                  <w:r w:rsidR="00420066">
                    <w:t>integer</w:t>
                  </w:r>
                </w:ins>
                <w:customXmlInsRangeStart w:id="2636" w:author="peng" w:date="2015-01-26T02:21:00Z"/>
              </w:sdtContent>
            </w:sdt>
            <w:customXmlInsRangeEnd w:id="2636"/>
            <w:ins w:id="2637" w:author="peng" w:date="2015-01-26T02:21:00Z">
              <w:r w:rsidR="00420066">
                <w:t xml:space="preserve"> </w:t>
              </w:r>
            </w:ins>
            <w:customXmlInsRangeStart w:id="2638" w:author="peng" w:date="2015-01-26T02:21:00Z"/>
            <w:sdt>
              <w:sdtPr>
                <w:alias w:val="Operation ATTRIBUTE Name"/>
                <w:tag w:val="f0c21177-ad32-4c85-87ad-4d1c52b15098"/>
                <w:id w:val="354239001"/>
                <w:dataBinding w:xpath="/elements/element[@objid='f0c21177-ad32-4c85-87ad-4d1c52b15098']/content[@alias='Operation ATTRIBUTE Name']" w:storeItemID="{D35B6978-45B9-4860-8E6E-EDB6F017D2CB}"/>
                <w:text w:multiLine="1"/>
              </w:sdtPr>
              <w:sdtEndPr/>
              <w:sdtContent>
                <w:customXmlInsRangeEnd w:id="2638"/>
                <w:ins w:id="2639" w:author="peng" w:date="2015-01-26T02:21:00Z">
                  <w:r w:rsidR="00420066">
                    <w:t>getAttrSampleN</w:t>
                  </w:r>
                </w:ins>
                <w:customXmlInsRangeStart w:id="2640" w:author="peng" w:date="2015-01-26T02:21:00Z"/>
              </w:sdtContent>
            </w:sdt>
            <w:customXmlInsRangeEnd w:id="2640"/>
            <w:ins w:id="2641" w:author="peng" w:date="2015-01-26T02:21:00Z">
              <w:r w:rsidR="00420066">
                <w:t xml:space="preserve"> ()</w:t>
              </w:r>
            </w:ins>
          </w:p>
        </w:tc>
        <w:tc>
          <w:tcPr>
            <w:tcW w:w="0" w:type="auto"/>
          </w:tcPr>
          <w:p w14:paraId="158355D9"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642" w:author="peng" w:date="2015-01-26T02:21:00Z"/>
              </w:rPr>
            </w:pPr>
            <w:customXmlInsRangeStart w:id="2643" w:author="peng" w:date="2015-01-26T02:21:00Z"/>
            <w:sdt>
              <w:sdtPr>
                <w:alias w:val="Operation NOTE description 0"/>
                <w:tag w:val="f0c21177-ad32-4c85-87ad-4d1c52b15098"/>
                <w:id w:val="169611865"/>
                <w:dataBinding w:xpath="/elements/element[@objid='f0c21177-ad32-4c85-87ad-4d1c52b15098']/content[@alias='Operation NOTE description 0']" w:storeItemID="{D35B6978-45B9-4860-8E6E-EDB6F017D2CB}"/>
                <w:text w:multiLine="1"/>
              </w:sdtPr>
              <w:sdtEndPr/>
              <w:sdtContent>
                <w:customXmlInsRangeEnd w:id="2643"/>
                <w:ins w:id="2644" w:author="peng" w:date="2015-01-26T02:21:00Z">
                  <w:r w:rsidR="00420066">
                    <w:t>return attrSampleN</w:t>
                  </w:r>
                </w:ins>
                <w:customXmlInsRangeStart w:id="2645" w:author="peng" w:date="2015-01-26T02:21:00Z"/>
              </w:sdtContent>
            </w:sdt>
            <w:customXmlInsRangeEnd w:id="2645"/>
          </w:p>
        </w:tc>
      </w:tr>
      <w:tr w:rsidR="00420066" w14:paraId="7DFDFBFC" w14:textId="77777777" w:rsidTr="00420066">
        <w:trPr>
          <w:jc w:val="both"/>
          <w:ins w:id="264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804E2BA" w14:textId="77777777" w:rsidR="00420066" w:rsidRDefault="007D1D13" w:rsidP="00420066">
            <w:pPr>
              <w:rPr>
                <w:ins w:id="2647" w:author="peng" w:date="2015-01-26T02:21:00Z"/>
              </w:rPr>
            </w:pPr>
            <w:customXmlInsRangeStart w:id="2648" w:author="peng" w:date="2015-01-26T02:21:00Z"/>
            <w:sdt>
              <w:sdtPr>
                <w:alias w:val="DataType ATTRIBUTE Name"/>
                <w:tag w:val="00000004-0000-0009-0000-000000000000"/>
                <w:id w:val="425843821"/>
                <w:dataBinding w:xpath="/elements/element[@objid='00000004-0000-0009-0000-000000000000']/content[@alias='DataType ATTRIBUTE Name']" w:storeItemID="{D35B6978-45B9-4860-8E6E-EDB6F017D2CB}"/>
                <w:text w:multiLine="1"/>
              </w:sdtPr>
              <w:sdtEndPr/>
              <w:sdtContent>
                <w:customXmlInsRangeEnd w:id="2648"/>
                <w:ins w:id="2649" w:author="peng" w:date="2015-01-26T02:21:00Z">
                  <w:r w:rsidR="00420066">
                    <w:t>integer</w:t>
                  </w:r>
                </w:ins>
                <w:customXmlInsRangeStart w:id="2650" w:author="peng" w:date="2015-01-26T02:21:00Z"/>
              </w:sdtContent>
            </w:sdt>
            <w:customXmlInsRangeEnd w:id="2650"/>
            <w:ins w:id="2651" w:author="peng" w:date="2015-01-26T02:21:00Z">
              <w:r w:rsidR="00420066">
                <w:t xml:space="preserve"> </w:t>
              </w:r>
            </w:ins>
            <w:customXmlInsRangeStart w:id="2652" w:author="peng" w:date="2015-01-26T02:21:00Z"/>
            <w:sdt>
              <w:sdtPr>
                <w:alias w:val="Operation ATTRIBUTE Name"/>
                <w:tag w:val="dd2ac6f9-19d5-4ed5-bf0c-24d862bc34f1"/>
                <w:id w:val="-1346248430"/>
                <w:dataBinding w:xpath="/elements/element[@objid='dd2ac6f9-19d5-4ed5-bf0c-24d862bc34f1']/content[@alias='Operation ATTRIBUTE Name']" w:storeItemID="{D35B6978-45B9-4860-8E6E-EDB6F017D2CB}"/>
                <w:text w:multiLine="1"/>
              </w:sdtPr>
              <w:sdtEndPr/>
              <w:sdtContent>
                <w:customXmlInsRangeEnd w:id="2652"/>
                <w:ins w:id="2653" w:author="peng" w:date="2015-01-26T02:21:00Z">
                  <w:r w:rsidR="00420066">
                    <w:t>getTreeId</w:t>
                  </w:r>
                </w:ins>
                <w:customXmlInsRangeStart w:id="2654" w:author="peng" w:date="2015-01-26T02:21:00Z"/>
              </w:sdtContent>
            </w:sdt>
            <w:customXmlInsRangeEnd w:id="2654"/>
            <w:ins w:id="2655" w:author="peng" w:date="2015-01-26T02:21:00Z">
              <w:r w:rsidR="00420066">
                <w:t xml:space="preserve"> ()</w:t>
              </w:r>
            </w:ins>
          </w:p>
        </w:tc>
        <w:tc>
          <w:tcPr>
            <w:tcW w:w="0" w:type="auto"/>
          </w:tcPr>
          <w:p w14:paraId="6E7AF460"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656" w:author="peng" w:date="2015-01-26T02:21:00Z"/>
              </w:rPr>
            </w:pPr>
            <w:customXmlInsRangeStart w:id="2657" w:author="peng" w:date="2015-01-26T02:21:00Z"/>
            <w:sdt>
              <w:sdtPr>
                <w:alias w:val="Operation NOTE description 0"/>
                <w:tag w:val="dd2ac6f9-19d5-4ed5-bf0c-24d862bc34f1"/>
                <w:id w:val="-408852421"/>
                <w:dataBinding w:xpath="/elements/element[@objid='dd2ac6f9-19d5-4ed5-bf0c-24d862bc34f1']/content[@alias='Operation NOTE description 0']" w:storeItemID="{D35B6978-45B9-4860-8E6E-EDB6F017D2CB}"/>
                <w:text w:multiLine="1"/>
              </w:sdtPr>
              <w:sdtEndPr/>
              <w:sdtContent>
                <w:customXmlInsRangeEnd w:id="2657"/>
                <w:ins w:id="2658" w:author="peng" w:date="2015-01-26T02:21:00Z">
                  <w:r w:rsidR="00420066">
                    <w:t>return treeId</w:t>
                  </w:r>
                </w:ins>
                <w:customXmlInsRangeStart w:id="2659" w:author="peng" w:date="2015-01-26T02:21:00Z"/>
              </w:sdtContent>
            </w:sdt>
            <w:customXmlInsRangeEnd w:id="2659"/>
          </w:p>
        </w:tc>
      </w:tr>
    </w:tbl>
    <w:p w14:paraId="13B8EF28" w14:textId="77777777" w:rsidR="00420066" w:rsidRDefault="00420066" w:rsidP="00420066">
      <w:pPr>
        <w:pStyle w:val="af4"/>
        <w:rPr>
          <w:ins w:id="2660" w:author="peng" w:date="2015-01-26T02:34:00Z"/>
        </w:rPr>
      </w:pPr>
      <w:ins w:id="2661" w:author="peng" w:date="2015-01-26T02:21:00Z">
        <w:r>
          <w:t>Table </w:t>
        </w:r>
        <w:r>
          <w:fldChar w:fldCharType="begin"/>
        </w:r>
        <w:r>
          <w:instrText>SEQ Table \* ARABIC</w:instrText>
        </w:r>
        <w:r>
          <w:fldChar w:fldCharType="separate"/>
        </w:r>
      </w:ins>
      <w:ins w:id="2662" w:author="peng" w:date="2015-01-26T03:23:00Z">
        <w:r w:rsidR="00EA58DD">
          <w:rPr>
            <w:noProof/>
          </w:rPr>
          <w:t>17</w:t>
        </w:r>
      </w:ins>
      <w:ins w:id="2663" w:author="peng" w:date="2015-01-26T02:21:00Z">
        <w:r>
          <w:fldChar w:fldCharType="end"/>
        </w:r>
        <w:r>
          <w:t> Operations of Class "DecisionTree"</w:t>
        </w:r>
      </w:ins>
    </w:p>
    <w:p w14:paraId="34A6911E" w14:textId="77777777" w:rsidR="00520160" w:rsidRDefault="00520160">
      <w:pPr>
        <w:rPr>
          <w:ins w:id="2664" w:author="peng" w:date="2015-01-26T02:34:00Z"/>
        </w:rPr>
        <w:pPrChange w:id="2665" w:author="peng" w:date="2015-01-26T02:34:00Z">
          <w:pPr>
            <w:pStyle w:val="af4"/>
          </w:pPr>
        </w:pPrChange>
      </w:pPr>
    </w:p>
    <w:p w14:paraId="751A0D87" w14:textId="77777777" w:rsidR="00520160" w:rsidRDefault="00520160">
      <w:pPr>
        <w:rPr>
          <w:ins w:id="2666" w:author="peng" w:date="2015-01-26T02:34:00Z"/>
        </w:rPr>
        <w:pPrChange w:id="2667" w:author="peng" w:date="2015-01-26T02:34:00Z">
          <w:pPr>
            <w:pStyle w:val="af4"/>
          </w:pPr>
        </w:pPrChange>
      </w:pPr>
    </w:p>
    <w:p w14:paraId="0385E7E3" w14:textId="77777777" w:rsidR="00520160" w:rsidRPr="00EA58DD" w:rsidRDefault="00520160">
      <w:pPr>
        <w:rPr>
          <w:ins w:id="2668" w:author="peng" w:date="2015-01-26T02:21:00Z"/>
        </w:rPr>
        <w:pPrChange w:id="2669" w:author="peng" w:date="2015-01-26T02:34:00Z">
          <w:pPr>
            <w:pStyle w:val="af4"/>
          </w:pPr>
        </w:pPrChange>
      </w:pPr>
    </w:p>
    <w:tbl>
      <w:tblPr>
        <w:tblStyle w:val="-1"/>
        <w:tblW w:w="5000" w:type="pct"/>
        <w:jc w:val="both"/>
        <w:tblLook w:val="04A0" w:firstRow="1" w:lastRow="0" w:firstColumn="1" w:lastColumn="0" w:noHBand="0" w:noVBand="1"/>
      </w:tblPr>
      <w:tblGrid>
        <w:gridCol w:w="2916"/>
        <w:gridCol w:w="6136"/>
      </w:tblGrid>
      <w:tr w:rsidR="00420066" w14:paraId="1AA75983" w14:textId="77777777" w:rsidTr="00420066">
        <w:trPr>
          <w:cnfStyle w:val="100000000000" w:firstRow="1" w:lastRow="0" w:firstColumn="0" w:lastColumn="0" w:oddVBand="0" w:evenVBand="0" w:oddHBand="0" w:evenHBand="0" w:firstRowFirstColumn="0" w:firstRowLastColumn="0" w:lastRowFirstColumn="0" w:lastRowLastColumn="0"/>
          <w:tblHeader/>
          <w:jc w:val="both"/>
          <w:ins w:id="267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8BB87B5" w14:textId="77777777" w:rsidR="00420066" w:rsidRDefault="00420066" w:rsidP="00420066">
            <w:pPr>
              <w:jc w:val="center"/>
              <w:rPr>
                <w:ins w:id="2671" w:author="peng" w:date="2015-01-26T02:21:00Z"/>
              </w:rPr>
            </w:pPr>
            <w:ins w:id="2672" w:author="peng" w:date="2015-01-26T02:21:00Z">
              <w:r>
                <w:t>Name</w:t>
              </w:r>
            </w:ins>
          </w:p>
        </w:tc>
        <w:tc>
          <w:tcPr>
            <w:tcW w:w="0" w:type="auto"/>
          </w:tcPr>
          <w:p w14:paraId="0D51EABF"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2673" w:author="peng" w:date="2015-01-26T02:21:00Z"/>
              </w:rPr>
            </w:pPr>
            <w:ins w:id="2674" w:author="peng" w:date="2015-01-26T02:21:00Z">
              <w:r>
                <w:t>Description</w:t>
              </w:r>
            </w:ins>
          </w:p>
        </w:tc>
      </w:tr>
      <w:tr w:rsidR="00420066" w14:paraId="3060F87D" w14:textId="77777777" w:rsidTr="00420066">
        <w:trPr>
          <w:cnfStyle w:val="000000100000" w:firstRow="0" w:lastRow="0" w:firstColumn="0" w:lastColumn="0" w:oddVBand="0" w:evenVBand="0" w:oddHBand="1" w:evenHBand="0" w:firstRowFirstColumn="0" w:firstRowLastColumn="0" w:lastRowFirstColumn="0" w:lastRowLastColumn="0"/>
          <w:jc w:val="both"/>
          <w:ins w:id="267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121ABF1" w14:textId="77777777" w:rsidR="00420066" w:rsidRDefault="007D1D13" w:rsidP="00420066">
            <w:pPr>
              <w:rPr>
                <w:ins w:id="2676" w:author="peng" w:date="2015-01-26T02:21:00Z"/>
              </w:rPr>
            </w:pPr>
            <w:customXmlInsRangeStart w:id="2677" w:author="peng" w:date="2015-01-26T02:21:00Z"/>
            <w:sdt>
              <w:sdtPr>
                <w:alias w:val="Attribute ATTRIBUTE Name"/>
                <w:tag w:val="ebb8f3f9-dd89-4d5b-b771-a57032b21977"/>
                <w:id w:val="-70037797"/>
                <w:dataBinding w:xpath="/elements/element[@objid='ebb8f3f9-dd89-4d5b-b771-a57032b21977']/content[@alias='Attribute ATTRIBUTE Name']" w:storeItemID="{D35B6978-45B9-4860-8E6E-EDB6F017D2CB}"/>
                <w:text w:multiLine="1"/>
              </w:sdtPr>
              <w:sdtEndPr/>
              <w:sdtContent>
                <w:customXmlInsRangeEnd w:id="2677"/>
                <w:ins w:id="2678" w:author="peng" w:date="2015-01-26T02:21:00Z">
                  <w:r w:rsidR="00420066">
                    <w:t>dataN</w:t>
                  </w:r>
                </w:ins>
                <w:customXmlInsRangeStart w:id="2679" w:author="peng" w:date="2015-01-26T02:21:00Z"/>
              </w:sdtContent>
            </w:sdt>
            <w:customXmlInsRangeEnd w:id="2679"/>
            <w:ins w:id="2680" w:author="peng" w:date="2015-01-26T02:21:00Z">
              <w:r w:rsidR="00420066">
                <w:t xml:space="preserve"> : [</w:t>
              </w:r>
            </w:ins>
            <w:customXmlInsRangeStart w:id="2681" w:author="peng" w:date="2015-01-26T02:21:00Z"/>
            <w:sdt>
              <w:sdtPr>
                <w:alias w:val="Attribute ATTRIBUTE MultiplicityMin"/>
                <w:tag w:val="ebb8f3f9-dd89-4d5b-b771-a57032b21977"/>
                <w:id w:val="1983661833"/>
                <w:dataBinding w:xpath="/elements/element[@objid='ebb8f3f9-dd89-4d5b-b771-a57032b21977']/content[@alias='Attribute ATTRIBUTE MultiplicityMin']" w:storeItemID="{D35B6978-45B9-4860-8E6E-EDB6F017D2CB}"/>
                <w:text w:multiLine="1"/>
              </w:sdtPr>
              <w:sdtEndPr/>
              <w:sdtContent>
                <w:customXmlInsRangeEnd w:id="2681"/>
                <w:ins w:id="2682" w:author="peng" w:date="2015-01-26T02:21:00Z">
                  <w:r w:rsidR="00420066">
                    <w:t>1</w:t>
                  </w:r>
                </w:ins>
                <w:customXmlInsRangeStart w:id="2683" w:author="peng" w:date="2015-01-26T02:21:00Z"/>
              </w:sdtContent>
            </w:sdt>
            <w:customXmlInsRangeEnd w:id="2683"/>
            <w:ins w:id="2684" w:author="peng" w:date="2015-01-26T02:21:00Z">
              <w:r w:rsidR="00420066">
                <w:t>..</w:t>
              </w:r>
            </w:ins>
            <w:customXmlInsRangeStart w:id="2685" w:author="peng" w:date="2015-01-26T02:21:00Z"/>
            <w:sdt>
              <w:sdtPr>
                <w:alias w:val="Attribute ATTRIBUTE MultiplicityMax"/>
                <w:tag w:val="ebb8f3f9-dd89-4d5b-b771-a57032b21977"/>
                <w:id w:val="1901393295"/>
                <w:dataBinding w:xpath="/elements/element[@objid='ebb8f3f9-dd89-4d5b-b771-a57032b21977']/content[@alias='Attribute ATTRIBUTE MultiplicityMax']" w:storeItemID="{D35B6978-45B9-4860-8E6E-EDB6F017D2CB}"/>
                <w:text w:multiLine="1"/>
              </w:sdtPr>
              <w:sdtEndPr/>
              <w:sdtContent>
                <w:customXmlInsRangeEnd w:id="2685"/>
                <w:ins w:id="2686" w:author="peng" w:date="2015-01-26T02:21:00Z">
                  <w:r w:rsidR="00420066">
                    <w:t>1</w:t>
                  </w:r>
                </w:ins>
                <w:customXmlInsRangeStart w:id="2687" w:author="peng" w:date="2015-01-26T02:21:00Z"/>
              </w:sdtContent>
            </w:sdt>
            <w:customXmlInsRangeEnd w:id="2687"/>
            <w:ins w:id="2688" w:author="peng" w:date="2015-01-26T02:21:00Z">
              <w:r w:rsidR="00420066">
                <w:t xml:space="preserve">] </w:t>
              </w:r>
            </w:ins>
            <w:customXmlInsRangeStart w:id="2689" w:author="peng" w:date="2015-01-26T02:21:00Z"/>
            <w:sdt>
              <w:sdtPr>
                <w:alias w:val="DataType ATTRIBUTE Name"/>
                <w:tag w:val="00000004-0000-0009-0000-000000000000"/>
                <w:id w:val="-371376184"/>
                <w:dataBinding w:xpath="/elements/element[@objid='00000004-0000-0009-0000-000000000000']/content[@alias='DataType ATTRIBUTE Name']" w:storeItemID="{D35B6978-45B9-4860-8E6E-EDB6F017D2CB}"/>
                <w:text w:multiLine="1"/>
              </w:sdtPr>
              <w:sdtEndPr/>
              <w:sdtContent>
                <w:customXmlInsRangeEnd w:id="2689"/>
                <w:ins w:id="2690" w:author="peng" w:date="2015-01-26T02:21:00Z">
                  <w:r w:rsidR="00420066">
                    <w:t>integer</w:t>
                  </w:r>
                </w:ins>
                <w:customXmlInsRangeStart w:id="2691" w:author="peng" w:date="2015-01-26T02:21:00Z"/>
              </w:sdtContent>
            </w:sdt>
            <w:customXmlInsRangeEnd w:id="2691"/>
          </w:p>
        </w:tc>
        <w:tc>
          <w:tcPr>
            <w:tcW w:w="0" w:type="auto"/>
          </w:tcPr>
          <w:p w14:paraId="23CDFC9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692" w:author="peng" w:date="2015-01-26T02:21:00Z"/>
              </w:rPr>
            </w:pPr>
            <w:customXmlInsRangeStart w:id="2693" w:author="peng" w:date="2015-01-26T02:21:00Z"/>
            <w:sdt>
              <w:sdtPr>
                <w:alias w:val="Attribute NOTE description 0"/>
                <w:tag w:val="ebb8f3f9-dd89-4d5b-b771-a57032b21977"/>
                <w:id w:val="893696441"/>
                <w:dataBinding w:xpath="/elements/element[@objid='ebb8f3f9-dd89-4d5b-b771-a57032b21977']/content[@alias='Attribute NOTE description 0']" w:storeItemID="{D35B6978-45B9-4860-8E6E-EDB6F017D2CB}"/>
                <w:text w:multiLine="1"/>
              </w:sdtPr>
              <w:sdtEndPr/>
              <w:sdtContent>
                <w:customXmlInsRangeEnd w:id="2693"/>
                <w:ins w:id="2694" w:author="peng" w:date="2015-01-26T02:21:00Z">
                  <w:r w:rsidR="00420066">
                    <w:t>total size of the data (training and testing)</w:t>
                  </w:r>
                </w:ins>
                <w:customXmlInsRangeStart w:id="2695" w:author="peng" w:date="2015-01-26T02:21:00Z"/>
              </w:sdtContent>
            </w:sdt>
            <w:customXmlInsRangeEnd w:id="2695"/>
          </w:p>
        </w:tc>
      </w:tr>
      <w:tr w:rsidR="00420066" w14:paraId="3CF56B68" w14:textId="77777777" w:rsidTr="00420066">
        <w:trPr>
          <w:jc w:val="both"/>
          <w:ins w:id="269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329AB01" w14:textId="77777777" w:rsidR="00420066" w:rsidRDefault="007D1D13" w:rsidP="00420066">
            <w:pPr>
              <w:rPr>
                <w:ins w:id="2697" w:author="peng" w:date="2015-01-26T02:21:00Z"/>
              </w:rPr>
            </w:pPr>
            <w:customXmlInsRangeStart w:id="2698" w:author="peng" w:date="2015-01-26T02:21:00Z"/>
            <w:sdt>
              <w:sdtPr>
                <w:alias w:val="Attribute ATTRIBUTE Name"/>
                <w:tag w:val="0e6e5a8a-cb9a-426f-99dd-bbc8cd785220"/>
                <w:id w:val="1331328278"/>
                <w:dataBinding w:xpath="/elements/element[@objid='0e6e5a8a-cb9a-426f-99dd-bbc8cd785220']/content[@alias='Attribute ATTRIBUTE Name']" w:storeItemID="{D35B6978-45B9-4860-8E6E-EDB6F017D2CB}"/>
                <w:text w:multiLine="1"/>
              </w:sdtPr>
              <w:sdtEndPr/>
              <w:sdtContent>
                <w:customXmlInsRangeEnd w:id="2698"/>
                <w:ins w:id="2699" w:author="peng" w:date="2015-01-26T02:21:00Z">
                  <w:r w:rsidR="00420066">
                    <w:t>trainN</w:t>
                  </w:r>
                </w:ins>
                <w:customXmlInsRangeStart w:id="2700" w:author="peng" w:date="2015-01-26T02:21:00Z"/>
              </w:sdtContent>
            </w:sdt>
            <w:customXmlInsRangeEnd w:id="2700"/>
            <w:ins w:id="2701" w:author="peng" w:date="2015-01-26T02:21:00Z">
              <w:r w:rsidR="00420066">
                <w:t xml:space="preserve"> : [</w:t>
              </w:r>
            </w:ins>
            <w:customXmlInsRangeStart w:id="2702" w:author="peng" w:date="2015-01-26T02:21:00Z"/>
            <w:sdt>
              <w:sdtPr>
                <w:alias w:val="Attribute ATTRIBUTE MultiplicityMin"/>
                <w:tag w:val="0e6e5a8a-cb9a-426f-99dd-bbc8cd785220"/>
                <w:id w:val="885538964"/>
                <w:dataBinding w:xpath="/elements/element[@objid='0e6e5a8a-cb9a-426f-99dd-bbc8cd785220']/content[@alias='Attribute ATTRIBUTE MultiplicityMin']" w:storeItemID="{D35B6978-45B9-4860-8E6E-EDB6F017D2CB}"/>
                <w:text w:multiLine="1"/>
              </w:sdtPr>
              <w:sdtEndPr/>
              <w:sdtContent>
                <w:customXmlInsRangeEnd w:id="2702"/>
                <w:ins w:id="2703" w:author="peng" w:date="2015-01-26T02:21:00Z">
                  <w:r w:rsidR="00420066">
                    <w:t>1</w:t>
                  </w:r>
                </w:ins>
                <w:customXmlInsRangeStart w:id="2704" w:author="peng" w:date="2015-01-26T02:21:00Z"/>
              </w:sdtContent>
            </w:sdt>
            <w:customXmlInsRangeEnd w:id="2704"/>
            <w:ins w:id="2705" w:author="peng" w:date="2015-01-26T02:21:00Z">
              <w:r w:rsidR="00420066">
                <w:t>..</w:t>
              </w:r>
            </w:ins>
            <w:customXmlInsRangeStart w:id="2706" w:author="peng" w:date="2015-01-26T02:21:00Z"/>
            <w:sdt>
              <w:sdtPr>
                <w:alias w:val="Attribute ATTRIBUTE MultiplicityMax"/>
                <w:tag w:val="0e6e5a8a-cb9a-426f-99dd-bbc8cd785220"/>
                <w:id w:val="-1221582072"/>
                <w:dataBinding w:xpath="/elements/element[@objid='0e6e5a8a-cb9a-426f-99dd-bbc8cd785220']/content[@alias='Attribute ATTRIBUTE MultiplicityMax']" w:storeItemID="{D35B6978-45B9-4860-8E6E-EDB6F017D2CB}"/>
                <w:text w:multiLine="1"/>
              </w:sdtPr>
              <w:sdtEndPr/>
              <w:sdtContent>
                <w:customXmlInsRangeEnd w:id="2706"/>
                <w:ins w:id="2707" w:author="peng" w:date="2015-01-26T02:21:00Z">
                  <w:r w:rsidR="00420066">
                    <w:t>1</w:t>
                  </w:r>
                </w:ins>
                <w:customXmlInsRangeStart w:id="2708" w:author="peng" w:date="2015-01-26T02:21:00Z"/>
              </w:sdtContent>
            </w:sdt>
            <w:customXmlInsRangeEnd w:id="2708"/>
            <w:ins w:id="2709" w:author="peng" w:date="2015-01-26T02:21:00Z">
              <w:r w:rsidR="00420066">
                <w:t xml:space="preserve">] </w:t>
              </w:r>
            </w:ins>
            <w:customXmlInsRangeStart w:id="2710" w:author="peng" w:date="2015-01-26T02:21:00Z"/>
            <w:sdt>
              <w:sdtPr>
                <w:alias w:val="DataType ATTRIBUTE Name"/>
                <w:tag w:val="00000004-0000-0009-0000-000000000000"/>
                <w:id w:val="1213546630"/>
                <w:dataBinding w:xpath="/elements/element[@objid='00000004-0000-0009-0000-000000000000']/content[@alias='DataType ATTRIBUTE Name']" w:storeItemID="{D35B6978-45B9-4860-8E6E-EDB6F017D2CB}"/>
                <w:text w:multiLine="1"/>
              </w:sdtPr>
              <w:sdtEndPr/>
              <w:sdtContent>
                <w:customXmlInsRangeEnd w:id="2710"/>
                <w:ins w:id="2711" w:author="peng" w:date="2015-01-26T02:21:00Z">
                  <w:r w:rsidR="00420066">
                    <w:t>integer</w:t>
                  </w:r>
                </w:ins>
                <w:customXmlInsRangeStart w:id="2712" w:author="peng" w:date="2015-01-26T02:21:00Z"/>
              </w:sdtContent>
            </w:sdt>
            <w:customXmlInsRangeEnd w:id="2712"/>
          </w:p>
        </w:tc>
        <w:tc>
          <w:tcPr>
            <w:tcW w:w="0" w:type="auto"/>
          </w:tcPr>
          <w:p w14:paraId="409205CD" w14:textId="0DC568C0" w:rsidR="00420066" w:rsidRDefault="007D1D13" w:rsidP="00420066">
            <w:pPr>
              <w:cnfStyle w:val="000000000000" w:firstRow="0" w:lastRow="0" w:firstColumn="0" w:lastColumn="0" w:oddVBand="0" w:evenVBand="0" w:oddHBand="0" w:evenHBand="0" w:firstRowFirstColumn="0" w:firstRowLastColumn="0" w:lastRowFirstColumn="0" w:lastRowLastColumn="0"/>
              <w:rPr>
                <w:ins w:id="2713" w:author="peng" w:date="2015-01-26T02:21:00Z"/>
              </w:rPr>
            </w:pPr>
            <w:customXmlInsRangeStart w:id="2714" w:author="peng" w:date="2015-01-26T02:21:00Z"/>
            <w:sdt>
              <w:sdtPr>
                <w:alias w:val="Attribute NOTE description 0"/>
                <w:tag w:val="0e6e5a8a-cb9a-426f-99dd-bbc8cd785220"/>
                <w:id w:val="-1267080019"/>
                <w:dataBinding w:xpath="/elements/element[@objid='0e6e5a8a-cb9a-426f-99dd-bbc8cd785220']/content[@alias='Attribute NOTE description 0']" w:storeItemID="{D35B6978-45B9-4860-8E6E-EDB6F017D2CB}"/>
                <w:text w:multiLine="1"/>
              </w:sdtPr>
              <w:sdtEndPr/>
              <w:sdtContent>
                <w:customXmlInsRangeEnd w:id="2714"/>
                <w:ins w:id="2715" w:author="peng" w:date="2015-01-26T02:21:00Z">
                  <w:r w:rsidR="00420066">
                    <w:rPr>
                      <w:rFonts w:hint="eastAsia"/>
                      <w:lang w:eastAsia="zh-TW"/>
                    </w:rPr>
                    <w:t>size of the bootstrap samples to train (assigned by RFLearner)</w:t>
                  </w:r>
                </w:ins>
                <w:customXmlInsRangeStart w:id="2716" w:author="peng" w:date="2015-01-26T02:21:00Z"/>
              </w:sdtContent>
            </w:sdt>
            <w:customXmlInsRangeEnd w:id="2716"/>
          </w:p>
        </w:tc>
      </w:tr>
      <w:tr w:rsidR="00420066" w14:paraId="3BB08210" w14:textId="77777777" w:rsidTr="00420066">
        <w:trPr>
          <w:cnfStyle w:val="000000100000" w:firstRow="0" w:lastRow="0" w:firstColumn="0" w:lastColumn="0" w:oddVBand="0" w:evenVBand="0" w:oddHBand="1" w:evenHBand="0" w:firstRowFirstColumn="0" w:firstRowLastColumn="0" w:lastRowFirstColumn="0" w:lastRowLastColumn="0"/>
          <w:jc w:val="both"/>
          <w:ins w:id="271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E2637C5" w14:textId="514CC08B" w:rsidR="00420066" w:rsidRDefault="007D1D13" w:rsidP="00420066">
            <w:pPr>
              <w:rPr>
                <w:ins w:id="2718" w:author="peng" w:date="2015-01-26T02:21:00Z"/>
              </w:rPr>
            </w:pPr>
            <w:customXmlInsRangeStart w:id="2719" w:author="peng" w:date="2015-01-26T02:21:00Z"/>
            <w:sdt>
              <w:sdtPr>
                <w:alias w:val="Attribute ATTRIBUTE Name"/>
                <w:tag w:val="c8d51bcf-a123-439a-a3af-27758281545f"/>
                <w:id w:val="717098431"/>
                <w:dataBinding w:xpath="/elements/element[@objid='c8d51bcf-a123-439a-a3af-27758281545f']/content[@alias='Attribute ATTRIBUTE Name']" w:storeItemID="{D35B6978-45B9-4860-8E6E-EDB6F017D2CB}"/>
                <w:text w:multiLine="1"/>
              </w:sdtPr>
              <w:sdtEndPr/>
              <w:sdtContent>
                <w:customXmlInsRangeEnd w:id="2719"/>
                <w:ins w:id="2720" w:author="peng" w:date="2015-01-26T02:21:00Z">
                  <w:r w:rsidR="00420066">
                    <w:rPr>
                      <w:rFonts w:hint="eastAsia"/>
                      <w:lang w:eastAsia="zh-TW"/>
                    </w:rPr>
                    <w:t>attrN</w:t>
                  </w:r>
                </w:ins>
                <w:customXmlInsRangeStart w:id="2721" w:author="peng" w:date="2015-01-26T02:21:00Z"/>
              </w:sdtContent>
            </w:sdt>
            <w:customXmlInsRangeEnd w:id="2721"/>
            <w:ins w:id="2722" w:author="peng" w:date="2015-01-26T02:21:00Z">
              <w:r w:rsidR="00420066">
                <w:t xml:space="preserve"> : [</w:t>
              </w:r>
            </w:ins>
            <w:customXmlInsRangeStart w:id="2723" w:author="peng" w:date="2015-01-26T02:21:00Z"/>
            <w:sdt>
              <w:sdtPr>
                <w:alias w:val="Attribute ATTRIBUTE MultiplicityMin"/>
                <w:tag w:val="c8d51bcf-a123-439a-a3af-27758281545f"/>
                <w:id w:val="-1282333333"/>
                <w:dataBinding w:xpath="/elements/element[@objid='c8d51bcf-a123-439a-a3af-27758281545f']/content[@alias='Attribute ATTRIBUTE MultiplicityMin']" w:storeItemID="{D35B6978-45B9-4860-8E6E-EDB6F017D2CB}"/>
                <w:text w:multiLine="1"/>
              </w:sdtPr>
              <w:sdtEndPr/>
              <w:sdtContent>
                <w:customXmlInsRangeEnd w:id="2723"/>
                <w:ins w:id="2724" w:author="peng" w:date="2015-01-26T02:21:00Z">
                  <w:r w:rsidR="00420066">
                    <w:t>1</w:t>
                  </w:r>
                </w:ins>
                <w:customXmlInsRangeStart w:id="2725" w:author="peng" w:date="2015-01-26T02:21:00Z"/>
              </w:sdtContent>
            </w:sdt>
            <w:customXmlInsRangeEnd w:id="2725"/>
            <w:ins w:id="2726" w:author="peng" w:date="2015-01-26T02:21:00Z">
              <w:r w:rsidR="00420066">
                <w:t>..</w:t>
              </w:r>
            </w:ins>
            <w:customXmlInsRangeStart w:id="2727" w:author="peng" w:date="2015-01-26T02:21:00Z"/>
            <w:sdt>
              <w:sdtPr>
                <w:alias w:val="Attribute ATTRIBUTE MultiplicityMax"/>
                <w:tag w:val="c8d51bcf-a123-439a-a3af-27758281545f"/>
                <w:id w:val="-1165851291"/>
                <w:dataBinding w:xpath="/elements/element[@objid='c8d51bcf-a123-439a-a3af-27758281545f']/content[@alias='Attribute ATTRIBUTE MultiplicityMax']" w:storeItemID="{D35B6978-45B9-4860-8E6E-EDB6F017D2CB}"/>
                <w:text w:multiLine="1"/>
              </w:sdtPr>
              <w:sdtEndPr/>
              <w:sdtContent>
                <w:customXmlInsRangeEnd w:id="2727"/>
                <w:ins w:id="2728" w:author="peng" w:date="2015-01-26T02:21:00Z">
                  <w:r w:rsidR="00420066">
                    <w:t>1</w:t>
                  </w:r>
                </w:ins>
                <w:customXmlInsRangeStart w:id="2729" w:author="peng" w:date="2015-01-26T02:21:00Z"/>
              </w:sdtContent>
            </w:sdt>
            <w:customXmlInsRangeEnd w:id="2729"/>
            <w:ins w:id="2730" w:author="peng" w:date="2015-01-26T02:21:00Z">
              <w:r w:rsidR="00420066">
                <w:t xml:space="preserve">] </w:t>
              </w:r>
            </w:ins>
            <w:customXmlInsRangeStart w:id="2731" w:author="peng" w:date="2015-01-26T02:21:00Z"/>
            <w:sdt>
              <w:sdtPr>
                <w:alias w:val="DataType ATTRIBUTE Name"/>
                <w:tag w:val="00000004-0000-0009-0000-000000000000"/>
                <w:id w:val="-806699699"/>
                <w:dataBinding w:xpath="/elements/element[@objid='00000004-0000-0009-0000-000000000000']/content[@alias='DataType ATTRIBUTE Name']" w:storeItemID="{D35B6978-45B9-4860-8E6E-EDB6F017D2CB}"/>
                <w:text w:multiLine="1"/>
              </w:sdtPr>
              <w:sdtEndPr/>
              <w:sdtContent>
                <w:customXmlInsRangeEnd w:id="2731"/>
                <w:ins w:id="2732" w:author="peng" w:date="2015-01-26T02:21:00Z">
                  <w:r w:rsidR="00420066">
                    <w:t>integer</w:t>
                  </w:r>
                </w:ins>
                <w:customXmlInsRangeStart w:id="2733" w:author="peng" w:date="2015-01-26T02:21:00Z"/>
              </w:sdtContent>
            </w:sdt>
            <w:customXmlInsRangeEnd w:id="2733"/>
          </w:p>
        </w:tc>
        <w:tc>
          <w:tcPr>
            <w:tcW w:w="0" w:type="auto"/>
          </w:tcPr>
          <w:p w14:paraId="0B3642E2" w14:textId="5D83BDBB" w:rsidR="00420066" w:rsidRDefault="007D1D13" w:rsidP="00420066">
            <w:pPr>
              <w:cnfStyle w:val="000000100000" w:firstRow="0" w:lastRow="0" w:firstColumn="0" w:lastColumn="0" w:oddVBand="0" w:evenVBand="0" w:oddHBand="1" w:evenHBand="0" w:firstRowFirstColumn="0" w:firstRowLastColumn="0" w:lastRowFirstColumn="0" w:lastRowLastColumn="0"/>
              <w:rPr>
                <w:ins w:id="2734" w:author="peng" w:date="2015-01-26T02:21:00Z"/>
              </w:rPr>
            </w:pPr>
            <w:customXmlInsRangeStart w:id="2735" w:author="peng" w:date="2015-01-26T02:21:00Z"/>
            <w:sdt>
              <w:sdtPr>
                <w:alias w:val="Attribute NOTE description 0"/>
                <w:tag w:val="c8d51bcf-a123-439a-a3af-27758281545f"/>
                <w:id w:val="-1589759608"/>
                <w:dataBinding w:xpath="/elements/element[@objid='c8d51bcf-a123-439a-a3af-27758281545f']/content[@alias='Attribute NOTE description 0']" w:storeItemID="{D35B6978-45B9-4860-8E6E-EDB6F017D2CB}"/>
                <w:text w:multiLine="1"/>
              </w:sdtPr>
              <w:sdtEndPr/>
              <w:sdtContent>
                <w:customXmlInsRangeEnd w:id="2735"/>
                <w:ins w:id="2736" w:author="peng" w:date="2015-01-26T02:21:00Z">
                  <w:r w:rsidR="00420066">
                    <w:rPr>
                      <w:rFonts w:hint="eastAsia"/>
                      <w:lang w:eastAsia="zh-TW"/>
                    </w:rPr>
                    <w:t>size of the attributes to train (assigned by RFLearner)</w:t>
                  </w:r>
                </w:ins>
                <w:customXmlInsRangeStart w:id="2737" w:author="peng" w:date="2015-01-26T02:21:00Z"/>
              </w:sdtContent>
            </w:sdt>
            <w:customXmlInsRangeEnd w:id="2737"/>
          </w:p>
        </w:tc>
      </w:tr>
      <w:tr w:rsidR="00420066" w14:paraId="45CBCBE4" w14:textId="77777777" w:rsidTr="00420066">
        <w:trPr>
          <w:jc w:val="both"/>
          <w:ins w:id="273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D7A6EDC" w14:textId="77777777" w:rsidR="00420066" w:rsidRDefault="007D1D13" w:rsidP="00420066">
            <w:pPr>
              <w:rPr>
                <w:ins w:id="2739" w:author="peng" w:date="2015-01-26T02:21:00Z"/>
              </w:rPr>
            </w:pPr>
            <w:customXmlInsRangeStart w:id="2740" w:author="peng" w:date="2015-01-26T02:21:00Z"/>
            <w:sdt>
              <w:sdtPr>
                <w:alias w:val="Attribute ATTRIBUTE Name"/>
                <w:tag w:val="21edd323-6522-430a-b669-ee919527a2ae"/>
                <w:id w:val="2042624568"/>
                <w:dataBinding w:xpath="/elements/element[@objid='21edd323-6522-430a-b669-ee919527a2ae']/content[@alias='Attribute ATTRIBUTE Name']" w:storeItemID="{D35B6978-45B9-4860-8E6E-EDB6F017D2CB}"/>
                <w:text w:multiLine="1"/>
              </w:sdtPr>
              <w:sdtEndPr/>
              <w:sdtContent>
                <w:customXmlInsRangeEnd w:id="2740"/>
                <w:ins w:id="2741" w:author="peng" w:date="2015-01-26T02:21:00Z">
                  <w:r w:rsidR="00420066">
                    <w:t>attrN</w:t>
                  </w:r>
                </w:ins>
                <w:customXmlInsRangeStart w:id="2742" w:author="peng" w:date="2015-01-26T02:21:00Z"/>
              </w:sdtContent>
            </w:sdt>
            <w:customXmlInsRangeEnd w:id="2742"/>
            <w:ins w:id="2743" w:author="peng" w:date="2015-01-26T02:21:00Z">
              <w:r w:rsidR="00420066">
                <w:t xml:space="preserve"> : [</w:t>
              </w:r>
            </w:ins>
            <w:customXmlInsRangeStart w:id="2744" w:author="peng" w:date="2015-01-26T02:21:00Z"/>
            <w:sdt>
              <w:sdtPr>
                <w:alias w:val="Attribute ATTRIBUTE MultiplicityMin"/>
                <w:tag w:val="21edd323-6522-430a-b669-ee919527a2ae"/>
                <w:id w:val="-1773002598"/>
                <w:dataBinding w:xpath="/elements/element[@objid='21edd323-6522-430a-b669-ee919527a2ae']/content[@alias='Attribute ATTRIBUTE MultiplicityMin']" w:storeItemID="{D35B6978-45B9-4860-8E6E-EDB6F017D2CB}"/>
                <w:text w:multiLine="1"/>
              </w:sdtPr>
              <w:sdtEndPr/>
              <w:sdtContent>
                <w:customXmlInsRangeEnd w:id="2744"/>
                <w:ins w:id="2745" w:author="peng" w:date="2015-01-26T02:21:00Z">
                  <w:r w:rsidR="00420066">
                    <w:t>1</w:t>
                  </w:r>
                </w:ins>
                <w:customXmlInsRangeStart w:id="2746" w:author="peng" w:date="2015-01-26T02:21:00Z"/>
              </w:sdtContent>
            </w:sdt>
            <w:customXmlInsRangeEnd w:id="2746"/>
            <w:ins w:id="2747" w:author="peng" w:date="2015-01-26T02:21:00Z">
              <w:r w:rsidR="00420066">
                <w:t>..</w:t>
              </w:r>
            </w:ins>
            <w:customXmlInsRangeStart w:id="2748" w:author="peng" w:date="2015-01-26T02:21:00Z"/>
            <w:sdt>
              <w:sdtPr>
                <w:alias w:val="Attribute ATTRIBUTE MultiplicityMax"/>
                <w:tag w:val="21edd323-6522-430a-b669-ee919527a2ae"/>
                <w:id w:val="110643193"/>
                <w:dataBinding w:xpath="/elements/element[@objid='21edd323-6522-430a-b669-ee919527a2ae']/content[@alias='Attribute ATTRIBUTE MultiplicityMax']" w:storeItemID="{D35B6978-45B9-4860-8E6E-EDB6F017D2CB}"/>
                <w:text w:multiLine="1"/>
              </w:sdtPr>
              <w:sdtEndPr/>
              <w:sdtContent>
                <w:customXmlInsRangeEnd w:id="2748"/>
                <w:ins w:id="2749" w:author="peng" w:date="2015-01-26T02:21:00Z">
                  <w:r w:rsidR="00420066">
                    <w:t>1</w:t>
                  </w:r>
                </w:ins>
                <w:customXmlInsRangeStart w:id="2750" w:author="peng" w:date="2015-01-26T02:21:00Z"/>
              </w:sdtContent>
            </w:sdt>
            <w:customXmlInsRangeEnd w:id="2750"/>
            <w:ins w:id="2751" w:author="peng" w:date="2015-01-26T02:21:00Z">
              <w:r w:rsidR="00420066">
                <w:t xml:space="preserve">] </w:t>
              </w:r>
            </w:ins>
            <w:customXmlInsRangeStart w:id="2752" w:author="peng" w:date="2015-01-26T02:21:00Z"/>
            <w:sdt>
              <w:sdtPr>
                <w:alias w:val="DataType ATTRIBUTE Name"/>
                <w:tag w:val="00000004-0000-0009-0000-000000000000"/>
                <w:id w:val="1762785834"/>
                <w:dataBinding w:xpath="/elements/element[@objid='00000004-0000-0009-0000-000000000000']/content[@alias='DataType ATTRIBUTE Name']" w:storeItemID="{D35B6978-45B9-4860-8E6E-EDB6F017D2CB}"/>
                <w:text w:multiLine="1"/>
              </w:sdtPr>
              <w:sdtEndPr/>
              <w:sdtContent>
                <w:customXmlInsRangeEnd w:id="2752"/>
                <w:ins w:id="2753" w:author="peng" w:date="2015-01-26T02:21:00Z">
                  <w:r w:rsidR="00420066">
                    <w:t>integer</w:t>
                  </w:r>
                </w:ins>
                <w:customXmlInsRangeStart w:id="2754" w:author="peng" w:date="2015-01-26T02:21:00Z"/>
              </w:sdtContent>
            </w:sdt>
            <w:customXmlInsRangeEnd w:id="2754"/>
          </w:p>
        </w:tc>
        <w:tc>
          <w:tcPr>
            <w:tcW w:w="0" w:type="auto"/>
          </w:tcPr>
          <w:p w14:paraId="5CFBDFF6"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755" w:author="peng" w:date="2015-01-26T02:21:00Z"/>
              </w:rPr>
            </w:pPr>
            <w:customXmlInsRangeStart w:id="2756" w:author="peng" w:date="2015-01-26T02:21:00Z"/>
            <w:sdt>
              <w:sdtPr>
                <w:alias w:val="Attribute NOTE description 0"/>
                <w:tag w:val="21edd323-6522-430a-b669-ee919527a2ae"/>
                <w:id w:val="-2081814413"/>
                <w:dataBinding w:xpath="/elements/element[@objid='21edd323-6522-430a-b669-ee919527a2ae']/content[@alias='Attribute NOTE description 0']" w:storeItemID="{D35B6978-45B9-4860-8E6E-EDB6F017D2CB}"/>
                <w:text w:multiLine="1"/>
              </w:sdtPr>
              <w:sdtEndPr/>
              <w:sdtContent>
                <w:customXmlInsRangeEnd w:id="2756"/>
                <w:ins w:id="2757" w:author="peng" w:date="2015-01-26T02:21:00Z">
                  <w:r w:rsidR="00420066">
                    <w:t>size of all attributes</w:t>
                  </w:r>
                </w:ins>
                <w:customXmlInsRangeStart w:id="2758" w:author="peng" w:date="2015-01-26T02:21:00Z"/>
              </w:sdtContent>
            </w:sdt>
            <w:customXmlInsRangeEnd w:id="2758"/>
          </w:p>
        </w:tc>
      </w:tr>
      <w:tr w:rsidR="00420066" w14:paraId="5CAA367D" w14:textId="77777777" w:rsidTr="00420066">
        <w:trPr>
          <w:cnfStyle w:val="000000100000" w:firstRow="0" w:lastRow="0" w:firstColumn="0" w:lastColumn="0" w:oddVBand="0" w:evenVBand="0" w:oddHBand="1" w:evenHBand="0" w:firstRowFirstColumn="0" w:firstRowLastColumn="0" w:lastRowFirstColumn="0" w:lastRowLastColumn="0"/>
          <w:jc w:val="both"/>
          <w:ins w:id="275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659B668" w14:textId="77777777" w:rsidR="00420066" w:rsidRDefault="007D1D13" w:rsidP="00420066">
            <w:pPr>
              <w:rPr>
                <w:ins w:id="2760" w:author="peng" w:date="2015-01-26T02:21:00Z"/>
              </w:rPr>
            </w:pPr>
            <w:customXmlInsRangeStart w:id="2761" w:author="peng" w:date="2015-01-26T02:21:00Z"/>
            <w:sdt>
              <w:sdtPr>
                <w:alias w:val="Attribute ATTRIBUTE Name"/>
                <w:tag w:val="14874f48-8260-4c91-bef2-591d07b585c1"/>
                <w:id w:val="1657336816"/>
                <w:dataBinding w:xpath="/elements/element[@objid='14874f48-8260-4c91-bef2-591d07b585c1']/content[@alias='Attribute ATTRIBUTE Name']" w:storeItemID="{D35B6978-45B9-4860-8E6E-EDB6F017D2CB}"/>
                <w:text w:multiLine="1"/>
              </w:sdtPr>
              <w:sdtEndPr/>
              <w:sdtContent>
                <w:customXmlInsRangeEnd w:id="2761"/>
                <w:ins w:id="2762" w:author="peng" w:date="2015-01-26T02:21:00Z">
                  <w:r w:rsidR="00420066">
                    <w:t>attrSampleN</w:t>
                  </w:r>
                </w:ins>
                <w:customXmlInsRangeStart w:id="2763" w:author="peng" w:date="2015-01-26T02:21:00Z"/>
              </w:sdtContent>
            </w:sdt>
            <w:customXmlInsRangeEnd w:id="2763"/>
            <w:ins w:id="2764" w:author="peng" w:date="2015-01-26T02:21:00Z">
              <w:r w:rsidR="00420066">
                <w:t xml:space="preserve"> : [</w:t>
              </w:r>
            </w:ins>
            <w:customXmlInsRangeStart w:id="2765" w:author="peng" w:date="2015-01-26T02:21:00Z"/>
            <w:sdt>
              <w:sdtPr>
                <w:alias w:val="Attribute ATTRIBUTE MultiplicityMin"/>
                <w:tag w:val="14874f48-8260-4c91-bef2-591d07b585c1"/>
                <w:id w:val="-1598170232"/>
                <w:dataBinding w:xpath="/elements/element[@objid='14874f48-8260-4c91-bef2-591d07b585c1']/content[@alias='Attribute ATTRIBUTE MultiplicityMin']" w:storeItemID="{D35B6978-45B9-4860-8E6E-EDB6F017D2CB}"/>
                <w:text w:multiLine="1"/>
              </w:sdtPr>
              <w:sdtEndPr/>
              <w:sdtContent>
                <w:customXmlInsRangeEnd w:id="2765"/>
                <w:ins w:id="2766" w:author="peng" w:date="2015-01-26T02:21:00Z">
                  <w:r w:rsidR="00420066">
                    <w:t>1</w:t>
                  </w:r>
                </w:ins>
                <w:customXmlInsRangeStart w:id="2767" w:author="peng" w:date="2015-01-26T02:21:00Z"/>
              </w:sdtContent>
            </w:sdt>
            <w:customXmlInsRangeEnd w:id="2767"/>
            <w:ins w:id="2768" w:author="peng" w:date="2015-01-26T02:21:00Z">
              <w:r w:rsidR="00420066">
                <w:t>..</w:t>
              </w:r>
            </w:ins>
            <w:customXmlInsRangeStart w:id="2769" w:author="peng" w:date="2015-01-26T02:21:00Z"/>
            <w:sdt>
              <w:sdtPr>
                <w:alias w:val="Attribute ATTRIBUTE MultiplicityMax"/>
                <w:tag w:val="14874f48-8260-4c91-bef2-591d07b585c1"/>
                <w:id w:val="1509327203"/>
                <w:dataBinding w:xpath="/elements/element[@objid='14874f48-8260-4c91-bef2-591d07b585c1']/content[@alias='Attribute ATTRIBUTE MultiplicityMax']" w:storeItemID="{D35B6978-45B9-4860-8E6E-EDB6F017D2CB}"/>
                <w:text w:multiLine="1"/>
              </w:sdtPr>
              <w:sdtEndPr/>
              <w:sdtContent>
                <w:customXmlInsRangeEnd w:id="2769"/>
                <w:ins w:id="2770" w:author="peng" w:date="2015-01-26T02:21:00Z">
                  <w:r w:rsidR="00420066">
                    <w:t>1</w:t>
                  </w:r>
                </w:ins>
                <w:customXmlInsRangeStart w:id="2771" w:author="peng" w:date="2015-01-26T02:21:00Z"/>
              </w:sdtContent>
            </w:sdt>
            <w:customXmlInsRangeEnd w:id="2771"/>
            <w:ins w:id="2772" w:author="peng" w:date="2015-01-26T02:21:00Z">
              <w:r w:rsidR="00420066">
                <w:t xml:space="preserve">] </w:t>
              </w:r>
            </w:ins>
            <w:customXmlInsRangeStart w:id="2773" w:author="peng" w:date="2015-01-26T02:21:00Z"/>
            <w:sdt>
              <w:sdtPr>
                <w:alias w:val="DataType ATTRIBUTE Name"/>
                <w:tag w:val="00000004-0000-0009-0000-000000000000"/>
                <w:id w:val="287324725"/>
                <w:dataBinding w:xpath="/elements/element[@objid='00000004-0000-0009-0000-000000000000']/content[@alias='DataType ATTRIBUTE Name']" w:storeItemID="{D35B6978-45B9-4860-8E6E-EDB6F017D2CB}"/>
                <w:text w:multiLine="1"/>
              </w:sdtPr>
              <w:sdtEndPr/>
              <w:sdtContent>
                <w:customXmlInsRangeEnd w:id="2773"/>
                <w:ins w:id="2774" w:author="peng" w:date="2015-01-26T02:21:00Z">
                  <w:r w:rsidR="00420066">
                    <w:t>integer</w:t>
                  </w:r>
                </w:ins>
                <w:customXmlInsRangeStart w:id="2775" w:author="peng" w:date="2015-01-26T02:21:00Z"/>
              </w:sdtContent>
            </w:sdt>
            <w:customXmlInsRangeEnd w:id="2775"/>
          </w:p>
        </w:tc>
        <w:tc>
          <w:tcPr>
            <w:tcW w:w="0" w:type="auto"/>
          </w:tcPr>
          <w:p w14:paraId="2AB77FAF"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776" w:author="peng" w:date="2015-01-26T02:21:00Z"/>
              </w:rPr>
            </w:pPr>
            <w:customXmlInsRangeStart w:id="2777" w:author="peng" w:date="2015-01-26T02:21:00Z"/>
            <w:sdt>
              <w:sdtPr>
                <w:alias w:val="Attribute NOTE description 0"/>
                <w:tag w:val="14874f48-8260-4c91-bef2-591d07b585c1"/>
                <w:id w:val="1526824726"/>
                <w:dataBinding w:xpath="/elements/element[@objid='14874f48-8260-4c91-bef2-591d07b585c1']/content[@alias='Attribute NOTE description 0']" w:storeItemID="{D35B6978-45B9-4860-8E6E-EDB6F017D2CB}"/>
                <w:text w:multiLine="1"/>
              </w:sdtPr>
              <w:sdtEndPr/>
              <w:sdtContent>
                <w:customXmlInsRangeEnd w:id="2777"/>
                <w:ins w:id="2778" w:author="peng" w:date="2015-01-26T02:21:00Z">
                  <w:r w:rsidR="00420066">
                    <w:t>size of bootstrapped attributes to train</w:t>
                  </w:r>
                </w:ins>
                <w:customXmlInsRangeStart w:id="2779" w:author="peng" w:date="2015-01-26T02:21:00Z"/>
              </w:sdtContent>
            </w:sdt>
            <w:customXmlInsRangeEnd w:id="2779"/>
          </w:p>
        </w:tc>
      </w:tr>
      <w:tr w:rsidR="00420066" w14:paraId="74AD6BDF" w14:textId="77777777" w:rsidTr="00420066">
        <w:trPr>
          <w:jc w:val="both"/>
          <w:ins w:id="278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8F9320E" w14:textId="77777777" w:rsidR="00420066" w:rsidRDefault="007D1D13" w:rsidP="00420066">
            <w:pPr>
              <w:rPr>
                <w:ins w:id="2781" w:author="peng" w:date="2015-01-26T02:21:00Z"/>
              </w:rPr>
            </w:pPr>
            <w:customXmlInsRangeStart w:id="2782" w:author="peng" w:date="2015-01-26T02:21:00Z"/>
            <w:sdt>
              <w:sdtPr>
                <w:alias w:val="Attribute ATTRIBUTE Name"/>
                <w:tag w:val="cb56c07e-b01b-4ef0-9b0e-0770e73cd9c9"/>
                <w:id w:val="-643973193"/>
                <w:dataBinding w:xpath="/elements/element[@objid='cb56c07e-b01b-4ef0-9b0e-0770e73cd9c9']/content[@alias='Attribute ATTRIBUTE Name']" w:storeItemID="{D35B6978-45B9-4860-8E6E-EDB6F017D2CB}"/>
                <w:text w:multiLine="1"/>
              </w:sdtPr>
              <w:sdtEndPr/>
              <w:sdtContent>
                <w:customXmlInsRangeEnd w:id="2782"/>
                <w:ins w:id="2783" w:author="peng" w:date="2015-01-26T02:21:00Z">
                  <w:r w:rsidR="00420066">
                    <w:t>treeId</w:t>
                  </w:r>
                </w:ins>
                <w:customXmlInsRangeStart w:id="2784" w:author="peng" w:date="2015-01-26T02:21:00Z"/>
              </w:sdtContent>
            </w:sdt>
            <w:customXmlInsRangeEnd w:id="2784"/>
            <w:ins w:id="2785" w:author="peng" w:date="2015-01-26T02:21:00Z">
              <w:r w:rsidR="00420066">
                <w:t xml:space="preserve"> : [</w:t>
              </w:r>
            </w:ins>
            <w:customXmlInsRangeStart w:id="2786" w:author="peng" w:date="2015-01-26T02:21:00Z"/>
            <w:sdt>
              <w:sdtPr>
                <w:alias w:val="Attribute ATTRIBUTE MultiplicityMin"/>
                <w:tag w:val="cb56c07e-b01b-4ef0-9b0e-0770e73cd9c9"/>
                <w:id w:val="1006250483"/>
                <w:dataBinding w:xpath="/elements/element[@objid='cb56c07e-b01b-4ef0-9b0e-0770e73cd9c9']/content[@alias='Attribute ATTRIBUTE MultiplicityMin']" w:storeItemID="{D35B6978-45B9-4860-8E6E-EDB6F017D2CB}"/>
                <w:text w:multiLine="1"/>
              </w:sdtPr>
              <w:sdtEndPr/>
              <w:sdtContent>
                <w:customXmlInsRangeEnd w:id="2786"/>
                <w:ins w:id="2787" w:author="peng" w:date="2015-01-26T02:21:00Z">
                  <w:r w:rsidR="00420066">
                    <w:t>1</w:t>
                  </w:r>
                </w:ins>
                <w:customXmlInsRangeStart w:id="2788" w:author="peng" w:date="2015-01-26T02:21:00Z"/>
              </w:sdtContent>
            </w:sdt>
            <w:customXmlInsRangeEnd w:id="2788"/>
            <w:ins w:id="2789" w:author="peng" w:date="2015-01-26T02:21:00Z">
              <w:r w:rsidR="00420066">
                <w:t>..</w:t>
              </w:r>
            </w:ins>
            <w:customXmlInsRangeStart w:id="2790" w:author="peng" w:date="2015-01-26T02:21:00Z"/>
            <w:sdt>
              <w:sdtPr>
                <w:alias w:val="Attribute ATTRIBUTE MultiplicityMax"/>
                <w:tag w:val="cb56c07e-b01b-4ef0-9b0e-0770e73cd9c9"/>
                <w:id w:val="-1664775886"/>
                <w:dataBinding w:xpath="/elements/element[@objid='cb56c07e-b01b-4ef0-9b0e-0770e73cd9c9']/content[@alias='Attribute ATTRIBUTE MultiplicityMax']" w:storeItemID="{D35B6978-45B9-4860-8E6E-EDB6F017D2CB}"/>
                <w:text w:multiLine="1"/>
              </w:sdtPr>
              <w:sdtEndPr/>
              <w:sdtContent>
                <w:customXmlInsRangeEnd w:id="2790"/>
                <w:ins w:id="2791" w:author="peng" w:date="2015-01-26T02:21:00Z">
                  <w:r w:rsidR="00420066">
                    <w:t>1</w:t>
                  </w:r>
                </w:ins>
                <w:customXmlInsRangeStart w:id="2792" w:author="peng" w:date="2015-01-26T02:21:00Z"/>
              </w:sdtContent>
            </w:sdt>
            <w:customXmlInsRangeEnd w:id="2792"/>
            <w:ins w:id="2793" w:author="peng" w:date="2015-01-26T02:21:00Z">
              <w:r w:rsidR="00420066">
                <w:t xml:space="preserve">] </w:t>
              </w:r>
            </w:ins>
            <w:customXmlInsRangeStart w:id="2794" w:author="peng" w:date="2015-01-26T02:21:00Z"/>
            <w:sdt>
              <w:sdtPr>
                <w:alias w:val="DataType ATTRIBUTE Name"/>
                <w:tag w:val="00000004-0000-0009-0000-000000000000"/>
                <w:id w:val="-1322587429"/>
                <w:dataBinding w:xpath="/elements/element[@objid='00000004-0000-0009-0000-000000000000']/content[@alias='DataType ATTRIBUTE Name']" w:storeItemID="{D35B6978-45B9-4860-8E6E-EDB6F017D2CB}"/>
                <w:text w:multiLine="1"/>
              </w:sdtPr>
              <w:sdtEndPr/>
              <w:sdtContent>
                <w:customXmlInsRangeEnd w:id="2794"/>
                <w:ins w:id="2795" w:author="peng" w:date="2015-01-26T02:21:00Z">
                  <w:r w:rsidR="00420066">
                    <w:t>integer</w:t>
                  </w:r>
                </w:ins>
                <w:customXmlInsRangeStart w:id="2796" w:author="peng" w:date="2015-01-26T02:21:00Z"/>
              </w:sdtContent>
            </w:sdt>
            <w:customXmlInsRangeEnd w:id="2796"/>
          </w:p>
        </w:tc>
        <w:tc>
          <w:tcPr>
            <w:tcW w:w="0" w:type="auto"/>
          </w:tcPr>
          <w:p w14:paraId="5B01F1FD"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797" w:author="peng" w:date="2015-01-26T02:21:00Z"/>
              </w:rPr>
            </w:pPr>
            <w:customXmlInsRangeStart w:id="2798" w:author="peng" w:date="2015-01-26T02:21:00Z"/>
            <w:sdt>
              <w:sdtPr>
                <w:alias w:val="Attribute NOTE description 0"/>
                <w:tag w:val="cb56c07e-b01b-4ef0-9b0e-0770e73cd9c9"/>
                <w:id w:val="1095667799"/>
                <w:dataBinding w:xpath="/elements/element[@objid='cb56c07e-b01b-4ef0-9b0e-0770e73cd9c9']/content[@alias='Attribute NOTE description 0']" w:storeItemID="{D35B6978-45B9-4860-8E6E-EDB6F017D2CB}"/>
                <w:text w:multiLine="1"/>
              </w:sdtPr>
              <w:sdtEndPr/>
              <w:sdtContent>
                <w:customXmlInsRangeEnd w:id="2798"/>
                <w:ins w:id="2799" w:author="peng" w:date="2015-01-26T02:21:00Z">
                  <w:r w:rsidR="00420066">
                    <w:t>the number of this tree</w:t>
                  </w:r>
                </w:ins>
                <w:customXmlInsRangeStart w:id="2800" w:author="peng" w:date="2015-01-26T02:21:00Z"/>
              </w:sdtContent>
            </w:sdt>
            <w:customXmlInsRangeEnd w:id="2800"/>
          </w:p>
        </w:tc>
      </w:tr>
      <w:tr w:rsidR="00420066" w14:paraId="3CCF38C1" w14:textId="77777777" w:rsidTr="00420066">
        <w:trPr>
          <w:cnfStyle w:val="000000100000" w:firstRow="0" w:lastRow="0" w:firstColumn="0" w:lastColumn="0" w:oddVBand="0" w:evenVBand="0" w:oddHBand="1" w:evenHBand="0" w:firstRowFirstColumn="0" w:firstRowLastColumn="0" w:lastRowFirstColumn="0" w:lastRowLastColumn="0"/>
          <w:jc w:val="both"/>
          <w:ins w:id="280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C10389B" w14:textId="77777777" w:rsidR="00420066" w:rsidRDefault="007D1D13" w:rsidP="00420066">
            <w:pPr>
              <w:rPr>
                <w:ins w:id="2802" w:author="peng" w:date="2015-01-26T02:21:00Z"/>
              </w:rPr>
            </w:pPr>
            <w:customXmlInsRangeStart w:id="2803" w:author="peng" w:date="2015-01-26T02:21:00Z"/>
            <w:sdt>
              <w:sdtPr>
                <w:alias w:val="Attribute ATTRIBUTE Name"/>
                <w:tag w:val="1eae5257-549a-421b-a2ab-b958b85bc4a1"/>
                <w:id w:val="-1341772974"/>
                <w:dataBinding w:xpath="/elements/element[@objid='1eae5257-549a-421b-a2ab-b958b85bc4a1']/content[@alias='Attribute ATTRIBUTE Name']" w:storeItemID="{D35B6978-45B9-4860-8E6E-EDB6F017D2CB}"/>
                <w:text w:multiLine="1"/>
              </w:sdtPr>
              <w:sdtEndPr/>
              <w:sdtContent>
                <w:customXmlInsRangeEnd w:id="2803"/>
                <w:ins w:id="2804" w:author="peng" w:date="2015-01-26T02:21:00Z">
                  <w:r w:rsidR="00420066">
                    <w:t>maxDepth</w:t>
                  </w:r>
                </w:ins>
                <w:customXmlInsRangeStart w:id="2805" w:author="peng" w:date="2015-01-26T02:21:00Z"/>
              </w:sdtContent>
            </w:sdt>
            <w:customXmlInsRangeEnd w:id="2805"/>
            <w:ins w:id="2806" w:author="peng" w:date="2015-01-26T02:21:00Z">
              <w:r w:rsidR="00420066">
                <w:t xml:space="preserve"> : [</w:t>
              </w:r>
            </w:ins>
            <w:customXmlInsRangeStart w:id="2807" w:author="peng" w:date="2015-01-26T02:21:00Z"/>
            <w:sdt>
              <w:sdtPr>
                <w:alias w:val="Attribute ATTRIBUTE MultiplicityMin"/>
                <w:tag w:val="1eae5257-549a-421b-a2ab-b958b85bc4a1"/>
                <w:id w:val="1110319964"/>
                <w:dataBinding w:xpath="/elements/element[@objid='1eae5257-549a-421b-a2ab-b958b85bc4a1']/content[@alias='Attribute ATTRIBUTE MultiplicityMin']" w:storeItemID="{D35B6978-45B9-4860-8E6E-EDB6F017D2CB}"/>
                <w:text w:multiLine="1"/>
              </w:sdtPr>
              <w:sdtEndPr/>
              <w:sdtContent>
                <w:customXmlInsRangeEnd w:id="2807"/>
                <w:ins w:id="2808" w:author="peng" w:date="2015-01-26T02:21:00Z">
                  <w:r w:rsidR="00420066">
                    <w:t>1</w:t>
                  </w:r>
                </w:ins>
                <w:customXmlInsRangeStart w:id="2809" w:author="peng" w:date="2015-01-26T02:21:00Z"/>
              </w:sdtContent>
            </w:sdt>
            <w:customXmlInsRangeEnd w:id="2809"/>
            <w:ins w:id="2810" w:author="peng" w:date="2015-01-26T02:21:00Z">
              <w:r w:rsidR="00420066">
                <w:t>..</w:t>
              </w:r>
            </w:ins>
            <w:customXmlInsRangeStart w:id="2811" w:author="peng" w:date="2015-01-26T02:21:00Z"/>
            <w:sdt>
              <w:sdtPr>
                <w:alias w:val="Attribute ATTRIBUTE MultiplicityMax"/>
                <w:tag w:val="1eae5257-549a-421b-a2ab-b958b85bc4a1"/>
                <w:id w:val="-795445228"/>
                <w:dataBinding w:xpath="/elements/element[@objid='1eae5257-549a-421b-a2ab-b958b85bc4a1']/content[@alias='Attribute ATTRIBUTE MultiplicityMax']" w:storeItemID="{D35B6978-45B9-4860-8E6E-EDB6F017D2CB}"/>
                <w:text w:multiLine="1"/>
              </w:sdtPr>
              <w:sdtEndPr/>
              <w:sdtContent>
                <w:customXmlInsRangeEnd w:id="2811"/>
                <w:ins w:id="2812" w:author="peng" w:date="2015-01-26T02:21:00Z">
                  <w:r w:rsidR="00420066">
                    <w:t>1</w:t>
                  </w:r>
                </w:ins>
                <w:customXmlInsRangeStart w:id="2813" w:author="peng" w:date="2015-01-26T02:21:00Z"/>
              </w:sdtContent>
            </w:sdt>
            <w:customXmlInsRangeEnd w:id="2813"/>
            <w:ins w:id="2814" w:author="peng" w:date="2015-01-26T02:21:00Z">
              <w:r w:rsidR="00420066">
                <w:t xml:space="preserve">] </w:t>
              </w:r>
            </w:ins>
            <w:customXmlInsRangeStart w:id="2815" w:author="peng" w:date="2015-01-26T02:21:00Z"/>
            <w:sdt>
              <w:sdtPr>
                <w:alias w:val="DataType ATTRIBUTE Name"/>
                <w:tag w:val="00000004-0000-0009-0000-000000000000"/>
                <w:id w:val="-116757290"/>
                <w:dataBinding w:xpath="/elements/element[@objid='00000004-0000-0009-0000-000000000000']/content[@alias='DataType ATTRIBUTE Name']" w:storeItemID="{D35B6978-45B9-4860-8E6E-EDB6F017D2CB}"/>
                <w:text w:multiLine="1"/>
              </w:sdtPr>
              <w:sdtEndPr/>
              <w:sdtContent>
                <w:customXmlInsRangeEnd w:id="2815"/>
                <w:ins w:id="2816" w:author="peng" w:date="2015-01-26T02:21:00Z">
                  <w:r w:rsidR="00420066">
                    <w:t>integer</w:t>
                  </w:r>
                </w:ins>
                <w:customXmlInsRangeStart w:id="2817" w:author="peng" w:date="2015-01-26T02:21:00Z"/>
              </w:sdtContent>
            </w:sdt>
            <w:customXmlInsRangeEnd w:id="2817"/>
          </w:p>
        </w:tc>
        <w:tc>
          <w:tcPr>
            <w:tcW w:w="0" w:type="auto"/>
          </w:tcPr>
          <w:p w14:paraId="5558700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818" w:author="peng" w:date="2015-01-26T02:21:00Z"/>
              </w:rPr>
            </w:pPr>
            <w:customXmlInsRangeStart w:id="2819" w:author="peng" w:date="2015-01-26T02:21:00Z"/>
            <w:sdt>
              <w:sdtPr>
                <w:alias w:val="Attribute NOTE description 0"/>
                <w:tag w:val="1eae5257-549a-421b-a2ab-b958b85bc4a1"/>
                <w:id w:val="-1198766876"/>
                <w:dataBinding w:xpath="/elements/element[@objid='1eae5257-549a-421b-a2ab-b958b85bc4a1']/content[@alias='Attribute NOTE description 0']" w:storeItemID="{D35B6978-45B9-4860-8E6E-EDB6F017D2CB}"/>
                <w:text w:multiLine="1"/>
              </w:sdtPr>
              <w:sdtEndPr/>
              <w:sdtContent>
                <w:customXmlInsRangeEnd w:id="2819"/>
                <w:ins w:id="2820" w:author="peng" w:date="2015-01-26T02:21:00Z">
                  <w:r w:rsidR="00420066">
                    <w:t>maximum level of decision tree</w:t>
                  </w:r>
                </w:ins>
                <w:customXmlInsRangeStart w:id="2821" w:author="peng" w:date="2015-01-26T02:21:00Z"/>
              </w:sdtContent>
            </w:sdt>
            <w:customXmlInsRangeEnd w:id="2821"/>
          </w:p>
        </w:tc>
      </w:tr>
      <w:tr w:rsidR="00420066" w14:paraId="6173A2E8" w14:textId="77777777" w:rsidTr="00420066">
        <w:trPr>
          <w:jc w:val="both"/>
          <w:ins w:id="282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4C10705" w14:textId="77777777" w:rsidR="00420066" w:rsidRDefault="007D1D13" w:rsidP="00420066">
            <w:pPr>
              <w:rPr>
                <w:ins w:id="2823" w:author="peng" w:date="2015-01-26T02:21:00Z"/>
              </w:rPr>
            </w:pPr>
            <w:customXmlInsRangeStart w:id="2824" w:author="peng" w:date="2015-01-26T02:21:00Z"/>
            <w:sdt>
              <w:sdtPr>
                <w:alias w:val="Attribute ATTRIBUTE Name"/>
                <w:tag w:val="98d71758-ee05-484b-bb6f-11b32811074d"/>
                <w:id w:val="609010521"/>
                <w:dataBinding w:xpath="/elements/element[@objid='98d71758-ee05-484b-bb6f-11b32811074d']/content[@alias='Attribute ATTRIBUTE Name']" w:storeItemID="{D35B6978-45B9-4860-8E6E-EDB6F017D2CB}"/>
                <w:text w:multiLine="1"/>
              </w:sdtPr>
              <w:sdtEndPr/>
              <w:sdtContent>
                <w:customXmlInsRangeEnd w:id="2824"/>
                <w:ins w:id="2825" w:author="peng" w:date="2015-01-26T02:21:00Z">
                  <w:r w:rsidR="00420066">
                    <w:t>attrSample</w:t>
                  </w:r>
                </w:ins>
                <w:customXmlInsRangeStart w:id="2826" w:author="peng" w:date="2015-01-26T02:21:00Z"/>
              </w:sdtContent>
            </w:sdt>
            <w:customXmlInsRangeEnd w:id="2826"/>
            <w:ins w:id="2827" w:author="peng" w:date="2015-01-26T02:21:00Z">
              <w:r w:rsidR="00420066">
                <w:t xml:space="preserve"> : [</w:t>
              </w:r>
            </w:ins>
            <w:customXmlInsRangeStart w:id="2828" w:author="peng" w:date="2015-01-26T02:21:00Z"/>
            <w:sdt>
              <w:sdtPr>
                <w:alias w:val="Attribute ATTRIBUTE MultiplicityMin"/>
                <w:tag w:val="98d71758-ee05-484b-bb6f-11b32811074d"/>
                <w:id w:val="-1541285404"/>
                <w:dataBinding w:xpath="/elements/element[@objid='98d71758-ee05-484b-bb6f-11b32811074d']/content[@alias='Attribute ATTRIBUTE MultiplicityMin']" w:storeItemID="{D35B6978-45B9-4860-8E6E-EDB6F017D2CB}"/>
                <w:text w:multiLine="1"/>
              </w:sdtPr>
              <w:sdtEndPr/>
              <w:sdtContent>
                <w:customXmlInsRangeEnd w:id="2828"/>
                <w:ins w:id="2829" w:author="peng" w:date="2015-01-26T02:21:00Z">
                  <w:r w:rsidR="00420066">
                    <w:t>0</w:t>
                  </w:r>
                </w:ins>
                <w:customXmlInsRangeStart w:id="2830" w:author="peng" w:date="2015-01-26T02:21:00Z"/>
              </w:sdtContent>
            </w:sdt>
            <w:customXmlInsRangeEnd w:id="2830"/>
            <w:ins w:id="2831" w:author="peng" w:date="2015-01-26T02:21:00Z">
              <w:r w:rsidR="00420066">
                <w:t>..</w:t>
              </w:r>
            </w:ins>
            <w:customXmlInsRangeStart w:id="2832" w:author="peng" w:date="2015-01-26T02:21:00Z"/>
            <w:sdt>
              <w:sdtPr>
                <w:alias w:val="Attribute ATTRIBUTE MultiplicityMax"/>
                <w:tag w:val="98d71758-ee05-484b-bb6f-11b32811074d"/>
                <w:id w:val="1516498112"/>
                <w:dataBinding w:xpath="/elements/element[@objid='98d71758-ee05-484b-bb6f-11b32811074d']/content[@alias='Attribute ATTRIBUTE MultiplicityMax']" w:storeItemID="{D35B6978-45B9-4860-8E6E-EDB6F017D2CB}"/>
                <w:text w:multiLine="1"/>
              </w:sdtPr>
              <w:sdtEndPr/>
              <w:sdtContent>
                <w:customXmlInsRangeEnd w:id="2832"/>
                <w:ins w:id="2833" w:author="peng" w:date="2015-01-26T02:21:00Z">
                  <w:r w:rsidR="00420066">
                    <w:t>*</w:t>
                  </w:r>
                </w:ins>
                <w:customXmlInsRangeStart w:id="2834" w:author="peng" w:date="2015-01-26T02:21:00Z"/>
              </w:sdtContent>
            </w:sdt>
            <w:customXmlInsRangeEnd w:id="2834"/>
            <w:ins w:id="2835" w:author="peng" w:date="2015-01-26T02:21:00Z">
              <w:r w:rsidR="00420066">
                <w:t xml:space="preserve">] </w:t>
              </w:r>
            </w:ins>
            <w:customXmlInsRangeStart w:id="2836" w:author="peng" w:date="2015-01-26T02:21:00Z"/>
            <w:sdt>
              <w:sdtPr>
                <w:alias w:val="DataType ATTRIBUTE Name"/>
                <w:tag w:val="00000004-0000-0009-0000-000000000000"/>
                <w:id w:val="19823100"/>
                <w:dataBinding w:xpath="/elements/element[@objid='00000004-0000-0009-0000-000000000000']/content[@alias='DataType ATTRIBUTE Name']" w:storeItemID="{D35B6978-45B9-4860-8E6E-EDB6F017D2CB}"/>
                <w:text w:multiLine="1"/>
              </w:sdtPr>
              <w:sdtEndPr/>
              <w:sdtContent>
                <w:customXmlInsRangeEnd w:id="2836"/>
                <w:ins w:id="2837" w:author="peng" w:date="2015-01-26T02:21:00Z">
                  <w:r w:rsidR="00420066">
                    <w:t>integer</w:t>
                  </w:r>
                </w:ins>
                <w:customXmlInsRangeStart w:id="2838" w:author="peng" w:date="2015-01-26T02:21:00Z"/>
              </w:sdtContent>
            </w:sdt>
            <w:customXmlInsRangeEnd w:id="2838"/>
          </w:p>
        </w:tc>
        <w:tc>
          <w:tcPr>
            <w:tcW w:w="0" w:type="auto"/>
          </w:tcPr>
          <w:p w14:paraId="2C3752E3"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839" w:author="peng" w:date="2015-01-26T02:21:00Z"/>
              </w:rPr>
            </w:pPr>
            <w:customXmlInsRangeStart w:id="2840" w:author="peng" w:date="2015-01-26T02:21:00Z"/>
            <w:sdt>
              <w:sdtPr>
                <w:alias w:val="Attribute NOTE description 0"/>
                <w:tag w:val="98d71758-ee05-484b-bb6f-11b32811074d"/>
                <w:id w:val="26768879"/>
                <w:dataBinding w:xpath="/elements/element[@objid='98d71758-ee05-484b-bb6f-11b32811074d']/content[@alias='Attribute NOTE description 0']" w:storeItemID="{D35B6978-45B9-4860-8E6E-EDB6F017D2CB}"/>
                <w:text w:multiLine="1"/>
              </w:sdtPr>
              <w:sdtEndPr/>
              <w:sdtContent>
                <w:customXmlInsRangeEnd w:id="2840"/>
                <w:ins w:id="2841" w:author="peng" w:date="2015-01-26T02:21:00Z">
                  <w:r w:rsidR="00420066">
                    <w:t>an array of bootstrapped attributes' index</w:t>
                  </w:r>
                </w:ins>
                <w:customXmlInsRangeStart w:id="2842" w:author="peng" w:date="2015-01-26T02:21:00Z"/>
              </w:sdtContent>
            </w:sdt>
            <w:customXmlInsRangeEnd w:id="2842"/>
          </w:p>
        </w:tc>
      </w:tr>
      <w:tr w:rsidR="00420066" w14:paraId="0BBFE687" w14:textId="77777777" w:rsidTr="00420066">
        <w:trPr>
          <w:cnfStyle w:val="000000100000" w:firstRow="0" w:lastRow="0" w:firstColumn="0" w:lastColumn="0" w:oddVBand="0" w:evenVBand="0" w:oddHBand="1" w:evenHBand="0" w:firstRowFirstColumn="0" w:firstRowLastColumn="0" w:lastRowFirstColumn="0" w:lastRowLastColumn="0"/>
          <w:jc w:val="both"/>
          <w:ins w:id="284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C3D9352" w14:textId="77777777" w:rsidR="00420066" w:rsidRDefault="007D1D13" w:rsidP="00420066">
            <w:pPr>
              <w:rPr>
                <w:ins w:id="2844" w:author="peng" w:date="2015-01-26T02:21:00Z"/>
              </w:rPr>
            </w:pPr>
            <w:customXmlInsRangeStart w:id="2845" w:author="peng" w:date="2015-01-26T02:21:00Z"/>
            <w:sdt>
              <w:sdtPr>
                <w:alias w:val="Attribute ATTRIBUTE Name"/>
                <w:tag w:val="2c415670-7cd8-4d99-b201-9e2099503b33"/>
                <w:id w:val="-1212884218"/>
                <w:dataBinding w:xpath="/elements/element[@objid='2c415670-7cd8-4d99-b201-9e2099503b33']/content[@alias='Attribute ATTRIBUTE Name']" w:storeItemID="{D35B6978-45B9-4860-8E6E-EDB6F017D2CB}"/>
                <w:text w:multiLine="1"/>
              </w:sdtPr>
              <w:sdtEndPr/>
              <w:sdtContent>
                <w:customXmlInsRangeEnd w:id="2845"/>
                <w:ins w:id="2846" w:author="peng" w:date="2015-01-26T02:21:00Z">
                  <w:r w:rsidR="00420066">
                    <w:t>logOfTwo</w:t>
                  </w:r>
                </w:ins>
                <w:customXmlInsRangeStart w:id="2847" w:author="peng" w:date="2015-01-26T02:21:00Z"/>
              </w:sdtContent>
            </w:sdt>
            <w:customXmlInsRangeEnd w:id="2847"/>
            <w:ins w:id="2848" w:author="peng" w:date="2015-01-26T02:21:00Z">
              <w:r w:rsidR="00420066">
                <w:t xml:space="preserve"> : [</w:t>
              </w:r>
            </w:ins>
            <w:customXmlInsRangeStart w:id="2849" w:author="peng" w:date="2015-01-26T02:21:00Z"/>
            <w:sdt>
              <w:sdtPr>
                <w:alias w:val="Attribute ATTRIBUTE MultiplicityMin"/>
                <w:tag w:val="2c415670-7cd8-4d99-b201-9e2099503b33"/>
                <w:id w:val="-788668296"/>
                <w:dataBinding w:xpath="/elements/element[@objid='2c415670-7cd8-4d99-b201-9e2099503b33']/content[@alias='Attribute ATTRIBUTE MultiplicityMin']" w:storeItemID="{D35B6978-45B9-4860-8E6E-EDB6F017D2CB}"/>
                <w:text w:multiLine="1"/>
              </w:sdtPr>
              <w:sdtEndPr/>
              <w:sdtContent>
                <w:customXmlInsRangeEnd w:id="2849"/>
                <w:ins w:id="2850" w:author="peng" w:date="2015-01-26T02:21:00Z">
                  <w:r w:rsidR="00420066">
                    <w:t>1</w:t>
                  </w:r>
                </w:ins>
                <w:customXmlInsRangeStart w:id="2851" w:author="peng" w:date="2015-01-26T02:21:00Z"/>
              </w:sdtContent>
            </w:sdt>
            <w:customXmlInsRangeEnd w:id="2851"/>
            <w:ins w:id="2852" w:author="peng" w:date="2015-01-26T02:21:00Z">
              <w:r w:rsidR="00420066">
                <w:t>..</w:t>
              </w:r>
            </w:ins>
            <w:customXmlInsRangeStart w:id="2853" w:author="peng" w:date="2015-01-26T02:21:00Z"/>
            <w:sdt>
              <w:sdtPr>
                <w:alias w:val="Attribute ATTRIBUTE MultiplicityMax"/>
                <w:tag w:val="2c415670-7cd8-4d99-b201-9e2099503b33"/>
                <w:id w:val="-716202936"/>
                <w:dataBinding w:xpath="/elements/element[@objid='2c415670-7cd8-4d99-b201-9e2099503b33']/content[@alias='Attribute ATTRIBUTE MultiplicityMax']" w:storeItemID="{D35B6978-45B9-4860-8E6E-EDB6F017D2CB}"/>
                <w:text w:multiLine="1"/>
              </w:sdtPr>
              <w:sdtEndPr/>
              <w:sdtContent>
                <w:customXmlInsRangeEnd w:id="2853"/>
                <w:ins w:id="2854" w:author="peng" w:date="2015-01-26T02:21:00Z">
                  <w:r w:rsidR="00420066">
                    <w:t>1</w:t>
                  </w:r>
                </w:ins>
                <w:customXmlInsRangeStart w:id="2855" w:author="peng" w:date="2015-01-26T02:21:00Z"/>
              </w:sdtContent>
            </w:sdt>
            <w:customXmlInsRangeEnd w:id="2855"/>
            <w:ins w:id="2856" w:author="peng" w:date="2015-01-26T02:21:00Z">
              <w:r w:rsidR="00420066">
                <w:t xml:space="preserve">] </w:t>
              </w:r>
            </w:ins>
            <w:customXmlInsRangeStart w:id="2857" w:author="peng" w:date="2015-01-26T02:21:00Z"/>
            <w:sdt>
              <w:sdtPr>
                <w:alias w:val="DataType ATTRIBUTE Name"/>
                <w:tag w:val="00000004-0000-0010-0000-000000000000"/>
                <w:id w:val="-676034077"/>
                <w:dataBinding w:xpath="/elements/element[@objid='00000004-0000-0010-0000-000000000000']/content[@alias='DataType ATTRIBUTE Name']" w:storeItemID="{D35B6978-45B9-4860-8E6E-EDB6F017D2CB}"/>
                <w:text w:multiLine="1"/>
              </w:sdtPr>
              <w:sdtEndPr/>
              <w:sdtContent>
                <w:customXmlInsRangeEnd w:id="2857"/>
                <w:ins w:id="2858" w:author="peng" w:date="2015-01-26T02:21:00Z">
                  <w:r w:rsidR="00420066">
                    <w:t>double</w:t>
                  </w:r>
                </w:ins>
                <w:customXmlInsRangeStart w:id="2859" w:author="peng" w:date="2015-01-26T02:21:00Z"/>
              </w:sdtContent>
            </w:sdt>
            <w:customXmlInsRangeEnd w:id="2859"/>
          </w:p>
        </w:tc>
        <w:tc>
          <w:tcPr>
            <w:tcW w:w="0" w:type="auto"/>
          </w:tcPr>
          <w:p w14:paraId="51497FFD"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860" w:author="peng" w:date="2015-01-26T02:21:00Z"/>
              </w:rPr>
            </w:pPr>
            <w:customXmlInsRangeStart w:id="2861" w:author="peng" w:date="2015-01-26T02:21:00Z"/>
            <w:sdt>
              <w:sdtPr>
                <w:alias w:val="Attribute NOTE description 0"/>
                <w:tag w:val="2c415670-7cd8-4d99-b201-9e2099503b33"/>
                <w:id w:val="702983001"/>
                <w:dataBinding w:xpath="/elements/element[@objid='2c415670-7cd8-4d99-b201-9e2099503b33']/content[@alias='Attribute NOTE description 0']" w:storeItemID="{D35B6978-45B9-4860-8E6E-EDB6F017D2CB}"/>
                <w:text w:multiLine="1"/>
              </w:sdtPr>
              <w:sdtEndPr/>
              <w:sdtContent>
                <w:customXmlInsRangeEnd w:id="2861"/>
                <w:ins w:id="2862" w:author="peng" w:date="2015-01-26T02:21:00Z">
                  <w:r w:rsidR="00420066">
                    <w:t>log 2</w:t>
                  </w:r>
                </w:ins>
                <w:customXmlInsRangeStart w:id="2863" w:author="peng" w:date="2015-01-26T02:21:00Z"/>
              </w:sdtContent>
            </w:sdt>
            <w:customXmlInsRangeEnd w:id="2863"/>
          </w:p>
        </w:tc>
      </w:tr>
    </w:tbl>
    <w:p w14:paraId="5BFB85CF" w14:textId="77777777" w:rsidR="00420066" w:rsidRDefault="00420066" w:rsidP="00420066">
      <w:pPr>
        <w:pStyle w:val="af4"/>
        <w:rPr>
          <w:ins w:id="2864" w:author="peng" w:date="2015-01-26T02:34:00Z"/>
        </w:rPr>
      </w:pPr>
      <w:ins w:id="2865" w:author="peng" w:date="2015-01-26T02:21:00Z">
        <w:r>
          <w:t>Table </w:t>
        </w:r>
        <w:r>
          <w:fldChar w:fldCharType="begin"/>
        </w:r>
        <w:r>
          <w:instrText>SEQ Table \* ARABIC</w:instrText>
        </w:r>
        <w:r>
          <w:fldChar w:fldCharType="separate"/>
        </w:r>
      </w:ins>
      <w:ins w:id="2866" w:author="peng" w:date="2015-01-26T03:23:00Z">
        <w:r w:rsidR="00EA58DD">
          <w:rPr>
            <w:noProof/>
          </w:rPr>
          <w:t>18</w:t>
        </w:r>
      </w:ins>
      <w:ins w:id="2867" w:author="peng" w:date="2015-01-26T02:21:00Z">
        <w:r>
          <w:fldChar w:fldCharType="end"/>
        </w:r>
        <w:r>
          <w:t> Attributes of Class "DecisionTree"</w:t>
        </w:r>
      </w:ins>
    </w:p>
    <w:p w14:paraId="431D9C0C" w14:textId="77777777" w:rsidR="00520160" w:rsidRDefault="00520160">
      <w:pPr>
        <w:rPr>
          <w:ins w:id="2868" w:author="peng" w:date="2015-01-26T02:34:00Z"/>
        </w:rPr>
        <w:pPrChange w:id="2869" w:author="peng" w:date="2015-01-26T02:34:00Z">
          <w:pPr>
            <w:pStyle w:val="af4"/>
          </w:pPr>
        </w:pPrChange>
      </w:pPr>
    </w:p>
    <w:p w14:paraId="61F8551E" w14:textId="77777777" w:rsidR="00520160" w:rsidRPr="00EA58DD" w:rsidRDefault="00520160">
      <w:pPr>
        <w:rPr>
          <w:ins w:id="2870" w:author="peng" w:date="2015-01-26T02:21:00Z"/>
        </w:rPr>
        <w:pPrChange w:id="2871" w:author="peng" w:date="2015-01-26T02:34:00Z">
          <w:pPr>
            <w:pStyle w:val="af4"/>
          </w:pPr>
        </w:pPrChange>
      </w:pPr>
    </w:p>
    <w:tbl>
      <w:tblPr>
        <w:tblStyle w:val="-1"/>
        <w:tblW w:w="5000" w:type="pct"/>
        <w:jc w:val="both"/>
        <w:tblLook w:val="04A0" w:firstRow="1" w:lastRow="0" w:firstColumn="1" w:lastColumn="0" w:noHBand="0" w:noVBand="1"/>
      </w:tblPr>
      <w:tblGrid>
        <w:gridCol w:w="4676"/>
        <w:gridCol w:w="4376"/>
      </w:tblGrid>
      <w:tr w:rsidR="00420066" w14:paraId="11F46B58" w14:textId="77777777" w:rsidTr="00420066">
        <w:trPr>
          <w:cnfStyle w:val="100000000000" w:firstRow="1" w:lastRow="0" w:firstColumn="0" w:lastColumn="0" w:oddVBand="0" w:evenVBand="0" w:oddHBand="0" w:evenHBand="0" w:firstRowFirstColumn="0" w:firstRowLastColumn="0" w:lastRowFirstColumn="0" w:lastRowLastColumn="0"/>
          <w:tblHeader/>
          <w:jc w:val="both"/>
          <w:ins w:id="287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B493BF3" w14:textId="77777777" w:rsidR="00420066" w:rsidRDefault="00420066" w:rsidP="00420066">
            <w:pPr>
              <w:jc w:val="center"/>
              <w:rPr>
                <w:ins w:id="2873" w:author="peng" w:date="2015-01-26T02:21:00Z"/>
              </w:rPr>
            </w:pPr>
            <w:ins w:id="2874" w:author="peng" w:date="2015-01-26T02:21:00Z">
              <w:r>
                <w:t>Name</w:t>
              </w:r>
            </w:ins>
          </w:p>
        </w:tc>
        <w:tc>
          <w:tcPr>
            <w:tcW w:w="0" w:type="auto"/>
          </w:tcPr>
          <w:p w14:paraId="238DCCBE"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2875" w:author="peng" w:date="2015-01-26T02:21:00Z"/>
              </w:rPr>
            </w:pPr>
            <w:ins w:id="2876" w:author="peng" w:date="2015-01-26T02:21:00Z">
              <w:r>
                <w:t>Description</w:t>
              </w:r>
            </w:ins>
          </w:p>
        </w:tc>
      </w:tr>
      <w:tr w:rsidR="00420066" w14:paraId="47B45463" w14:textId="77777777" w:rsidTr="00420066">
        <w:trPr>
          <w:cnfStyle w:val="000000100000" w:firstRow="0" w:lastRow="0" w:firstColumn="0" w:lastColumn="0" w:oddVBand="0" w:evenVBand="0" w:oddHBand="1" w:evenHBand="0" w:firstRowFirstColumn="0" w:firstRowLastColumn="0" w:lastRowFirstColumn="0" w:lastRowLastColumn="0"/>
          <w:jc w:val="both"/>
          <w:ins w:id="287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8C6CC08" w14:textId="77777777" w:rsidR="00420066" w:rsidRDefault="007D1D13" w:rsidP="00420066">
            <w:pPr>
              <w:rPr>
                <w:ins w:id="2878" w:author="peng" w:date="2015-01-26T02:21:00Z"/>
              </w:rPr>
            </w:pPr>
            <w:customXmlInsRangeStart w:id="2879" w:author="peng" w:date="2015-01-26T02:21:00Z"/>
            <w:sdt>
              <w:sdtPr>
                <w:alias w:val="Association ATTRIBUTE Name"/>
                <w:tag w:val="ebcc0750-dcdc-4e30-8f38-7271a0fa2902"/>
                <w:id w:val="-772942264"/>
                <w:showingPlcHdr/>
                <w:dataBinding w:xpath="/elements/element[@objid='ebcc0750-dcdc-4e30-8f38-7271a0fa2902']/content[@alias='Association ATTRIBUTE Name']" w:storeItemID="{D35B6978-45B9-4860-8E6E-EDB6F017D2CB}"/>
                <w:text w:multiLine="1"/>
              </w:sdtPr>
              <w:sdtEndPr/>
              <w:sdtContent>
                <w:customXmlInsRangeEnd w:id="2879"/>
                <w:ins w:id="2880" w:author="peng" w:date="2015-01-26T02:21:00Z">
                  <w:r w:rsidR="00420066">
                    <w:t xml:space="preserve">     </w:t>
                  </w:r>
                </w:ins>
                <w:customXmlInsRangeStart w:id="2881" w:author="peng" w:date="2015-01-26T02:21:00Z"/>
              </w:sdtContent>
            </w:sdt>
            <w:customXmlInsRangeEnd w:id="2881"/>
            <w:ins w:id="2882" w:author="peng" w:date="2015-01-26T02:21:00Z">
              <w:r w:rsidR="00420066">
                <w:t>-&gt;</w:t>
              </w:r>
            </w:ins>
            <w:customXmlInsRangeStart w:id="2883" w:author="peng" w:date="2015-01-26T02:21:00Z"/>
            <w:sdt>
              <w:sdtPr>
                <w:alias w:val="AssociationEnd ATTRIBUTE Name"/>
                <w:tag w:val="bd717090-214d-4987-9ab8-8616e6eb28ed"/>
                <w:id w:val="-363143719"/>
                <w:dataBinding w:xpath="/elements/element[@objid='bd717090-214d-4987-9ab8-8616e6eb28ed']/content[@alias='AssociationEnd ATTRIBUTE Name']" w:storeItemID="{D35B6978-45B9-4860-8E6E-EDB6F017D2CB}"/>
                <w:text w:multiLine="1"/>
              </w:sdtPr>
              <w:sdtEndPr/>
              <w:sdtContent>
                <w:customXmlInsRangeEnd w:id="2883"/>
                <w:ins w:id="2884" w:author="peng" w:date="2015-01-26T02:21:00Z">
                  <w:r w:rsidR="00420066">
                    <w:t>rootNode</w:t>
                  </w:r>
                </w:ins>
                <w:customXmlInsRangeStart w:id="2885" w:author="peng" w:date="2015-01-26T02:21:00Z"/>
              </w:sdtContent>
            </w:sdt>
            <w:customXmlInsRangeEnd w:id="2885"/>
            <w:ins w:id="2886" w:author="peng" w:date="2015-01-26T02:21:00Z">
              <w:r w:rsidR="00420066">
                <w:t xml:space="preserve"> : [</w:t>
              </w:r>
            </w:ins>
            <w:customXmlInsRangeStart w:id="2887" w:author="peng" w:date="2015-01-26T02:21:00Z"/>
            <w:sdt>
              <w:sdtPr>
                <w:alias w:val="AssociationEnd ATTRIBUTE MultiplicityMin"/>
                <w:tag w:val="bd717090-214d-4987-9ab8-8616e6eb28ed"/>
                <w:id w:val="1252788020"/>
                <w:dataBinding w:xpath="/elements/element[@objid='bd717090-214d-4987-9ab8-8616e6eb28ed']/content[@alias='AssociationEnd ATTRIBUTE MultiplicityMin']" w:storeItemID="{D35B6978-45B9-4860-8E6E-EDB6F017D2CB}"/>
                <w:text w:multiLine="1"/>
              </w:sdtPr>
              <w:sdtEndPr/>
              <w:sdtContent>
                <w:customXmlInsRangeEnd w:id="2887"/>
                <w:ins w:id="2888" w:author="peng" w:date="2015-01-26T02:21:00Z">
                  <w:r w:rsidR="00420066">
                    <w:t>0</w:t>
                  </w:r>
                </w:ins>
                <w:customXmlInsRangeStart w:id="2889" w:author="peng" w:date="2015-01-26T02:21:00Z"/>
              </w:sdtContent>
            </w:sdt>
            <w:customXmlInsRangeEnd w:id="2889"/>
            <w:ins w:id="2890" w:author="peng" w:date="2015-01-26T02:21:00Z">
              <w:r w:rsidR="00420066">
                <w:t>..</w:t>
              </w:r>
            </w:ins>
            <w:customXmlInsRangeStart w:id="2891" w:author="peng" w:date="2015-01-26T02:21:00Z"/>
            <w:sdt>
              <w:sdtPr>
                <w:alias w:val="AssociationEnd ATTRIBUTE MultiplicityMax"/>
                <w:tag w:val="bd717090-214d-4987-9ab8-8616e6eb28ed"/>
                <w:id w:val="-1399506329"/>
                <w:dataBinding w:xpath="/elements/element[@objid='bd717090-214d-4987-9ab8-8616e6eb28ed']/content[@alias='AssociationEnd ATTRIBUTE MultiplicityMax']" w:storeItemID="{D35B6978-45B9-4860-8E6E-EDB6F017D2CB}"/>
                <w:text w:multiLine="1"/>
              </w:sdtPr>
              <w:sdtEndPr/>
              <w:sdtContent>
                <w:customXmlInsRangeEnd w:id="2891"/>
                <w:ins w:id="2892" w:author="peng" w:date="2015-01-26T02:21:00Z">
                  <w:r w:rsidR="00420066">
                    <w:t>1</w:t>
                  </w:r>
                </w:ins>
                <w:customXmlInsRangeStart w:id="2893" w:author="peng" w:date="2015-01-26T02:21:00Z"/>
              </w:sdtContent>
            </w:sdt>
            <w:customXmlInsRangeEnd w:id="2893"/>
            <w:ins w:id="2894" w:author="peng" w:date="2015-01-26T02:21:00Z">
              <w:r w:rsidR="00420066">
                <w:t xml:space="preserve">] </w:t>
              </w:r>
              <w:r w:rsidR="00420066">
                <w:fldChar w:fldCharType="begin"/>
              </w:r>
              <w:r w:rsidR="00420066">
                <w:instrText xml:space="preserve"> HYPERLINK \l "_67321fdf-07c5-4b25-973e-2c0c213fa851" \h </w:instrText>
              </w:r>
              <w:r w:rsidR="00420066">
                <w:fldChar w:fldCharType="separate"/>
              </w:r>
              <w:r w:rsidR="00420066">
                <w:rPr>
                  <w:rStyle w:val="af2"/>
                </w:rPr>
                <w:t>TreeNode</w:t>
              </w:r>
              <w:r w:rsidR="00420066">
                <w:rPr>
                  <w:rStyle w:val="af2"/>
                </w:rPr>
                <w:fldChar w:fldCharType="end"/>
              </w:r>
            </w:ins>
          </w:p>
        </w:tc>
        <w:tc>
          <w:tcPr>
            <w:tcW w:w="0" w:type="auto"/>
          </w:tcPr>
          <w:p w14:paraId="2D8E5089"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895" w:author="peng" w:date="2015-01-26T02:21:00Z"/>
              </w:rPr>
            </w:pPr>
            <w:customXmlInsRangeStart w:id="2896" w:author="peng" w:date="2015-01-26T02:21:00Z"/>
            <w:sdt>
              <w:sdtPr>
                <w:alias w:val="AssociationEnd NOTE description 0"/>
                <w:tag w:val="bd717090-214d-4987-9ab8-8616e6eb28ed"/>
                <w:id w:val="-798063690"/>
                <w:dataBinding w:xpath="/elements/element[@objid='bd717090-214d-4987-9ab8-8616e6eb28ed']/content[@alias='AssociationEnd NOTE description 0']" w:storeItemID="{D35B6978-45B9-4860-8E6E-EDB6F017D2CB}"/>
                <w:text w:multiLine="1"/>
              </w:sdtPr>
              <w:sdtEndPr/>
              <w:sdtContent>
                <w:customXmlInsRangeEnd w:id="2896"/>
                <w:ins w:id="2897" w:author="peng" w:date="2015-01-26T02:21:00Z">
                  <w:r w:rsidR="00420066">
                    <w:t>root node of this decision tree</w:t>
                  </w:r>
                </w:ins>
                <w:customXmlInsRangeStart w:id="2898" w:author="peng" w:date="2015-01-26T02:21:00Z"/>
              </w:sdtContent>
            </w:sdt>
            <w:customXmlInsRangeEnd w:id="2898"/>
          </w:p>
        </w:tc>
      </w:tr>
      <w:tr w:rsidR="00420066" w14:paraId="22C724A5" w14:textId="77777777" w:rsidTr="00420066">
        <w:trPr>
          <w:jc w:val="both"/>
          <w:ins w:id="289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C1631C7" w14:textId="77777777" w:rsidR="00420066" w:rsidRDefault="007D1D13" w:rsidP="00420066">
            <w:pPr>
              <w:rPr>
                <w:ins w:id="2900" w:author="peng" w:date="2015-01-26T02:21:00Z"/>
              </w:rPr>
            </w:pPr>
            <w:customXmlInsRangeStart w:id="2901" w:author="peng" w:date="2015-01-26T02:21:00Z"/>
            <w:sdt>
              <w:sdtPr>
                <w:alias w:val="Association ATTRIBUTE Name"/>
                <w:tag w:val="4aeb4a1d-72fb-4a17-bf60-5fc8f13128e7"/>
                <w:id w:val="869425847"/>
                <w:showingPlcHdr/>
                <w:dataBinding w:xpath="/elements/element[@objid='4aeb4a1d-72fb-4a17-bf60-5fc8f13128e7']/content[@alias='Association ATTRIBUTE Name']" w:storeItemID="{D35B6978-45B9-4860-8E6E-EDB6F017D2CB}"/>
                <w:text w:multiLine="1"/>
              </w:sdtPr>
              <w:sdtEndPr/>
              <w:sdtContent>
                <w:customXmlInsRangeEnd w:id="2901"/>
                <w:ins w:id="2902" w:author="peng" w:date="2015-01-26T02:21:00Z">
                  <w:r w:rsidR="00420066">
                    <w:t xml:space="preserve">     </w:t>
                  </w:r>
                </w:ins>
                <w:customXmlInsRangeStart w:id="2903" w:author="peng" w:date="2015-01-26T02:21:00Z"/>
              </w:sdtContent>
            </w:sdt>
            <w:customXmlInsRangeEnd w:id="2903"/>
            <w:ins w:id="2904" w:author="peng" w:date="2015-01-26T02:21:00Z">
              <w:r w:rsidR="00420066">
                <w:t>-&gt;</w:t>
              </w:r>
            </w:ins>
            <w:customXmlInsRangeStart w:id="2905" w:author="peng" w:date="2015-01-26T02:21:00Z"/>
            <w:sdt>
              <w:sdtPr>
                <w:alias w:val="AssociationEnd ATTRIBUTE Name"/>
                <w:tag w:val="7fe055b8-3a4f-4fbf-a7a0-2e4d8328bd49"/>
                <w:id w:val="1518119300"/>
                <w:dataBinding w:xpath="/elements/element[@objid='7fe055b8-3a4f-4fbf-a7a0-2e4d8328bd49']/content[@alias='AssociationEnd ATTRIBUTE Name']" w:storeItemID="{D35B6978-45B9-4860-8E6E-EDB6F017D2CB}"/>
                <w:text w:multiLine="1"/>
              </w:sdtPr>
              <w:sdtEndPr/>
              <w:sdtContent>
                <w:customXmlInsRangeEnd w:id="2905"/>
                <w:ins w:id="2906" w:author="peng" w:date="2015-01-26T02:21:00Z">
                  <w:r w:rsidR="00420066">
                    <w:t>train</w:t>
                  </w:r>
                </w:ins>
                <w:customXmlInsRangeStart w:id="2907" w:author="peng" w:date="2015-01-26T02:21:00Z"/>
              </w:sdtContent>
            </w:sdt>
            <w:customXmlInsRangeEnd w:id="2907"/>
            <w:ins w:id="2908" w:author="peng" w:date="2015-01-26T02:21:00Z">
              <w:r w:rsidR="00420066">
                <w:t xml:space="preserve"> : [</w:t>
              </w:r>
            </w:ins>
            <w:customXmlInsRangeStart w:id="2909" w:author="peng" w:date="2015-01-26T02:21:00Z"/>
            <w:sdt>
              <w:sdtPr>
                <w:alias w:val="AssociationEnd ATTRIBUTE MultiplicityMin"/>
                <w:tag w:val="7fe055b8-3a4f-4fbf-a7a0-2e4d8328bd49"/>
                <w:id w:val="-1998948816"/>
                <w:dataBinding w:xpath="/elements/element[@objid='7fe055b8-3a4f-4fbf-a7a0-2e4d8328bd49']/content[@alias='AssociationEnd ATTRIBUTE MultiplicityMin']" w:storeItemID="{D35B6978-45B9-4860-8E6E-EDB6F017D2CB}"/>
                <w:text w:multiLine="1"/>
              </w:sdtPr>
              <w:sdtEndPr/>
              <w:sdtContent>
                <w:customXmlInsRangeEnd w:id="2909"/>
                <w:ins w:id="2910" w:author="peng" w:date="2015-01-26T02:21:00Z">
                  <w:r w:rsidR="00420066">
                    <w:t>0</w:t>
                  </w:r>
                </w:ins>
                <w:customXmlInsRangeStart w:id="2911" w:author="peng" w:date="2015-01-26T02:21:00Z"/>
              </w:sdtContent>
            </w:sdt>
            <w:customXmlInsRangeEnd w:id="2911"/>
            <w:ins w:id="2912" w:author="peng" w:date="2015-01-26T02:21:00Z">
              <w:r w:rsidR="00420066">
                <w:t>..</w:t>
              </w:r>
            </w:ins>
            <w:customXmlInsRangeStart w:id="2913" w:author="peng" w:date="2015-01-26T02:21:00Z"/>
            <w:sdt>
              <w:sdtPr>
                <w:alias w:val="AssociationEnd ATTRIBUTE MultiplicityMax"/>
                <w:tag w:val="7fe055b8-3a4f-4fbf-a7a0-2e4d8328bd49"/>
                <w:id w:val="1955212686"/>
                <w:dataBinding w:xpath="/elements/element[@objid='7fe055b8-3a4f-4fbf-a7a0-2e4d8328bd49']/content[@alias='AssociationEnd ATTRIBUTE MultiplicityMax']" w:storeItemID="{D35B6978-45B9-4860-8E6E-EDB6F017D2CB}"/>
                <w:text w:multiLine="1"/>
              </w:sdtPr>
              <w:sdtEndPr/>
              <w:sdtContent>
                <w:customXmlInsRangeEnd w:id="2913"/>
                <w:ins w:id="2914" w:author="peng" w:date="2015-01-26T02:21:00Z">
                  <w:r w:rsidR="00420066">
                    <w:t>*</w:t>
                  </w:r>
                </w:ins>
                <w:customXmlInsRangeStart w:id="2915" w:author="peng" w:date="2015-01-26T02:21:00Z"/>
              </w:sdtContent>
            </w:sdt>
            <w:customXmlInsRangeEnd w:id="2915"/>
            <w:ins w:id="2916" w:author="peng" w:date="2015-01-26T02:21:00Z">
              <w:r w:rsidR="00420066">
                <w:t xml:space="preserve">] </w:t>
              </w:r>
              <w:r w:rsidR="00420066">
                <w:fldChar w:fldCharType="begin"/>
              </w:r>
              <w:r w:rsidR="00420066">
                <w:instrText xml:space="preserve"> HYPERLINK \l "_4ccce523-4653-4dc2-a5bc-b4bfbbe95a34" \h </w:instrText>
              </w:r>
              <w:r w:rsidR="00420066">
                <w:fldChar w:fldCharType="separate"/>
              </w:r>
              <w:r w:rsidR="00420066">
                <w:rPr>
                  <w:rStyle w:val="af2"/>
                </w:rPr>
                <w:t>DataVector</w:t>
              </w:r>
              <w:r w:rsidR="00420066">
                <w:rPr>
                  <w:rStyle w:val="af2"/>
                </w:rPr>
                <w:fldChar w:fldCharType="end"/>
              </w:r>
            </w:ins>
          </w:p>
        </w:tc>
        <w:tc>
          <w:tcPr>
            <w:tcW w:w="0" w:type="auto"/>
          </w:tcPr>
          <w:p w14:paraId="2A809B00"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2917" w:author="peng" w:date="2015-01-26T02:21:00Z"/>
              </w:rPr>
            </w:pPr>
            <w:customXmlInsRangeStart w:id="2918" w:author="peng" w:date="2015-01-26T02:21:00Z"/>
            <w:sdt>
              <w:sdtPr>
                <w:alias w:val="AssociationEnd NOTE description 0"/>
                <w:tag w:val="7fe055b8-3a4f-4fbf-a7a0-2e4d8328bd49"/>
                <w:id w:val="-293520818"/>
                <w:dataBinding w:xpath="/elements/element[@objid='7fe055b8-3a4f-4fbf-a7a0-2e4d8328bd49']/content[@alias='AssociationEnd NOTE description 0']" w:storeItemID="{D35B6978-45B9-4860-8E6E-EDB6F017D2CB}"/>
                <w:text w:multiLine="1"/>
              </w:sdtPr>
              <w:sdtEndPr/>
              <w:sdtContent>
                <w:customXmlInsRangeEnd w:id="2918"/>
                <w:ins w:id="2919" w:author="peng" w:date="2015-01-26T02:21:00Z">
                  <w:r w:rsidR="00420066">
                    <w:t>training dataset</w:t>
                  </w:r>
                </w:ins>
                <w:customXmlInsRangeStart w:id="2920" w:author="peng" w:date="2015-01-26T02:21:00Z"/>
              </w:sdtContent>
            </w:sdt>
            <w:customXmlInsRangeEnd w:id="2920"/>
          </w:p>
        </w:tc>
      </w:tr>
      <w:tr w:rsidR="00420066" w14:paraId="207C7472" w14:textId="77777777" w:rsidTr="00420066">
        <w:trPr>
          <w:cnfStyle w:val="000000100000" w:firstRow="0" w:lastRow="0" w:firstColumn="0" w:lastColumn="0" w:oddVBand="0" w:evenVBand="0" w:oddHBand="1" w:evenHBand="0" w:firstRowFirstColumn="0" w:firstRowLastColumn="0" w:lastRowFirstColumn="0" w:lastRowLastColumn="0"/>
          <w:jc w:val="both"/>
          <w:ins w:id="292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CD59905" w14:textId="77777777" w:rsidR="00420066" w:rsidRDefault="007D1D13" w:rsidP="00420066">
            <w:pPr>
              <w:rPr>
                <w:ins w:id="2922" w:author="peng" w:date="2015-01-26T02:21:00Z"/>
              </w:rPr>
            </w:pPr>
            <w:customXmlInsRangeStart w:id="2923" w:author="peng" w:date="2015-01-26T02:21:00Z"/>
            <w:sdt>
              <w:sdtPr>
                <w:alias w:val="Association ATTRIBUTE Name"/>
                <w:tag w:val="0a29dce3-fc8d-44a8-b4d4-ba0ab77c019a"/>
                <w:id w:val="518282846"/>
                <w:showingPlcHdr/>
                <w:dataBinding w:xpath="/elements/element[@objid='0a29dce3-fc8d-44a8-b4d4-ba0ab77c019a']/content[@alias='Association ATTRIBUTE Name']" w:storeItemID="{D35B6978-45B9-4860-8E6E-EDB6F017D2CB}"/>
                <w:text w:multiLine="1"/>
              </w:sdtPr>
              <w:sdtEndPr/>
              <w:sdtContent>
                <w:customXmlInsRangeEnd w:id="2923"/>
                <w:ins w:id="2924" w:author="peng" w:date="2015-01-26T02:21:00Z">
                  <w:r w:rsidR="00420066">
                    <w:t xml:space="preserve">     </w:t>
                  </w:r>
                </w:ins>
                <w:customXmlInsRangeStart w:id="2925" w:author="peng" w:date="2015-01-26T02:21:00Z"/>
              </w:sdtContent>
            </w:sdt>
            <w:customXmlInsRangeEnd w:id="2925"/>
            <w:ins w:id="2926" w:author="peng" w:date="2015-01-26T02:21:00Z">
              <w:r w:rsidR="00420066">
                <w:t>-&gt;</w:t>
              </w:r>
            </w:ins>
            <w:customXmlInsRangeStart w:id="2927" w:author="peng" w:date="2015-01-26T02:21:00Z"/>
            <w:sdt>
              <w:sdtPr>
                <w:alias w:val="AssociationEnd ATTRIBUTE Name"/>
                <w:tag w:val="8a976bf0-618c-430b-a678-96a48f76437d"/>
                <w:id w:val="-2073503173"/>
                <w:dataBinding w:xpath="/elements/element[@objid='8a976bf0-618c-430b-a678-96a48f76437d']/content[@alias='AssociationEnd ATTRIBUTE Name']" w:storeItemID="{D35B6978-45B9-4860-8E6E-EDB6F017D2CB}"/>
                <w:text w:multiLine="1"/>
              </w:sdtPr>
              <w:sdtEndPr/>
              <w:sdtContent>
                <w:customXmlInsRangeEnd w:id="2927"/>
                <w:ins w:id="2928" w:author="peng" w:date="2015-01-26T02:21:00Z">
                  <w:r w:rsidR="00420066">
                    <w:t>test</w:t>
                  </w:r>
                </w:ins>
                <w:customXmlInsRangeStart w:id="2929" w:author="peng" w:date="2015-01-26T02:21:00Z"/>
              </w:sdtContent>
            </w:sdt>
            <w:customXmlInsRangeEnd w:id="2929"/>
            <w:ins w:id="2930" w:author="peng" w:date="2015-01-26T02:21:00Z">
              <w:r w:rsidR="00420066">
                <w:t xml:space="preserve"> : [</w:t>
              </w:r>
            </w:ins>
            <w:customXmlInsRangeStart w:id="2931" w:author="peng" w:date="2015-01-26T02:21:00Z"/>
            <w:sdt>
              <w:sdtPr>
                <w:alias w:val="AssociationEnd ATTRIBUTE MultiplicityMin"/>
                <w:tag w:val="8a976bf0-618c-430b-a678-96a48f76437d"/>
                <w:id w:val="1782847335"/>
                <w:dataBinding w:xpath="/elements/element[@objid='8a976bf0-618c-430b-a678-96a48f76437d']/content[@alias='AssociationEnd ATTRIBUTE MultiplicityMin']" w:storeItemID="{D35B6978-45B9-4860-8E6E-EDB6F017D2CB}"/>
                <w:text w:multiLine="1"/>
              </w:sdtPr>
              <w:sdtEndPr/>
              <w:sdtContent>
                <w:customXmlInsRangeEnd w:id="2931"/>
                <w:ins w:id="2932" w:author="peng" w:date="2015-01-26T02:21:00Z">
                  <w:r w:rsidR="00420066">
                    <w:t>0</w:t>
                  </w:r>
                </w:ins>
                <w:customXmlInsRangeStart w:id="2933" w:author="peng" w:date="2015-01-26T02:21:00Z"/>
              </w:sdtContent>
            </w:sdt>
            <w:customXmlInsRangeEnd w:id="2933"/>
            <w:ins w:id="2934" w:author="peng" w:date="2015-01-26T02:21:00Z">
              <w:r w:rsidR="00420066">
                <w:t>..</w:t>
              </w:r>
            </w:ins>
            <w:customXmlInsRangeStart w:id="2935" w:author="peng" w:date="2015-01-26T02:21:00Z"/>
            <w:sdt>
              <w:sdtPr>
                <w:alias w:val="AssociationEnd ATTRIBUTE MultiplicityMax"/>
                <w:tag w:val="8a976bf0-618c-430b-a678-96a48f76437d"/>
                <w:id w:val="309299612"/>
                <w:dataBinding w:xpath="/elements/element[@objid='8a976bf0-618c-430b-a678-96a48f76437d']/content[@alias='AssociationEnd ATTRIBUTE MultiplicityMax']" w:storeItemID="{D35B6978-45B9-4860-8E6E-EDB6F017D2CB}"/>
                <w:text w:multiLine="1"/>
              </w:sdtPr>
              <w:sdtEndPr/>
              <w:sdtContent>
                <w:customXmlInsRangeEnd w:id="2935"/>
                <w:ins w:id="2936" w:author="peng" w:date="2015-01-26T02:21:00Z">
                  <w:r w:rsidR="00420066">
                    <w:t>*</w:t>
                  </w:r>
                </w:ins>
                <w:customXmlInsRangeStart w:id="2937" w:author="peng" w:date="2015-01-26T02:21:00Z"/>
              </w:sdtContent>
            </w:sdt>
            <w:customXmlInsRangeEnd w:id="2937"/>
            <w:ins w:id="2938" w:author="peng" w:date="2015-01-26T02:21:00Z">
              <w:r w:rsidR="00420066">
                <w:t xml:space="preserve">] </w:t>
              </w:r>
              <w:r w:rsidR="00420066">
                <w:fldChar w:fldCharType="begin"/>
              </w:r>
              <w:r w:rsidR="00420066">
                <w:instrText xml:space="preserve"> HYPERLINK \l "_4ccce523-4653-4dc2-a5bc-b4bfbbe95a34" \h </w:instrText>
              </w:r>
              <w:r w:rsidR="00420066">
                <w:fldChar w:fldCharType="separate"/>
              </w:r>
              <w:r w:rsidR="00420066">
                <w:rPr>
                  <w:rStyle w:val="af2"/>
                </w:rPr>
                <w:t>DataVector</w:t>
              </w:r>
              <w:r w:rsidR="00420066">
                <w:rPr>
                  <w:rStyle w:val="af2"/>
                </w:rPr>
                <w:fldChar w:fldCharType="end"/>
              </w:r>
            </w:ins>
          </w:p>
        </w:tc>
        <w:tc>
          <w:tcPr>
            <w:tcW w:w="0" w:type="auto"/>
          </w:tcPr>
          <w:p w14:paraId="395C2EC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939" w:author="peng" w:date="2015-01-26T02:21:00Z"/>
              </w:rPr>
            </w:pPr>
            <w:customXmlInsRangeStart w:id="2940" w:author="peng" w:date="2015-01-26T02:21:00Z"/>
            <w:sdt>
              <w:sdtPr>
                <w:alias w:val="AssociationEnd NOTE description 0"/>
                <w:tag w:val="8a976bf0-618c-430b-a678-96a48f76437d"/>
                <w:id w:val="-1919780991"/>
                <w:dataBinding w:xpath="/elements/element[@objid='8a976bf0-618c-430b-a678-96a48f76437d']/content[@alias='AssociationEnd NOTE description 0']" w:storeItemID="{D35B6978-45B9-4860-8E6E-EDB6F017D2CB}"/>
                <w:text w:multiLine="1"/>
              </w:sdtPr>
              <w:sdtEndPr/>
              <w:sdtContent>
                <w:customXmlInsRangeEnd w:id="2940"/>
                <w:ins w:id="2941" w:author="peng" w:date="2015-01-26T02:21:00Z">
                  <w:r w:rsidR="00420066">
                    <w:t>testing dataset</w:t>
                  </w:r>
                </w:ins>
                <w:customXmlInsRangeStart w:id="2942" w:author="peng" w:date="2015-01-26T02:21:00Z"/>
              </w:sdtContent>
            </w:sdt>
            <w:customXmlInsRangeEnd w:id="2942"/>
          </w:p>
        </w:tc>
      </w:tr>
    </w:tbl>
    <w:p w14:paraId="618C0A8F" w14:textId="77777777" w:rsidR="00420066" w:rsidRDefault="00420066" w:rsidP="00420066">
      <w:pPr>
        <w:pStyle w:val="af4"/>
        <w:rPr>
          <w:ins w:id="2943" w:author="peng" w:date="2015-01-26T02:34:00Z"/>
        </w:rPr>
      </w:pPr>
      <w:ins w:id="2944" w:author="peng" w:date="2015-01-26T02:21:00Z">
        <w:r>
          <w:t>Table </w:t>
        </w:r>
        <w:r>
          <w:fldChar w:fldCharType="begin"/>
        </w:r>
        <w:r>
          <w:instrText>SEQ Table \* ARABIC</w:instrText>
        </w:r>
        <w:r>
          <w:fldChar w:fldCharType="separate"/>
        </w:r>
      </w:ins>
      <w:ins w:id="2945" w:author="peng" w:date="2015-01-26T03:23:00Z">
        <w:r w:rsidR="00EA58DD">
          <w:rPr>
            <w:noProof/>
          </w:rPr>
          <w:t>19</w:t>
        </w:r>
      </w:ins>
      <w:ins w:id="2946" w:author="peng" w:date="2015-01-26T02:21:00Z">
        <w:r>
          <w:fldChar w:fldCharType="end"/>
        </w:r>
        <w:r>
          <w:t> Associations of Class "DecisionTree"</w:t>
        </w:r>
      </w:ins>
    </w:p>
    <w:p w14:paraId="0EE65B29" w14:textId="77777777" w:rsidR="00520160" w:rsidRDefault="00520160">
      <w:pPr>
        <w:rPr>
          <w:ins w:id="2947" w:author="peng" w:date="2015-01-26T02:34:00Z"/>
        </w:rPr>
        <w:pPrChange w:id="2948" w:author="peng" w:date="2015-01-26T02:34:00Z">
          <w:pPr>
            <w:pStyle w:val="af4"/>
          </w:pPr>
        </w:pPrChange>
      </w:pPr>
    </w:p>
    <w:p w14:paraId="3643DFA7" w14:textId="77777777" w:rsidR="00520160" w:rsidRPr="00EA58DD" w:rsidRDefault="00520160">
      <w:pPr>
        <w:rPr>
          <w:ins w:id="2949" w:author="peng" w:date="2015-01-26T02:21:00Z"/>
        </w:rPr>
        <w:pPrChange w:id="2950" w:author="peng" w:date="2015-01-26T02:34:00Z">
          <w:pPr>
            <w:pStyle w:val="af4"/>
          </w:pPr>
        </w:pPrChange>
      </w:pPr>
    </w:p>
    <w:tbl>
      <w:tblPr>
        <w:tblStyle w:val="-1"/>
        <w:tblW w:w="5000" w:type="pct"/>
        <w:jc w:val="both"/>
        <w:tblLook w:val="04A0" w:firstRow="1" w:lastRow="0" w:firstColumn="1" w:lastColumn="0" w:noHBand="0" w:noVBand="1"/>
      </w:tblPr>
      <w:tblGrid>
        <w:gridCol w:w="3125"/>
        <w:gridCol w:w="5927"/>
      </w:tblGrid>
      <w:tr w:rsidR="00420066" w14:paraId="18F30C5A" w14:textId="77777777" w:rsidTr="00420066">
        <w:trPr>
          <w:cnfStyle w:val="100000000000" w:firstRow="1" w:lastRow="0" w:firstColumn="0" w:lastColumn="0" w:oddVBand="0" w:evenVBand="0" w:oddHBand="0" w:evenHBand="0" w:firstRowFirstColumn="0" w:firstRowLastColumn="0" w:lastRowFirstColumn="0" w:lastRowLastColumn="0"/>
          <w:tblHeader/>
          <w:jc w:val="both"/>
          <w:ins w:id="295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47E0549" w14:textId="77777777" w:rsidR="00420066" w:rsidRDefault="00420066" w:rsidP="00420066">
            <w:pPr>
              <w:jc w:val="center"/>
              <w:rPr>
                <w:ins w:id="2952" w:author="peng" w:date="2015-01-26T02:21:00Z"/>
              </w:rPr>
            </w:pPr>
            <w:ins w:id="2953" w:author="peng" w:date="2015-01-26T02:21:00Z">
              <w:r>
                <w:t>Name</w:t>
              </w:r>
            </w:ins>
          </w:p>
        </w:tc>
        <w:tc>
          <w:tcPr>
            <w:tcW w:w="0" w:type="auto"/>
          </w:tcPr>
          <w:p w14:paraId="019DAC99"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2954" w:author="peng" w:date="2015-01-26T02:21:00Z"/>
              </w:rPr>
            </w:pPr>
            <w:ins w:id="2955" w:author="peng" w:date="2015-01-26T02:21:00Z">
              <w:r>
                <w:t>Summary</w:t>
              </w:r>
            </w:ins>
          </w:p>
        </w:tc>
      </w:tr>
      <w:tr w:rsidR="00420066" w14:paraId="0B3CE3CA" w14:textId="77777777" w:rsidTr="00420066">
        <w:trPr>
          <w:cnfStyle w:val="000000100000" w:firstRow="0" w:lastRow="0" w:firstColumn="0" w:lastColumn="0" w:oddVBand="0" w:evenVBand="0" w:oddHBand="1" w:evenHBand="0" w:firstRowFirstColumn="0" w:firstRowLastColumn="0" w:lastRowFirstColumn="0" w:lastRowLastColumn="0"/>
          <w:jc w:val="both"/>
          <w:ins w:id="295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F2D96F6" w14:textId="77777777" w:rsidR="00420066" w:rsidRDefault="00420066" w:rsidP="00420066">
            <w:pPr>
              <w:rPr>
                <w:ins w:id="2957" w:author="peng" w:date="2015-01-26T02:21:00Z"/>
              </w:rPr>
            </w:pPr>
            <w:ins w:id="2958" w:author="peng" w:date="2015-01-26T02:21:00Z">
              <w:r>
                <w:fldChar w:fldCharType="begin"/>
              </w:r>
              <w:r>
                <w:instrText xml:space="preserve"> HYPERLINK \l "_022c19a8-d263-4638-a209-2cfb9bad6764" \h </w:instrText>
              </w:r>
              <w:r>
                <w:fldChar w:fldCharType="separate"/>
              </w:r>
              <w:r>
                <w:rPr>
                  <w:rStyle w:val="af2"/>
                </w:rPr>
                <w:t>SplitAttrObj</w:t>
              </w:r>
              <w:r>
                <w:rPr>
                  <w:rStyle w:val="af2"/>
                </w:rPr>
                <w:fldChar w:fldCharType="end"/>
              </w:r>
            </w:ins>
          </w:p>
        </w:tc>
        <w:tc>
          <w:tcPr>
            <w:tcW w:w="0" w:type="auto"/>
          </w:tcPr>
          <w:p w14:paraId="53053E89"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2959" w:author="peng" w:date="2015-01-26T02:21:00Z"/>
              </w:rPr>
            </w:pPr>
            <w:customXmlInsRangeStart w:id="2960" w:author="peng" w:date="2015-01-26T02:21:00Z"/>
            <w:sdt>
              <w:sdtPr>
                <w:alias w:val="Class NOTE summary 0"/>
                <w:tag w:val="022c19a8-d263-4638-a209-2cfb9bad6764"/>
                <w:id w:val="-190849371"/>
                <w:dataBinding w:xpath="/elements/element[@objid='022c19a8-d263-4638-a209-2cfb9bad6764']/content[@alias='Class NOTE summary 0']" w:storeItemID="{D35B6978-45B9-4860-8E6E-EDB6F017D2CB}"/>
                <w:text w:multiLine="1"/>
              </w:sdtPr>
              <w:sdtEndPr/>
              <w:sdtContent>
                <w:customXmlInsRangeEnd w:id="2960"/>
                <w:ins w:id="2961" w:author="peng" w:date="2015-01-26T02:21:00Z">
                  <w:r w:rsidR="00420066">
                    <w:t>Attribute index and value</w:t>
                  </w:r>
                </w:ins>
                <w:customXmlInsRangeStart w:id="2962" w:author="peng" w:date="2015-01-26T02:21:00Z"/>
              </w:sdtContent>
            </w:sdt>
            <w:customXmlInsRangeEnd w:id="2962"/>
          </w:p>
        </w:tc>
      </w:tr>
    </w:tbl>
    <w:p w14:paraId="39FB83F1" w14:textId="77777777" w:rsidR="00420066" w:rsidRDefault="00420066" w:rsidP="00420066">
      <w:pPr>
        <w:pStyle w:val="af4"/>
        <w:rPr>
          <w:ins w:id="2963" w:author="peng" w:date="2015-01-26T02:35:00Z"/>
        </w:rPr>
      </w:pPr>
      <w:ins w:id="2964" w:author="peng" w:date="2015-01-26T02:21:00Z">
        <w:r>
          <w:t>Table </w:t>
        </w:r>
        <w:r>
          <w:fldChar w:fldCharType="begin"/>
        </w:r>
        <w:r>
          <w:instrText>SEQ Table \* ARABIC</w:instrText>
        </w:r>
        <w:r>
          <w:fldChar w:fldCharType="separate"/>
        </w:r>
      </w:ins>
      <w:ins w:id="2965" w:author="peng" w:date="2015-01-26T03:23:00Z">
        <w:r w:rsidR="00EA58DD">
          <w:rPr>
            <w:noProof/>
          </w:rPr>
          <w:t>20</w:t>
        </w:r>
      </w:ins>
      <w:ins w:id="2966" w:author="peng" w:date="2015-01-26T02:21:00Z">
        <w:r>
          <w:fldChar w:fldCharType="end"/>
        </w:r>
        <w:r>
          <w:t> Owned Classes of Class "DecisionTree"</w:t>
        </w:r>
      </w:ins>
    </w:p>
    <w:p w14:paraId="64E7E681" w14:textId="77777777" w:rsidR="00520160" w:rsidRDefault="00520160">
      <w:pPr>
        <w:rPr>
          <w:ins w:id="2967" w:author="peng" w:date="2015-01-26T02:35:00Z"/>
        </w:rPr>
        <w:pPrChange w:id="2968" w:author="peng" w:date="2015-01-26T02:35:00Z">
          <w:pPr>
            <w:pStyle w:val="af4"/>
          </w:pPr>
        </w:pPrChange>
      </w:pPr>
    </w:p>
    <w:p w14:paraId="2F82BEBA" w14:textId="77777777" w:rsidR="00520160" w:rsidRDefault="00520160">
      <w:pPr>
        <w:rPr>
          <w:ins w:id="2969" w:author="peng" w:date="2015-01-26T02:35:00Z"/>
        </w:rPr>
        <w:pPrChange w:id="2970" w:author="peng" w:date="2015-01-26T02:35:00Z">
          <w:pPr>
            <w:pStyle w:val="af4"/>
          </w:pPr>
        </w:pPrChange>
      </w:pPr>
    </w:p>
    <w:p w14:paraId="45DBB392" w14:textId="77777777" w:rsidR="00520160" w:rsidRDefault="00520160">
      <w:pPr>
        <w:rPr>
          <w:ins w:id="2971" w:author="peng" w:date="2015-01-26T02:35:00Z"/>
        </w:rPr>
        <w:pPrChange w:id="2972" w:author="peng" w:date="2015-01-26T02:35:00Z">
          <w:pPr>
            <w:pStyle w:val="af4"/>
          </w:pPr>
        </w:pPrChange>
      </w:pPr>
    </w:p>
    <w:p w14:paraId="1884C541" w14:textId="77777777" w:rsidR="00520160" w:rsidRDefault="00520160">
      <w:pPr>
        <w:rPr>
          <w:ins w:id="2973" w:author="peng" w:date="2015-01-26T02:35:00Z"/>
        </w:rPr>
        <w:pPrChange w:id="2974" w:author="peng" w:date="2015-01-26T02:35:00Z">
          <w:pPr>
            <w:pStyle w:val="af4"/>
          </w:pPr>
        </w:pPrChange>
      </w:pPr>
    </w:p>
    <w:p w14:paraId="38900097" w14:textId="77777777" w:rsidR="00520160" w:rsidRDefault="00520160">
      <w:pPr>
        <w:rPr>
          <w:ins w:id="2975" w:author="peng" w:date="2015-01-26T02:35:00Z"/>
        </w:rPr>
        <w:pPrChange w:id="2976" w:author="peng" w:date="2015-01-26T02:35:00Z">
          <w:pPr>
            <w:pStyle w:val="af4"/>
          </w:pPr>
        </w:pPrChange>
      </w:pPr>
    </w:p>
    <w:p w14:paraId="0773809E" w14:textId="77777777" w:rsidR="00520160" w:rsidRDefault="00520160">
      <w:pPr>
        <w:rPr>
          <w:ins w:id="2977" w:author="peng" w:date="2015-01-26T02:35:00Z"/>
        </w:rPr>
        <w:pPrChange w:id="2978" w:author="peng" w:date="2015-01-26T02:35:00Z">
          <w:pPr>
            <w:pStyle w:val="af4"/>
          </w:pPr>
        </w:pPrChange>
      </w:pPr>
    </w:p>
    <w:p w14:paraId="7519E61E" w14:textId="77777777" w:rsidR="00520160" w:rsidRDefault="00520160">
      <w:pPr>
        <w:rPr>
          <w:ins w:id="2979" w:author="peng" w:date="2015-01-26T02:35:00Z"/>
        </w:rPr>
        <w:pPrChange w:id="2980" w:author="peng" w:date="2015-01-26T02:35:00Z">
          <w:pPr>
            <w:pStyle w:val="af4"/>
          </w:pPr>
        </w:pPrChange>
      </w:pPr>
    </w:p>
    <w:p w14:paraId="7D9DF9FE" w14:textId="77777777" w:rsidR="00520160" w:rsidRDefault="00520160">
      <w:pPr>
        <w:rPr>
          <w:ins w:id="2981" w:author="peng" w:date="2015-01-26T02:35:00Z"/>
        </w:rPr>
        <w:pPrChange w:id="2982" w:author="peng" w:date="2015-01-26T02:35:00Z">
          <w:pPr>
            <w:pStyle w:val="af4"/>
          </w:pPr>
        </w:pPrChange>
      </w:pPr>
    </w:p>
    <w:p w14:paraId="308C7119" w14:textId="77777777" w:rsidR="00520160" w:rsidRDefault="00520160">
      <w:pPr>
        <w:rPr>
          <w:ins w:id="2983" w:author="peng" w:date="2015-01-26T02:35:00Z"/>
        </w:rPr>
        <w:pPrChange w:id="2984" w:author="peng" w:date="2015-01-26T02:35:00Z">
          <w:pPr>
            <w:pStyle w:val="af4"/>
          </w:pPr>
        </w:pPrChange>
      </w:pPr>
    </w:p>
    <w:p w14:paraId="16DB8E3F" w14:textId="77777777" w:rsidR="00520160" w:rsidRDefault="00520160">
      <w:pPr>
        <w:rPr>
          <w:ins w:id="2985" w:author="peng" w:date="2015-01-26T02:35:00Z"/>
        </w:rPr>
        <w:pPrChange w:id="2986" w:author="peng" w:date="2015-01-26T02:35:00Z">
          <w:pPr>
            <w:pStyle w:val="af4"/>
          </w:pPr>
        </w:pPrChange>
      </w:pPr>
    </w:p>
    <w:p w14:paraId="7FECC945" w14:textId="77777777" w:rsidR="00520160" w:rsidRDefault="00520160">
      <w:pPr>
        <w:rPr>
          <w:ins w:id="2987" w:author="peng" w:date="2015-01-26T02:35:00Z"/>
        </w:rPr>
        <w:pPrChange w:id="2988" w:author="peng" w:date="2015-01-26T02:35:00Z">
          <w:pPr>
            <w:pStyle w:val="af4"/>
          </w:pPr>
        </w:pPrChange>
      </w:pPr>
    </w:p>
    <w:p w14:paraId="39F259B9" w14:textId="77777777" w:rsidR="00520160" w:rsidRDefault="00520160">
      <w:pPr>
        <w:rPr>
          <w:ins w:id="2989" w:author="peng" w:date="2015-01-26T02:35:00Z"/>
        </w:rPr>
        <w:pPrChange w:id="2990" w:author="peng" w:date="2015-01-26T02:35:00Z">
          <w:pPr>
            <w:pStyle w:val="af4"/>
          </w:pPr>
        </w:pPrChange>
      </w:pPr>
    </w:p>
    <w:p w14:paraId="2168D936" w14:textId="77777777" w:rsidR="00520160" w:rsidRDefault="00520160">
      <w:pPr>
        <w:rPr>
          <w:ins w:id="2991" w:author="peng" w:date="2015-01-26T02:35:00Z"/>
        </w:rPr>
        <w:pPrChange w:id="2992" w:author="peng" w:date="2015-01-26T02:35:00Z">
          <w:pPr>
            <w:pStyle w:val="af4"/>
          </w:pPr>
        </w:pPrChange>
      </w:pPr>
    </w:p>
    <w:p w14:paraId="4E61BFA3" w14:textId="77777777" w:rsidR="00520160" w:rsidRDefault="00520160">
      <w:pPr>
        <w:rPr>
          <w:ins w:id="2993" w:author="peng" w:date="2015-01-26T02:35:00Z"/>
        </w:rPr>
        <w:pPrChange w:id="2994" w:author="peng" w:date="2015-01-26T02:35:00Z">
          <w:pPr>
            <w:pStyle w:val="af4"/>
          </w:pPr>
        </w:pPrChange>
      </w:pPr>
    </w:p>
    <w:p w14:paraId="1701B3F2" w14:textId="77777777" w:rsidR="00520160" w:rsidRDefault="00520160">
      <w:pPr>
        <w:rPr>
          <w:ins w:id="2995" w:author="peng" w:date="2015-01-26T02:35:00Z"/>
        </w:rPr>
        <w:pPrChange w:id="2996" w:author="peng" w:date="2015-01-26T02:35:00Z">
          <w:pPr>
            <w:pStyle w:val="af4"/>
          </w:pPr>
        </w:pPrChange>
      </w:pPr>
    </w:p>
    <w:p w14:paraId="37611BB0" w14:textId="77777777" w:rsidR="00520160" w:rsidRPr="00EA58DD" w:rsidRDefault="00520160">
      <w:pPr>
        <w:rPr>
          <w:ins w:id="2997" w:author="peng" w:date="2015-01-26T02:21:00Z"/>
        </w:rPr>
        <w:pPrChange w:id="2998" w:author="peng" w:date="2015-01-26T02:35:00Z">
          <w:pPr>
            <w:pStyle w:val="af4"/>
          </w:pPr>
        </w:pPrChange>
      </w:pPr>
    </w:p>
    <w:p w14:paraId="010179F0" w14:textId="77777777" w:rsidR="00420066" w:rsidRDefault="00420066" w:rsidP="00420066">
      <w:pPr>
        <w:pStyle w:val="2"/>
        <w:rPr>
          <w:ins w:id="2999" w:author="peng" w:date="2015-01-26T02:21:00Z"/>
        </w:rPr>
      </w:pPr>
      <w:bookmarkStart w:id="3000" w:name="_Toc410005061"/>
      <w:ins w:id="3001" w:author="peng" w:date="2015-01-26T02:21:00Z">
        <w:r>
          <w:lastRenderedPageBreak/>
          <w:t>Class "</w:t>
        </w:r>
      </w:ins>
      <w:customXmlInsRangeStart w:id="3002" w:author="peng" w:date="2015-01-26T02:21:00Z"/>
      <w:sdt>
        <w:sdtPr>
          <w:alias w:val="Class ATTRIBUTE Name"/>
          <w:tag w:val="67321fdf-07c5-4b25-973e-2c0c213fa851"/>
          <w:id w:val="-1138650590"/>
          <w:dataBinding w:xpath="/elements/element[@objid='67321fdf-07c5-4b25-973e-2c0c213fa851']/content[@alias='Class ATTRIBUTE Name']" w:storeItemID="{D35B6978-45B9-4860-8E6E-EDB6F017D2CB}"/>
          <w:text w:multiLine="1"/>
        </w:sdtPr>
        <w:sdtEndPr/>
        <w:sdtContent>
          <w:customXmlInsRangeEnd w:id="3002"/>
          <w:ins w:id="3003" w:author="peng" w:date="2015-01-26T02:21:00Z">
            <w:r>
              <w:t>TreeNode</w:t>
            </w:r>
          </w:ins>
          <w:customXmlInsRangeStart w:id="3004" w:author="peng" w:date="2015-01-26T02:21:00Z"/>
        </w:sdtContent>
      </w:sdt>
      <w:customXmlInsRangeEnd w:id="3004"/>
      <w:ins w:id="3005" w:author="peng" w:date="2015-01-26T02:21:00Z">
        <w:r>
          <w:t>"</w:t>
        </w:r>
        <w:bookmarkEnd w:id="3000"/>
      </w:ins>
    </w:p>
    <w:p w14:paraId="30AFA74F" w14:textId="77777777" w:rsidR="00420066" w:rsidRDefault="00420066" w:rsidP="00420066">
      <w:pPr>
        <w:pStyle w:val="ab"/>
        <w:rPr>
          <w:ins w:id="3006" w:author="peng" w:date="2015-01-26T02:21:00Z"/>
          <w:rStyle w:val="ae"/>
        </w:rPr>
      </w:pPr>
      <w:ins w:id="3007" w:author="peng" w:date="2015-01-26T02:21:00Z">
        <w:r>
          <w:rPr>
            <w:rStyle w:val="ae"/>
          </w:rPr>
          <w:t xml:space="preserve">from Package </w:t>
        </w:r>
      </w:ins>
      <w:customXmlInsRangeStart w:id="3008" w:author="peng" w:date="2015-01-26T02:21:00Z"/>
      <w:sdt>
        <w:sdtPr>
          <w:rPr>
            <w:rStyle w:val="ae"/>
          </w:rPr>
          <w:alias w:val="Package ATTRIBUTE Name"/>
          <w:tag w:val="3dcb2c09-2a32-475f-982a-7933da523875"/>
          <w:id w:val="2076304558"/>
          <w:dataBinding w:xpath="/elements/element[@objid='3dcb2c09-2a32-475f-982a-7933da523875']/content[@alias='Package ATTRIBUTE Name']" w:storeItemID="{D35B6978-45B9-4860-8E6E-EDB6F017D2CB}"/>
          <w:text w:multiLine="1"/>
        </w:sdtPr>
        <w:sdtEndPr>
          <w:rPr>
            <w:rStyle w:val="ae"/>
          </w:rPr>
        </w:sdtEndPr>
        <w:sdtContent>
          <w:customXmlInsRangeEnd w:id="3008"/>
          <w:ins w:id="3009" w:author="peng" w:date="2015-01-26T02:21:00Z">
            <w:r>
              <w:rPr>
                <w:rStyle w:val="ae"/>
              </w:rPr>
              <w:t>gforge</w:t>
            </w:r>
          </w:ins>
          <w:customXmlInsRangeStart w:id="3010" w:author="peng" w:date="2015-01-26T02:21:00Z"/>
        </w:sdtContent>
      </w:sdt>
      <w:customXmlInsRangeEnd w:id="3010"/>
      <w:ins w:id="3011" w:author="peng" w:date="2015-01-26T02:21:00Z">
        <w:r>
          <w:rPr>
            <w:rStyle w:val="ae"/>
          </w:rPr>
          <w:t>.</w:t>
        </w:r>
      </w:ins>
      <w:customXmlInsRangeStart w:id="3012" w:author="peng" w:date="2015-01-26T02:21:00Z"/>
      <w:sdt>
        <w:sdtPr>
          <w:rPr>
            <w:rStyle w:val="ae"/>
          </w:rPr>
          <w:alias w:val="Package ATTRIBUTE Name"/>
          <w:tag w:val="3c0eec90-a163-4364-8ec1-855c885b184b"/>
          <w:id w:val="1315752440"/>
          <w:dataBinding w:xpath="/elements/element[@objid='3c0eec90-a163-4364-8ec1-855c885b184b']/content[@alias='Package ATTRIBUTE Name']" w:storeItemID="{D35B6978-45B9-4860-8E6E-EDB6F017D2CB}"/>
          <w:text w:multiLine="1"/>
        </w:sdtPr>
        <w:sdtEndPr>
          <w:rPr>
            <w:rStyle w:val="ae"/>
          </w:rPr>
        </w:sdtEndPr>
        <w:sdtContent>
          <w:customXmlInsRangeEnd w:id="3012"/>
          <w:ins w:id="3013" w:author="peng" w:date="2015-01-26T02:21:00Z">
            <w:r>
              <w:rPr>
                <w:rStyle w:val="ae"/>
              </w:rPr>
              <w:t>RandomForestHOG</w:t>
            </w:r>
          </w:ins>
          <w:customXmlInsRangeStart w:id="3014" w:author="peng" w:date="2015-01-26T02:21:00Z"/>
        </w:sdtContent>
      </w:sdt>
      <w:customXmlInsRangeEnd w:id="3014"/>
      <w:ins w:id="3015" w:author="peng" w:date="2015-01-26T02:21:00Z">
        <w:r>
          <w:rPr>
            <w:rStyle w:val="ae"/>
          </w:rPr>
          <w:t>.</w:t>
        </w:r>
        <w:r>
          <w:fldChar w:fldCharType="begin"/>
        </w:r>
        <w:r>
          <w:instrText xml:space="preserve"> HYPERLINK \l "_59aa1dec-a6d5-40e5-bf32-21f89bc84295" \h </w:instrText>
        </w:r>
        <w:r>
          <w:fldChar w:fldCharType="separate"/>
        </w:r>
        <w:r>
          <w:rPr>
            <w:rStyle w:val="af2"/>
          </w:rPr>
          <w:t>DecisionTree</w:t>
        </w:r>
        <w:r>
          <w:rPr>
            <w:rStyle w:val="af2"/>
          </w:rPr>
          <w:fldChar w:fldCharType="end"/>
        </w:r>
      </w:ins>
    </w:p>
    <w:p w14:paraId="5DB2413D" w14:textId="77777777" w:rsidR="00420066" w:rsidRDefault="00420066" w:rsidP="00420066">
      <w:pPr>
        <w:pStyle w:val="Texte"/>
        <w:rPr>
          <w:ins w:id="3016" w:author="peng" w:date="2015-01-26T02:21:00Z"/>
        </w:rPr>
      </w:pPr>
      <w:ins w:id="3017" w:author="peng" w:date="2015-01-26T02:21:00Z">
        <w:r>
          <w:t xml:space="preserve">Implements: </w:t>
        </w:r>
        <w:r>
          <w:fldChar w:fldCharType="begin"/>
        </w:r>
        <w:r>
          <w:instrText xml:space="preserve"> HYPERLINK \l "_72e0c561-4e1e-4bb1-a674-1d91d6f65226" \h </w:instrText>
        </w:r>
        <w:r>
          <w:fldChar w:fldCharType="separate"/>
        </w:r>
        <w:r>
          <w:rPr>
            <w:rStyle w:val="af2"/>
          </w:rPr>
          <w:t>Cloneable</w:t>
        </w:r>
        <w:r>
          <w:rPr>
            <w:rStyle w:val="af2"/>
          </w:rPr>
          <w:fldChar w:fldCharType="end"/>
        </w:r>
      </w:ins>
    </w:p>
    <w:p w14:paraId="1A7DA7B4" w14:textId="77777777" w:rsidR="00420066" w:rsidRDefault="00420066" w:rsidP="00420066">
      <w:pPr>
        <w:pStyle w:val="Texte"/>
        <w:rPr>
          <w:ins w:id="3018" w:author="peng" w:date="2015-01-26T02:21:00Z"/>
        </w:rPr>
      </w:pPr>
      <w:ins w:id="3019" w:author="peng" w:date="2015-01-26T02:21:00Z">
        <w:r>
          <w:t xml:space="preserve">Stereotypes: </w:t>
        </w:r>
      </w:ins>
      <w:customXmlInsRangeStart w:id="3020" w:author="peng" w:date="2015-01-26T02:21:00Z"/>
      <w:sdt>
        <w:sdtPr>
          <w:alias w:val="Stereotype ATTRIBUTE Name"/>
          <w:tag w:val="01ec23a8-0000-0258-0000-000000000000"/>
          <w:id w:val="-1564025431"/>
          <w:dataBinding w:xpath="/elements/element[@objid='01ec23a8-0000-0258-0000-000000000000']/content[@alias='Stereotype ATTRIBUTE Name']" w:storeItemID="{D35B6978-45B9-4860-8E6E-EDB6F017D2CB}"/>
          <w:text w:multiLine="1"/>
        </w:sdtPr>
        <w:sdtEndPr/>
        <w:sdtContent>
          <w:customXmlInsRangeEnd w:id="3020"/>
          <w:ins w:id="3021" w:author="peng" w:date="2015-01-26T02:21:00Z">
            <w:r>
              <w:t>Java Class</w:t>
            </w:r>
          </w:ins>
          <w:customXmlInsRangeStart w:id="3022" w:author="peng" w:date="2015-01-26T02:21:00Z"/>
        </w:sdtContent>
      </w:sdt>
      <w:customXmlInsRangeEnd w:id="3022"/>
    </w:p>
    <w:p w14:paraId="61975AC9" w14:textId="77777777" w:rsidR="00420066" w:rsidRDefault="007D1D13" w:rsidP="00420066">
      <w:pPr>
        <w:rPr>
          <w:ins w:id="3023" w:author="peng" w:date="2015-01-26T02:21:00Z"/>
        </w:rPr>
      </w:pPr>
      <w:customXmlInsRangeStart w:id="3024" w:author="peng" w:date="2015-01-26T02:21:00Z"/>
      <w:sdt>
        <w:sdtPr>
          <w:alias w:val="Class NOTE description 0"/>
          <w:tag w:val="67321fdf-07c5-4b25-973e-2c0c213fa851"/>
          <w:id w:val="119887525"/>
          <w:dataBinding w:xpath="/elements/element[@objid='67321fdf-07c5-4b25-973e-2c0c213fa851']/content[@alias='Class NOTE description 0']" w:storeItemID="{D35B6978-45B9-4860-8E6E-EDB6F017D2CB}"/>
          <w:text w:multiLine="1"/>
        </w:sdtPr>
        <w:sdtEndPr/>
        <w:sdtContent>
          <w:customXmlInsRangeEnd w:id="3024"/>
          <w:ins w:id="3025" w:author="peng" w:date="2015-01-26T02:21:00Z">
            <w:r w:rsidR="00420066">
              <w:t>This class contains the elements of a node in tree data structure.</w:t>
            </w:r>
          </w:ins>
          <w:customXmlInsRangeStart w:id="3026" w:author="peng" w:date="2015-01-26T02:21:00Z"/>
        </w:sdtContent>
      </w:sdt>
      <w:customXmlInsRangeEnd w:id="3026"/>
    </w:p>
    <w:p w14:paraId="1AF3D8A4" w14:textId="77777777" w:rsidR="00520160" w:rsidRDefault="00520160" w:rsidP="00420066">
      <w:pPr>
        <w:pStyle w:val="af4"/>
        <w:rPr>
          <w:ins w:id="3027" w:author="peng" w:date="2015-01-26T02:35:00Z"/>
        </w:rPr>
      </w:pPr>
    </w:p>
    <w:p w14:paraId="17CAD2D6" w14:textId="77777777" w:rsidR="00520160" w:rsidRDefault="00520160" w:rsidP="00420066">
      <w:pPr>
        <w:pStyle w:val="af4"/>
        <w:rPr>
          <w:ins w:id="3028" w:author="peng" w:date="2015-01-26T02:35:00Z"/>
        </w:rPr>
      </w:pPr>
    </w:p>
    <w:p w14:paraId="5B072B9D" w14:textId="77777777" w:rsidR="00520160" w:rsidRDefault="00520160" w:rsidP="00420066">
      <w:pPr>
        <w:pStyle w:val="af4"/>
        <w:rPr>
          <w:ins w:id="3029" w:author="peng" w:date="2015-01-26T02:35:00Z"/>
        </w:rPr>
      </w:pPr>
    </w:p>
    <w:p w14:paraId="797786E0" w14:textId="77777777" w:rsidR="00420066" w:rsidRDefault="00420066" w:rsidP="00420066">
      <w:pPr>
        <w:pStyle w:val="af4"/>
        <w:rPr>
          <w:ins w:id="3030" w:author="peng" w:date="2015-01-26T02:21:00Z"/>
        </w:rPr>
      </w:pPr>
      <w:ins w:id="3031" w:author="peng" w:date="2015-01-26T02:21:00Z">
        <w:r>
          <w:t>Figure </w:t>
        </w:r>
        <w:r>
          <w:fldChar w:fldCharType="begin"/>
        </w:r>
        <w:r>
          <w:instrText>SEQ Figure \* ARABIC</w:instrText>
        </w:r>
        <w:r>
          <w:fldChar w:fldCharType="separate"/>
        </w:r>
      </w:ins>
      <w:ins w:id="3032" w:author="peng" w:date="2015-01-26T03:23:00Z">
        <w:r w:rsidR="00EA58DD">
          <w:rPr>
            <w:noProof/>
          </w:rPr>
          <w:t>7</w:t>
        </w:r>
      </w:ins>
      <w:ins w:id="3033" w:author="peng" w:date="2015-01-26T02:21:00Z">
        <w:r>
          <w:fldChar w:fldCharType="end"/>
        </w:r>
        <w:r>
          <w:t> TreeNode</w:t>
        </w:r>
      </w:ins>
    </w:p>
    <w:p w14:paraId="797E4305" w14:textId="7BBF059F" w:rsidR="00420066" w:rsidRDefault="00420066" w:rsidP="00420066">
      <w:pPr>
        <w:pStyle w:val="Image"/>
        <w:jc w:val="center"/>
        <w:rPr>
          <w:ins w:id="3034" w:author="peng" w:date="2015-01-26T02:21:00Z"/>
        </w:rPr>
      </w:pPr>
      <w:ins w:id="3035" w:author="peng" w:date="2015-01-26T02:21:00Z">
        <w:r>
          <w:rPr>
            <w:noProof/>
            <w:lang w:eastAsia="zh-TW"/>
          </w:rPr>
          <w:drawing>
            <wp:inline distT="0" distB="0" distL="0" distR="0" wp14:anchorId="4D1AA0AD" wp14:editId="040CD7CA">
              <wp:extent cx="5553075" cy="5562600"/>
              <wp:effectExtent l="0" t="0" r="952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590113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3075" cy="5562600"/>
                      </a:xfrm>
                      <a:prstGeom prst="rect">
                        <a:avLst/>
                      </a:prstGeom>
                      <a:noFill/>
                      <a:ln>
                        <a:noFill/>
                      </a:ln>
                    </pic:spPr>
                  </pic:pic>
                </a:graphicData>
              </a:graphic>
            </wp:inline>
          </w:drawing>
        </w:r>
      </w:ins>
    </w:p>
    <w:tbl>
      <w:tblPr>
        <w:tblStyle w:val="-1"/>
        <w:tblW w:w="5000" w:type="pct"/>
        <w:jc w:val="both"/>
        <w:tblLook w:val="04A0" w:firstRow="1" w:lastRow="0" w:firstColumn="1" w:lastColumn="0" w:noHBand="0" w:noVBand="1"/>
      </w:tblPr>
      <w:tblGrid>
        <w:gridCol w:w="6237"/>
        <w:gridCol w:w="2815"/>
      </w:tblGrid>
      <w:tr w:rsidR="00420066" w14:paraId="344BCCA8" w14:textId="77777777" w:rsidTr="00420066">
        <w:trPr>
          <w:cnfStyle w:val="100000000000" w:firstRow="1" w:lastRow="0" w:firstColumn="0" w:lastColumn="0" w:oddVBand="0" w:evenVBand="0" w:oddHBand="0" w:evenHBand="0" w:firstRowFirstColumn="0" w:firstRowLastColumn="0" w:lastRowFirstColumn="0" w:lastRowLastColumn="0"/>
          <w:tblHeader/>
          <w:jc w:val="both"/>
          <w:ins w:id="303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BDE1C8F" w14:textId="77777777" w:rsidR="00420066" w:rsidRDefault="00420066" w:rsidP="00420066">
            <w:pPr>
              <w:jc w:val="center"/>
              <w:rPr>
                <w:ins w:id="3037" w:author="peng" w:date="2015-01-26T02:21:00Z"/>
              </w:rPr>
            </w:pPr>
            <w:ins w:id="3038" w:author="peng" w:date="2015-01-26T02:21:00Z">
              <w:r>
                <w:lastRenderedPageBreak/>
                <w:t>Name</w:t>
              </w:r>
            </w:ins>
          </w:p>
        </w:tc>
        <w:tc>
          <w:tcPr>
            <w:tcW w:w="0" w:type="auto"/>
          </w:tcPr>
          <w:p w14:paraId="12FAA2FF"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3039" w:author="peng" w:date="2015-01-26T02:21:00Z"/>
              </w:rPr>
            </w:pPr>
            <w:ins w:id="3040" w:author="peng" w:date="2015-01-26T02:21:00Z">
              <w:r>
                <w:t>Description</w:t>
              </w:r>
            </w:ins>
          </w:p>
        </w:tc>
      </w:tr>
      <w:tr w:rsidR="00420066" w14:paraId="04C16F49" w14:textId="77777777" w:rsidTr="00420066">
        <w:trPr>
          <w:cnfStyle w:val="000000100000" w:firstRow="0" w:lastRow="0" w:firstColumn="0" w:lastColumn="0" w:oddVBand="0" w:evenVBand="0" w:oddHBand="1" w:evenHBand="0" w:firstRowFirstColumn="0" w:firstRowLastColumn="0" w:lastRowFirstColumn="0" w:lastRowLastColumn="0"/>
          <w:jc w:val="both"/>
          <w:ins w:id="304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AF70F76" w14:textId="77777777" w:rsidR="00420066" w:rsidRDefault="007D1D13" w:rsidP="00420066">
            <w:pPr>
              <w:rPr>
                <w:ins w:id="3042" w:author="peng" w:date="2015-01-26T02:21:00Z"/>
              </w:rPr>
            </w:pPr>
            <w:customXmlInsRangeStart w:id="3043" w:author="peng" w:date="2015-01-26T02:21:00Z"/>
            <w:sdt>
              <w:sdtPr>
                <w:alias w:val="Operation ATTRIBUTE Name"/>
                <w:tag w:val="51f070ca-6fe8-4d4e-868c-c62c2b31c082"/>
                <w:id w:val="-825355815"/>
                <w:dataBinding w:xpath="/elements/element[@objid='51f070ca-6fe8-4d4e-868c-c62c2b31c082']/content[@alias='Operation ATTRIBUTE Name']" w:storeItemID="{D35B6978-45B9-4860-8E6E-EDB6F017D2CB}"/>
                <w:text w:multiLine="1"/>
              </w:sdtPr>
              <w:sdtEndPr/>
              <w:sdtContent>
                <w:customXmlInsRangeEnd w:id="3043"/>
                <w:ins w:id="3044" w:author="peng" w:date="2015-01-26T02:21:00Z">
                  <w:r w:rsidR="00420066">
                    <w:t>TreeNode</w:t>
                  </w:r>
                </w:ins>
                <w:customXmlInsRangeStart w:id="3045" w:author="peng" w:date="2015-01-26T02:21:00Z"/>
              </w:sdtContent>
            </w:sdt>
            <w:customXmlInsRangeEnd w:id="3045"/>
            <w:ins w:id="3046" w:author="peng" w:date="2015-01-26T02:21:00Z">
              <w:r w:rsidR="00420066">
                <w:t xml:space="preserve"> ()</w:t>
              </w:r>
            </w:ins>
          </w:p>
        </w:tc>
        <w:tc>
          <w:tcPr>
            <w:tcW w:w="0" w:type="auto"/>
          </w:tcPr>
          <w:p w14:paraId="5319182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047" w:author="peng" w:date="2015-01-26T02:21:00Z"/>
              </w:rPr>
            </w:pPr>
            <w:customXmlInsRangeStart w:id="3048" w:author="peng" w:date="2015-01-26T02:21:00Z"/>
            <w:sdt>
              <w:sdtPr>
                <w:alias w:val="Operation NOTE description 0"/>
                <w:tag w:val="51f070ca-6fe8-4d4e-868c-c62c2b31c082"/>
                <w:id w:val="-287901602"/>
                <w:dataBinding w:xpath="/elements/element[@objid='51f070ca-6fe8-4d4e-868c-c62c2b31c082']/content[@alias='Operation NOTE description 0']" w:storeItemID="{D35B6978-45B9-4860-8E6E-EDB6F017D2CB}"/>
                <w:text w:multiLine="1"/>
              </w:sdtPr>
              <w:sdtEndPr/>
              <w:sdtContent>
                <w:customXmlInsRangeEnd w:id="3048"/>
                <w:ins w:id="3049" w:author="peng" w:date="2015-01-26T02:21:00Z">
                  <w:r w:rsidR="00420066">
                    <w:t>constructs the tree node</w:t>
                  </w:r>
                </w:ins>
                <w:customXmlInsRangeStart w:id="3050" w:author="peng" w:date="2015-01-26T02:21:00Z"/>
              </w:sdtContent>
            </w:sdt>
            <w:customXmlInsRangeEnd w:id="3050"/>
          </w:p>
        </w:tc>
      </w:tr>
      <w:tr w:rsidR="00420066" w14:paraId="24DF50B0" w14:textId="77777777" w:rsidTr="00420066">
        <w:trPr>
          <w:jc w:val="both"/>
          <w:ins w:id="305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BD6FD71" w14:textId="77777777" w:rsidR="00420066" w:rsidRDefault="007D1D13" w:rsidP="00420066">
            <w:pPr>
              <w:rPr>
                <w:ins w:id="3052" w:author="peng" w:date="2015-01-26T02:21:00Z"/>
              </w:rPr>
            </w:pPr>
            <w:customXmlInsRangeStart w:id="3053" w:author="peng" w:date="2015-01-26T02:21:00Z"/>
            <w:sdt>
              <w:sdtPr>
                <w:alias w:val="Operation ATTRIBUTE Name"/>
                <w:tag w:val="4d74295a-8aa2-430c-b09b-8caaeee5cf1a"/>
                <w:id w:val="-1802843049"/>
                <w:dataBinding w:xpath="/elements/element[@objid='4d74295a-8aa2-430c-b09b-8caaeee5cf1a']/content[@alias='Operation ATTRIBUTE Name']" w:storeItemID="{D35B6978-45B9-4860-8E6E-EDB6F017D2CB}"/>
                <w:text w:multiLine="1"/>
              </w:sdtPr>
              <w:sdtEndPr/>
              <w:sdtContent>
                <w:customXmlInsRangeEnd w:id="3053"/>
                <w:ins w:id="3054" w:author="peng" w:date="2015-01-26T02:21:00Z">
                  <w:r w:rsidR="00420066">
                    <w:t>TreeNode</w:t>
                  </w:r>
                </w:ins>
                <w:customXmlInsRangeStart w:id="3055" w:author="peng" w:date="2015-01-26T02:21:00Z"/>
              </w:sdtContent>
            </w:sdt>
            <w:customXmlInsRangeEnd w:id="3055"/>
            <w:ins w:id="3056" w:author="peng" w:date="2015-01-26T02:21:00Z">
              <w:r w:rsidR="00420066">
                <w:t xml:space="preserve"> (</w:t>
              </w:r>
            </w:ins>
            <w:customXmlInsRangeStart w:id="3057" w:author="peng" w:date="2015-01-26T02:21:00Z"/>
            <w:sdt>
              <w:sdtPr>
                <w:rPr>
                  <w:rStyle w:val="ae"/>
                </w:rPr>
                <w:alias w:val="Parameter ATTRIBUTE ParameterPassing"/>
                <w:tag w:val="3c756ea2-557f-4c37-9b2c-8d2d57a0f776"/>
                <w:id w:val="2084110861"/>
                <w:dataBinding w:xpath="/elements/element[@objid='3c756ea2-557f-4c37-9b2c-8d2d57a0f776']/content[@alias='Parameter ATTRIBUTE ParameterPassing']" w:storeItemID="{D35B6978-45B9-4860-8E6E-EDB6F017D2CB}"/>
                <w:text w:multiLine="1"/>
              </w:sdtPr>
              <w:sdtEndPr>
                <w:rPr>
                  <w:rStyle w:val="ae"/>
                </w:rPr>
              </w:sdtEndPr>
              <w:sdtContent>
                <w:customXmlInsRangeEnd w:id="3057"/>
                <w:ins w:id="3058" w:author="peng" w:date="2015-01-26T02:21:00Z">
                  <w:r w:rsidR="00420066">
                    <w:rPr>
                      <w:rStyle w:val="ae"/>
                    </w:rPr>
                    <w:t>Inout</w:t>
                  </w:r>
                </w:ins>
                <w:customXmlInsRangeStart w:id="3059" w:author="peng" w:date="2015-01-26T02:21:00Z"/>
              </w:sdtContent>
            </w:sdt>
            <w:customXmlInsRangeEnd w:id="3059"/>
            <w:ins w:id="3060" w:author="peng" w:date="2015-01-26T02:21:00Z">
              <w:r w:rsidR="00420066">
                <w:rPr>
                  <w:rStyle w:val="ae"/>
                </w:rPr>
                <w:t xml:space="preserve"> </w:t>
              </w:r>
            </w:ins>
            <w:customXmlInsRangeStart w:id="3061" w:author="peng" w:date="2015-01-26T02:21:00Z"/>
            <w:sdt>
              <w:sdtPr>
                <w:alias w:val="Parameter ATTRIBUTE Name"/>
                <w:tag w:val="3c756ea2-557f-4c37-9b2c-8d2d57a0f776"/>
                <w:id w:val="86668165"/>
                <w:dataBinding w:xpath="/elements/element[@objid='3c756ea2-557f-4c37-9b2c-8d2d57a0f776']/content[@alias='Parameter ATTRIBUTE Name']" w:storeItemID="{D35B6978-45B9-4860-8E6E-EDB6F017D2CB}"/>
                <w:text w:multiLine="1"/>
              </w:sdtPr>
              <w:sdtEndPr/>
              <w:sdtContent>
                <w:customXmlInsRangeEnd w:id="3061"/>
                <w:ins w:id="3062" w:author="peng" w:date="2015-01-26T02:21:00Z">
                  <w:r w:rsidR="00420066">
                    <w:t>data</w:t>
                  </w:r>
                </w:ins>
                <w:customXmlInsRangeStart w:id="3063" w:author="peng" w:date="2015-01-26T02:21:00Z"/>
              </w:sdtContent>
            </w:sdt>
            <w:customXmlInsRangeEnd w:id="3063"/>
            <w:ins w:id="3064" w:author="peng" w:date="2015-01-26T02:21:00Z">
              <w:r w:rsidR="00420066">
                <w:t xml:space="preserve"> </w:t>
              </w:r>
            </w:ins>
            <w:customXmlInsRangeStart w:id="3065" w:author="peng" w:date="2015-01-26T02:21:00Z"/>
            <w:sdt>
              <w:sdtPr>
                <w:alias w:val="Class ATTRIBUTE Name"/>
                <w:tag w:val="4ccce523-4653-4dc2-a5bc-b4bfbbe95a34"/>
                <w:id w:val="464933295"/>
                <w:dataBinding w:xpath="/elements/element[@objid='4ccce523-4653-4dc2-a5bc-b4bfbbe95a34']/content[@alias='Class ATTRIBUTE Name']" w:storeItemID="{D35B6978-45B9-4860-8E6E-EDB6F017D2CB}"/>
                <w:text w:multiLine="1"/>
              </w:sdtPr>
              <w:sdtEndPr/>
              <w:sdtContent>
                <w:customXmlInsRangeEnd w:id="3065"/>
                <w:ins w:id="3066" w:author="peng" w:date="2015-01-26T02:21:00Z">
                  <w:r w:rsidR="00420066">
                    <w:t>DataVector</w:t>
                  </w:r>
                </w:ins>
                <w:customXmlInsRangeStart w:id="3067" w:author="peng" w:date="2015-01-26T02:21:00Z"/>
              </w:sdtContent>
            </w:sdt>
            <w:customXmlInsRangeEnd w:id="3067"/>
            <w:ins w:id="3068" w:author="peng" w:date="2015-01-26T02:21:00Z">
              <w:r w:rsidR="00420066">
                <w:t>)</w:t>
              </w:r>
            </w:ins>
          </w:p>
        </w:tc>
        <w:tc>
          <w:tcPr>
            <w:tcW w:w="0" w:type="auto"/>
          </w:tcPr>
          <w:p w14:paraId="51C59B30"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069" w:author="peng" w:date="2015-01-26T02:21:00Z"/>
              </w:rPr>
            </w:pPr>
            <w:customXmlInsRangeStart w:id="3070" w:author="peng" w:date="2015-01-26T02:21:00Z"/>
            <w:sdt>
              <w:sdtPr>
                <w:alias w:val="Operation NOTE description 0"/>
                <w:tag w:val="4d74295a-8aa2-430c-b09b-8caaeee5cf1a"/>
                <w:id w:val="147641691"/>
                <w:dataBinding w:xpath="/elements/element[@objid='4d74295a-8aa2-430c-b09b-8caaeee5cf1a']/content[@alias='Operation NOTE description 0']" w:storeItemID="{D35B6978-45B9-4860-8E6E-EDB6F017D2CB}"/>
                <w:text w:multiLine="1"/>
              </w:sdtPr>
              <w:sdtEndPr/>
              <w:sdtContent>
                <w:customXmlInsRangeEnd w:id="3070"/>
                <w:ins w:id="3071" w:author="peng" w:date="2015-01-26T02:21:00Z">
                  <w:r w:rsidR="00420066">
                    <w:t>constructs the tree node</w:t>
                  </w:r>
                </w:ins>
                <w:customXmlInsRangeStart w:id="3072" w:author="peng" w:date="2015-01-26T02:21:00Z"/>
              </w:sdtContent>
            </w:sdt>
            <w:customXmlInsRangeEnd w:id="3072"/>
          </w:p>
        </w:tc>
      </w:tr>
      <w:tr w:rsidR="00420066" w14:paraId="236E5D09" w14:textId="77777777" w:rsidTr="00420066">
        <w:trPr>
          <w:cnfStyle w:val="000000100000" w:firstRow="0" w:lastRow="0" w:firstColumn="0" w:lastColumn="0" w:oddVBand="0" w:evenVBand="0" w:oddHBand="1" w:evenHBand="0" w:firstRowFirstColumn="0" w:firstRowLastColumn="0" w:lastRowFirstColumn="0" w:lastRowLastColumn="0"/>
          <w:jc w:val="both"/>
          <w:ins w:id="307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6273805" w14:textId="77777777" w:rsidR="00420066" w:rsidRDefault="007D1D13" w:rsidP="00420066">
            <w:pPr>
              <w:rPr>
                <w:ins w:id="3074" w:author="peng" w:date="2015-01-26T02:21:00Z"/>
              </w:rPr>
            </w:pPr>
            <w:customXmlInsRangeStart w:id="3075" w:author="peng" w:date="2015-01-26T02:21:00Z"/>
            <w:sdt>
              <w:sdtPr>
                <w:alias w:val="Operation ATTRIBUTE Name"/>
                <w:tag w:val="b5000203-b176-4ea0-8464-b317f039c0b8"/>
                <w:id w:val="1579088975"/>
                <w:dataBinding w:xpath="/elements/element[@objid='b5000203-b176-4ea0-8464-b317f039c0b8']/content[@alias='Operation ATTRIBUTE Name']" w:storeItemID="{D35B6978-45B9-4860-8E6E-EDB6F017D2CB}"/>
                <w:text w:multiLine="1"/>
              </w:sdtPr>
              <w:sdtEndPr/>
              <w:sdtContent>
                <w:customXmlInsRangeEnd w:id="3075"/>
                <w:ins w:id="3076" w:author="peng" w:date="2015-01-26T02:21:00Z">
                  <w:r w:rsidR="00420066">
                    <w:t>TreeNode</w:t>
                  </w:r>
                </w:ins>
                <w:customXmlInsRangeStart w:id="3077" w:author="peng" w:date="2015-01-26T02:21:00Z"/>
              </w:sdtContent>
            </w:sdt>
            <w:customXmlInsRangeEnd w:id="3077"/>
            <w:ins w:id="3078" w:author="peng" w:date="2015-01-26T02:21:00Z">
              <w:r w:rsidR="00420066">
                <w:t xml:space="preserve"> (</w:t>
              </w:r>
            </w:ins>
            <w:customXmlInsRangeStart w:id="3079" w:author="peng" w:date="2015-01-26T02:21:00Z"/>
            <w:sdt>
              <w:sdtPr>
                <w:rPr>
                  <w:rStyle w:val="ae"/>
                </w:rPr>
                <w:alias w:val="Parameter ATTRIBUTE ParameterPassing"/>
                <w:tag w:val="8b118f8b-b8ef-4fae-bb78-8efa6264d55c"/>
                <w:id w:val="-482849410"/>
                <w:dataBinding w:xpath="/elements/element[@objid='8b118f8b-b8ef-4fae-bb78-8efa6264d55c']/content[@alias='Parameter ATTRIBUTE ParameterPassing']" w:storeItemID="{D35B6978-45B9-4860-8E6E-EDB6F017D2CB}"/>
                <w:text w:multiLine="1"/>
              </w:sdtPr>
              <w:sdtEndPr>
                <w:rPr>
                  <w:rStyle w:val="ae"/>
                </w:rPr>
              </w:sdtEndPr>
              <w:sdtContent>
                <w:customXmlInsRangeEnd w:id="3079"/>
                <w:ins w:id="3080" w:author="peng" w:date="2015-01-26T02:21:00Z">
                  <w:r w:rsidR="00420066">
                    <w:rPr>
                      <w:rStyle w:val="ae"/>
                    </w:rPr>
                    <w:t>Inout</w:t>
                  </w:r>
                </w:ins>
                <w:customXmlInsRangeStart w:id="3081" w:author="peng" w:date="2015-01-26T02:21:00Z"/>
              </w:sdtContent>
            </w:sdt>
            <w:customXmlInsRangeEnd w:id="3081"/>
            <w:ins w:id="3082" w:author="peng" w:date="2015-01-26T02:21:00Z">
              <w:r w:rsidR="00420066">
                <w:rPr>
                  <w:rStyle w:val="ae"/>
                </w:rPr>
                <w:t xml:space="preserve"> </w:t>
              </w:r>
            </w:ins>
            <w:customXmlInsRangeStart w:id="3083" w:author="peng" w:date="2015-01-26T02:21:00Z"/>
            <w:sdt>
              <w:sdtPr>
                <w:alias w:val="Parameter ATTRIBUTE Name"/>
                <w:tag w:val="8b118f8b-b8ef-4fae-bb78-8efa6264d55c"/>
                <w:id w:val="983278327"/>
                <w:dataBinding w:xpath="/elements/element[@objid='8b118f8b-b8ef-4fae-bb78-8efa6264d55c']/content[@alias='Parameter ATTRIBUTE Name']" w:storeItemID="{D35B6978-45B9-4860-8E6E-EDB6F017D2CB}"/>
                <w:text w:multiLine="1"/>
              </w:sdtPr>
              <w:sdtEndPr/>
              <w:sdtContent>
                <w:customXmlInsRangeEnd w:id="3083"/>
                <w:ins w:id="3084" w:author="peng" w:date="2015-01-26T02:21:00Z">
                  <w:r w:rsidR="00420066">
                    <w:t>data</w:t>
                  </w:r>
                </w:ins>
                <w:customXmlInsRangeStart w:id="3085" w:author="peng" w:date="2015-01-26T02:21:00Z"/>
              </w:sdtContent>
            </w:sdt>
            <w:customXmlInsRangeEnd w:id="3085"/>
            <w:ins w:id="3086" w:author="peng" w:date="2015-01-26T02:21:00Z">
              <w:r w:rsidR="00420066">
                <w:t xml:space="preserve"> </w:t>
              </w:r>
            </w:ins>
            <w:customXmlInsRangeStart w:id="3087" w:author="peng" w:date="2015-01-26T02:21:00Z"/>
            <w:sdt>
              <w:sdtPr>
                <w:alias w:val="Class ATTRIBUTE Name"/>
                <w:tag w:val="4ccce523-4653-4dc2-a5bc-b4bfbbe95a34"/>
                <w:id w:val="1267816198"/>
                <w:dataBinding w:xpath="/elements/element[@objid='4ccce523-4653-4dc2-a5bc-b4bfbbe95a34']/content[@alias='Class ATTRIBUTE Name']" w:storeItemID="{D35B6978-45B9-4860-8E6E-EDB6F017D2CB}"/>
                <w:text w:multiLine="1"/>
              </w:sdtPr>
              <w:sdtEndPr/>
              <w:sdtContent>
                <w:customXmlInsRangeEnd w:id="3087"/>
                <w:ins w:id="3088" w:author="peng" w:date="2015-01-26T02:21:00Z">
                  <w:r w:rsidR="00420066">
                    <w:t>DataVector</w:t>
                  </w:r>
                </w:ins>
                <w:customXmlInsRangeStart w:id="3089" w:author="peng" w:date="2015-01-26T02:21:00Z"/>
              </w:sdtContent>
            </w:sdt>
            <w:customXmlInsRangeEnd w:id="3089"/>
            <w:ins w:id="3090" w:author="peng" w:date="2015-01-26T02:21:00Z">
              <w:r w:rsidR="00420066">
                <w:t>,</w:t>
              </w:r>
            </w:ins>
            <w:customXmlInsRangeStart w:id="3091" w:author="peng" w:date="2015-01-26T02:21:00Z"/>
            <w:sdt>
              <w:sdtPr>
                <w:rPr>
                  <w:rStyle w:val="ae"/>
                </w:rPr>
                <w:alias w:val="Parameter ATTRIBUTE ParameterPassing"/>
                <w:tag w:val="4ea26013-2036-4b93-ac38-31dcc657ec6e"/>
                <w:id w:val="-603029973"/>
                <w:dataBinding w:xpath="/elements/element[@objid='4ea26013-2036-4b93-ac38-31dcc657ec6e']/content[@alias='Parameter ATTRIBUTE ParameterPassing']" w:storeItemID="{D35B6978-45B9-4860-8E6E-EDB6F017D2CB}"/>
                <w:text w:multiLine="1"/>
              </w:sdtPr>
              <w:sdtEndPr>
                <w:rPr>
                  <w:rStyle w:val="ae"/>
                </w:rPr>
              </w:sdtEndPr>
              <w:sdtContent>
                <w:customXmlInsRangeEnd w:id="3091"/>
                <w:ins w:id="3092" w:author="peng" w:date="2015-01-26T02:21:00Z">
                  <w:r w:rsidR="00420066">
                    <w:rPr>
                      <w:rStyle w:val="ae"/>
                    </w:rPr>
                    <w:t>Inout</w:t>
                  </w:r>
                </w:ins>
                <w:customXmlInsRangeStart w:id="3093" w:author="peng" w:date="2015-01-26T02:21:00Z"/>
              </w:sdtContent>
            </w:sdt>
            <w:customXmlInsRangeEnd w:id="3093"/>
            <w:ins w:id="3094" w:author="peng" w:date="2015-01-26T02:21:00Z">
              <w:r w:rsidR="00420066">
                <w:rPr>
                  <w:rStyle w:val="ae"/>
                </w:rPr>
                <w:t xml:space="preserve"> </w:t>
              </w:r>
            </w:ins>
            <w:customXmlInsRangeStart w:id="3095" w:author="peng" w:date="2015-01-26T02:21:00Z"/>
            <w:sdt>
              <w:sdtPr>
                <w:alias w:val="Parameter ATTRIBUTE Name"/>
                <w:tag w:val="4ea26013-2036-4b93-ac38-31dcc657ec6e"/>
                <w:id w:val="-1686890443"/>
                <w:dataBinding w:xpath="/elements/element[@objid='4ea26013-2036-4b93-ac38-31dcc657ec6e']/content[@alias='Parameter ATTRIBUTE Name']" w:storeItemID="{D35B6978-45B9-4860-8E6E-EDB6F017D2CB}"/>
                <w:text w:multiLine="1"/>
              </w:sdtPr>
              <w:sdtEndPr/>
              <w:sdtContent>
                <w:customXmlInsRangeEnd w:id="3095"/>
                <w:ins w:id="3096" w:author="peng" w:date="2015-01-26T02:21:00Z">
                  <w:r w:rsidR="00420066">
                    <w:t>level</w:t>
                  </w:r>
                </w:ins>
                <w:customXmlInsRangeStart w:id="3097" w:author="peng" w:date="2015-01-26T02:21:00Z"/>
              </w:sdtContent>
            </w:sdt>
            <w:customXmlInsRangeEnd w:id="3097"/>
            <w:ins w:id="3098" w:author="peng" w:date="2015-01-26T02:21:00Z">
              <w:r w:rsidR="00420066">
                <w:t xml:space="preserve"> </w:t>
              </w:r>
            </w:ins>
            <w:customXmlInsRangeStart w:id="3099" w:author="peng" w:date="2015-01-26T02:21:00Z"/>
            <w:sdt>
              <w:sdtPr>
                <w:alias w:val="DataType ATTRIBUTE Name"/>
                <w:tag w:val="00000004-0000-0009-0000-000000000000"/>
                <w:id w:val="-35739920"/>
                <w:dataBinding w:xpath="/elements/element[@objid='00000004-0000-0009-0000-000000000000']/content[@alias='DataType ATTRIBUTE Name']" w:storeItemID="{D35B6978-45B9-4860-8E6E-EDB6F017D2CB}"/>
                <w:text w:multiLine="1"/>
              </w:sdtPr>
              <w:sdtEndPr/>
              <w:sdtContent>
                <w:customXmlInsRangeEnd w:id="3099"/>
                <w:ins w:id="3100" w:author="peng" w:date="2015-01-26T02:21:00Z">
                  <w:r w:rsidR="00420066">
                    <w:t>integer</w:t>
                  </w:r>
                </w:ins>
                <w:customXmlInsRangeStart w:id="3101" w:author="peng" w:date="2015-01-26T02:21:00Z"/>
              </w:sdtContent>
            </w:sdt>
            <w:customXmlInsRangeEnd w:id="3101"/>
            <w:ins w:id="3102" w:author="peng" w:date="2015-01-26T02:21:00Z">
              <w:r w:rsidR="00420066">
                <w:t>,</w:t>
              </w:r>
            </w:ins>
            <w:customXmlInsRangeStart w:id="3103" w:author="peng" w:date="2015-01-26T02:21:00Z"/>
            <w:sdt>
              <w:sdtPr>
                <w:rPr>
                  <w:rStyle w:val="ae"/>
                </w:rPr>
                <w:alias w:val="Parameter ATTRIBUTE ParameterPassing"/>
                <w:tag w:val="74c15253-4afa-46f0-91d0-c8959d07c8c0"/>
                <w:id w:val="-1612963975"/>
                <w:dataBinding w:xpath="/elements/element[@objid='74c15253-4afa-46f0-91d0-c8959d07c8c0']/content[@alias='Parameter ATTRIBUTE ParameterPassing']" w:storeItemID="{D35B6978-45B9-4860-8E6E-EDB6F017D2CB}"/>
                <w:text w:multiLine="1"/>
              </w:sdtPr>
              <w:sdtEndPr>
                <w:rPr>
                  <w:rStyle w:val="ae"/>
                </w:rPr>
              </w:sdtEndPr>
              <w:sdtContent>
                <w:customXmlInsRangeEnd w:id="3103"/>
                <w:ins w:id="3104" w:author="peng" w:date="2015-01-26T02:21:00Z">
                  <w:r w:rsidR="00420066">
                    <w:rPr>
                      <w:rStyle w:val="ae"/>
                    </w:rPr>
                    <w:t>Inout</w:t>
                  </w:r>
                </w:ins>
                <w:customXmlInsRangeStart w:id="3105" w:author="peng" w:date="2015-01-26T02:21:00Z"/>
              </w:sdtContent>
            </w:sdt>
            <w:customXmlInsRangeEnd w:id="3105"/>
            <w:ins w:id="3106" w:author="peng" w:date="2015-01-26T02:21:00Z">
              <w:r w:rsidR="00420066">
                <w:rPr>
                  <w:rStyle w:val="ae"/>
                </w:rPr>
                <w:t xml:space="preserve"> </w:t>
              </w:r>
            </w:ins>
            <w:customXmlInsRangeStart w:id="3107" w:author="peng" w:date="2015-01-26T02:21:00Z"/>
            <w:sdt>
              <w:sdtPr>
                <w:alias w:val="Parameter ATTRIBUTE Name"/>
                <w:tag w:val="74c15253-4afa-46f0-91d0-c8959d07c8c0"/>
                <w:id w:val="-1456861722"/>
                <w:dataBinding w:xpath="/elements/element[@objid='74c15253-4afa-46f0-91d0-c8959d07c8c0']/content[@alias='Parameter ATTRIBUTE Name']" w:storeItemID="{D35B6978-45B9-4860-8E6E-EDB6F017D2CB}"/>
                <w:text w:multiLine="1"/>
              </w:sdtPr>
              <w:sdtEndPr/>
              <w:sdtContent>
                <w:customXmlInsRangeEnd w:id="3107"/>
                <w:ins w:id="3108" w:author="peng" w:date="2015-01-26T02:21:00Z">
                  <w:r w:rsidR="00420066">
                    <w:t>splitAttr</w:t>
                  </w:r>
                </w:ins>
                <w:customXmlInsRangeStart w:id="3109" w:author="peng" w:date="2015-01-26T02:21:00Z"/>
              </w:sdtContent>
            </w:sdt>
            <w:customXmlInsRangeEnd w:id="3109"/>
            <w:ins w:id="3110" w:author="peng" w:date="2015-01-26T02:21:00Z">
              <w:r w:rsidR="00420066">
                <w:t xml:space="preserve"> </w:t>
              </w:r>
            </w:ins>
            <w:customXmlInsRangeStart w:id="3111" w:author="peng" w:date="2015-01-26T02:21:00Z"/>
            <w:sdt>
              <w:sdtPr>
                <w:alias w:val="DataType ATTRIBUTE Name"/>
                <w:tag w:val="00000004-0000-0009-0000-000000000000"/>
                <w:id w:val="1965383987"/>
                <w:dataBinding w:xpath="/elements/element[@objid='00000004-0000-0009-0000-000000000000']/content[@alias='DataType ATTRIBUTE Name']" w:storeItemID="{D35B6978-45B9-4860-8E6E-EDB6F017D2CB}"/>
                <w:text w:multiLine="1"/>
              </w:sdtPr>
              <w:sdtEndPr/>
              <w:sdtContent>
                <w:customXmlInsRangeEnd w:id="3111"/>
                <w:ins w:id="3112" w:author="peng" w:date="2015-01-26T02:21:00Z">
                  <w:r w:rsidR="00420066">
                    <w:t>integer</w:t>
                  </w:r>
                </w:ins>
                <w:customXmlInsRangeStart w:id="3113" w:author="peng" w:date="2015-01-26T02:21:00Z"/>
              </w:sdtContent>
            </w:sdt>
            <w:customXmlInsRangeEnd w:id="3113"/>
            <w:ins w:id="3114" w:author="peng" w:date="2015-01-26T02:21:00Z">
              <w:r w:rsidR="00420066">
                <w:t>,</w:t>
              </w:r>
            </w:ins>
            <w:customXmlInsRangeStart w:id="3115" w:author="peng" w:date="2015-01-26T02:21:00Z"/>
            <w:sdt>
              <w:sdtPr>
                <w:rPr>
                  <w:rStyle w:val="ae"/>
                </w:rPr>
                <w:alias w:val="Parameter ATTRIBUTE ParameterPassing"/>
                <w:tag w:val="9ad7f679-4e06-4fc1-9e70-ed9164ee2e08"/>
                <w:id w:val="1123505899"/>
                <w:dataBinding w:xpath="/elements/element[@objid='9ad7f679-4e06-4fc1-9e70-ed9164ee2e08']/content[@alias='Parameter ATTRIBUTE ParameterPassing']" w:storeItemID="{D35B6978-45B9-4860-8E6E-EDB6F017D2CB}"/>
                <w:text w:multiLine="1"/>
              </w:sdtPr>
              <w:sdtEndPr>
                <w:rPr>
                  <w:rStyle w:val="ae"/>
                </w:rPr>
              </w:sdtEndPr>
              <w:sdtContent>
                <w:customXmlInsRangeEnd w:id="3115"/>
                <w:ins w:id="3116" w:author="peng" w:date="2015-01-26T02:21:00Z">
                  <w:r w:rsidR="00420066">
                    <w:rPr>
                      <w:rStyle w:val="ae"/>
                    </w:rPr>
                    <w:t>Inout</w:t>
                  </w:r>
                </w:ins>
                <w:customXmlInsRangeStart w:id="3117" w:author="peng" w:date="2015-01-26T02:21:00Z"/>
              </w:sdtContent>
            </w:sdt>
            <w:customXmlInsRangeEnd w:id="3117"/>
            <w:ins w:id="3118" w:author="peng" w:date="2015-01-26T02:21:00Z">
              <w:r w:rsidR="00420066">
                <w:rPr>
                  <w:rStyle w:val="ae"/>
                </w:rPr>
                <w:t xml:space="preserve"> </w:t>
              </w:r>
            </w:ins>
            <w:customXmlInsRangeStart w:id="3119" w:author="peng" w:date="2015-01-26T02:21:00Z"/>
            <w:sdt>
              <w:sdtPr>
                <w:alias w:val="Parameter ATTRIBUTE Name"/>
                <w:tag w:val="9ad7f679-4e06-4fc1-9e70-ed9164ee2e08"/>
                <w:id w:val="-803534578"/>
                <w:dataBinding w:xpath="/elements/element[@objid='9ad7f679-4e06-4fc1-9e70-ed9164ee2e08']/content[@alias='Parameter ATTRIBUTE Name']" w:storeItemID="{D35B6978-45B9-4860-8E6E-EDB6F017D2CB}"/>
                <w:text w:multiLine="1"/>
              </w:sdtPr>
              <w:sdtEndPr/>
              <w:sdtContent>
                <w:customXmlInsRangeEnd w:id="3119"/>
                <w:ins w:id="3120" w:author="peng" w:date="2015-01-26T02:21:00Z">
                  <w:r w:rsidR="00420066">
                    <w:t>splitVal</w:t>
                  </w:r>
                </w:ins>
                <w:customXmlInsRangeStart w:id="3121" w:author="peng" w:date="2015-01-26T02:21:00Z"/>
              </w:sdtContent>
            </w:sdt>
            <w:customXmlInsRangeEnd w:id="3121"/>
            <w:ins w:id="3122" w:author="peng" w:date="2015-01-26T02:21:00Z">
              <w:r w:rsidR="00420066">
                <w:t xml:space="preserve"> </w:t>
              </w:r>
            </w:ins>
            <w:customXmlInsRangeStart w:id="3123" w:author="peng" w:date="2015-01-26T02:21:00Z"/>
            <w:sdt>
              <w:sdtPr>
                <w:alias w:val="DataType ATTRIBUTE Name"/>
                <w:tag w:val="00000004-0000-0010-0000-000000000000"/>
                <w:id w:val="-1576667799"/>
                <w:dataBinding w:xpath="/elements/element[@objid='00000004-0000-0010-0000-000000000000']/content[@alias='DataType ATTRIBUTE Name']" w:storeItemID="{D35B6978-45B9-4860-8E6E-EDB6F017D2CB}"/>
                <w:text w:multiLine="1"/>
              </w:sdtPr>
              <w:sdtEndPr/>
              <w:sdtContent>
                <w:customXmlInsRangeEnd w:id="3123"/>
                <w:ins w:id="3124" w:author="peng" w:date="2015-01-26T02:21:00Z">
                  <w:r w:rsidR="00420066">
                    <w:t>double</w:t>
                  </w:r>
                </w:ins>
                <w:customXmlInsRangeStart w:id="3125" w:author="peng" w:date="2015-01-26T02:21:00Z"/>
              </w:sdtContent>
            </w:sdt>
            <w:customXmlInsRangeEnd w:id="3125"/>
            <w:ins w:id="3126" w:author="peng" w:date="2015-01-26T02:21:00Z">
              <w:r w:rsidR="00420066">
                <w:t>)</w:t>
              </w:r>
            </w:ins>
          </w:p>
        </w:tc>
        <w:tc>
          <w:tcPr>
            <w:tcW w:w="0" w:type="auto"/>
          </w:tcPr>
          <w:p w14:paraId="499CE79D"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127" w:author="peng" w:date="2015-01-26T02:21:00Z"/>
              </w:rPr>
            </w:pPr>
            <w:customXmlInsRangeStart w:id="3128" w:author="peng" w:date="2015-01-26T02:21:00Z"/>
            <w:sdt>
              <w:sdtPr>
                <w:alias w:val="Operation NOTE description 0"/>
                <w:tag w:val="b5000203-b176-4ea0-8464-b317f039c0b8"/>
                <w:id w:val="615875248"/>
                <w:dataBinding w:xpath="/elements/element[@objid='b5000203-b176-4ea0-8464-b317f039c0b8']/content[@alias='Operation NOTE description 0']" w:storeItemID="{D35B6978-45B9-4860-8E6E-EDB6F017D2CB}"/>
                <w:text w:multiLine="1"/>
              </w:sdtPr>
              <w:sdtEndPr/>
              <w:sdtContent>
                <w:customXmlInsRangeEnd w:id="3128"/>
                <w:ins w:id="3129" w:author="peng" w:date="2015-01-26T02:21:00Z">
                  <w:r w:rsidR="00420066">
                    <w:t>constructs the tree node</w:t>
                  </w:r>
                </w:ins>
                <w:customXmlInsRangeStart w:id="3130" w:author="peng" w:date="2015-01-26T02:21:00Z"/>
              </w:sdtContent>
            </w:sdt>
            <w:customXmlInsRangeEnd w:id="3130"/>
          </w:p>
        </w:tc>
      </w:tr>
      <w:tr w:rsidR="00420066" w14:paraId="2F7F7569" w14:textId="77777777" w:rsidTr="00420066">
        <w:trPr>
          <w:jc w:val="both"/>
          <w:ins w:id="313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BF3E46E" w14:textId="77777777" w:rsidR="00420066" w:rsidRDefault="007D1D13" w:rsidP="00420066">
            <w:pPr>
              <w:rPr>
                <w:ins w:id="3132" w:author="peng" w:date="2015-01-26T02:21:00Z"/>
              </w:rPr>
            </w:pPr>
            <w:customXmlInsRangeStart w:id="3133" w:author="peng" w:date="2015-01-26T02:21:00Z"/>
            <w:sdt>
              <w:sdtPr>
                <w:alias w:val="Class ATTRIBUTE Name"/>
                <w:tag w:val="67321fdf-07c5-4b25-973e-2c0c213fa851"/>
                <w:id w:val="-446620916"/>
                <w:dataBinding w:xpath="/elements/element[@objid='67321fdf-07c5-4b25-973e-2c0c213fa851']/content[@alias='Class ATTRIBUTE Name']" w:storeItemID="{D35B6978-45B9-4860-8E6E-EDB6F017D2CB}"/>
                <w:text w:multiLine="1"/>
              </w:sdtPr>
              <w:sdtEndPr/>
              <w:sdtContent>
                <w:customXmlInsRangeEnd w:id="3133"/>
                <w:ins w:id="3134" w:author="peng" w:date="2015-01-26T02:21:00Z">
                  <w:r w:rsidR="00420066">
                    <w:t>TreeNode</w:t>
                  </w:r>
                </w:ins>
                <w:customXmlInsRangeStart w:id="3135" w:author="peng" w:date="2015-01-26T02:21:00Z"/>
              </w:sdtContent>
            </w:sdt>
            <w:customXmlInsRangeEnd w:id="3135"/>
            <w:ins w:id="3136" w:author="peng" w:date="2015-01-26T02:21:00Z">
              <w:r w:rsidR="00420066">
                <w:t xml:space="preserve"> </w:t>
              </w:r>
            </w:ins>
            <w:customXmlInsRangeStart w:id="3137" w:author="peng" w:date="2015-01-26T02:21:00Z"/>
            <w:sdt>
              <w:sdtPr>
                <w:alias w:val="Operation ATTRIBUTE Name"/>
                <w:tag w:val="3ebfbff8-208a-4332-9fb8-f2e9cbc90d40"/>
                <w:id w:val="-496491150"/>
                <w:dataBinding w:xpath="/elements/element[@objid='3ebfbff8-208a-4332-9fb8-f2e9cbc90d40']/content[@alias='Operation ATTRIBUTE Name']" w:storeItemID="{D35B6978-45B9-4860-8E6E-EDB6F017D2CB}"/>
                <w:text w:multiLine="1"/>
              </w:sdtPr>
              <w:sdtEndPr/>
              <w:sdtContent>
                <w:customXmlInsRangeEnd w:id="3137"/>
                <w:ins w:id="3138" w:author="peng" w:date="2015-01-26T02:21:00Z">
                  <w:r w:rsidR="00420066">
                    <w:t>clone</w:t>
                  </w:r>
                </w:ins>
                <w:customXmlInsRangeStart w:id="3139" w:author="peng" w:date="2015-01-26T02:21:00Z"/>
              </w:sdtContent>
            </w:sdt>
            <w:customXmlInsRangeEnd w:id="3139"/>
            <w:ins w:id="3140" w:author="peng" w:date="2015-01-26T02:21:00Z">
              <w:r w:rsidR="00420066">
                <w:t xml:space="preserve"> ()</w:t>
              </w:r>
            </w:ins>
          </w:p>
        </w:tc>
        <w:tc>
          <w:tcPr>
            <w:tcW w:w="0" w:type="auto"/>
          </w:tcPr>
          <w:p w14:paraId="368F38B6"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141" w:author="peng" w:date="2015-01-26T02:21:00Z"/>
              </w:rPr>
            </w:pPr>
            <w:customXmlInsRangeStart w:id="3142" w:author="peng" w:date="2015-01-26T02:21:00Z"/>
            <w:sdt>
              <w:sdtPr>
                <w:alias w:val="Operation NOTE description 0"/>
                <w:tag w:val="3ebfbff8-208a-4332-9fb8-f2e9cbc90d40"/>
                <w:id w:val="-811555531"/>
                <w:dataBinding w:xpath="/elements/element[@objid='3ebfbff8-208a-4332-9fb8-f2e9cbc90d40']/content[@alias='Operation NOTE description 0']" w:storeItemID="{D35B6978-45B9-4860-8E6E-EDB6F017D2CB}"/>
                <w:text w:multiLine="1"/>
              </w:sdtPr>
              <w:sdtEndPr/>
              <w:sdtContent>
                <w:customXmlInsRangeEnd w:id="3142"/>
                <w:ins w:id="3143" w:author="peng" w:date="2015-01-26T02:21:00Z">
                  <w:r w:rsidR="00420066">
                    <w:t>copy TreeNode instance</w:t>
                  </w:r>
                </w:ins>
                <w:customXmlInsRangeStart w:id="3144" w:author="peng" w:date="2015-01-26T02:21:00Z"/>
              </w:sdtContent>
            </w:sdt>
            <w:customXmlInsRangeEnd w:id="3144"/>
          </w:p>
        </w:tc>
      </w:tr>
      <w:tr w:rsidR="00420066" w14:paraId="442E547E" w14:textId="77777777" w:rsidTr="00420066">
        <w:trPr>
          <w:cnfStyle w:val="000000100000" w:firstRow="0" w:lastRow="0" w:firstColumn="0" w:lastColumn="0" w:oddVBand="0" w:evenVBand="0" w:oddHBand="1" w:evenHBand="0" w:firstRowFirstColumn="0" w:firstRowLastColumn="0" w:lastRowFirstColumn="0" w:lastRowLastColumn="0"/>
          <w:jc w:val="both"/>
          <w:ins w:id="314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7C80813" w14:textId="77777777" w:rsidR="00420066" w:rsidRDefault="007D1D13" w:rsidP="00420066">
            <w:pPr>
              <w:rPr>
                <w:ins w:id="3146" w:author="peng" w:date="2015-01-26T02:21:00Z"/>
              </w:rPr>
            </w:pPr>
            <w:customXmlInsRangeStart w:id="3147" w:author="peng" w:date="2015-01-26T02:21:00Z"/>
            <w:sdt>
              <w:sdtPr>
                <w:alias w:val="DataType ATTRIBUTE Name"/>
                <w:tag w:val="00000004-0000-000d-0000-000000000000"/>
                <w:id w:val="851458325"/>
                <w:dataBinding w:xpath="/elements/element[@objid='00000004-0000-000d-0000-000000000000']/content[@alias='DataType ATTRIBUTE Name']" w:storeItemID="{D35B6978-45B9-4860-8E6E-EDB6F017D2CB}"/>
                <w:text w:multiLine="1"/>
              </w:sdtPr>
              <w:sdtEndPr/>
              <w:sdtContent>
                <w:customXmlInsRangeEnd w:id="3147"/>
                <w:ins w:id="3148" w:author="peng" w:date="2015-01-26T02:21:00Z">
                  <w:r w:rsidR="00420066">
                    <w:t>string</w:t>
                  </w:r>
                </w:ins>
                <w:customXmlInsRangeStart w:id="3149" w:author="peng" w:date="2015-01-26T02:21:00Z"/>
              </w:sdtContent>
            </w:sdt>
            <w:customXmlInsRangeEnd w:id="3149"/>
            <w:ins w:id="3150" w:author="peng" w:date="2015-01-26T02:21:00Z">
              <w:r w:rsidR="00420066">
                <w:t xml:space="preserve"> </w:t>
              </w:r>
            </w:ins>
            <w:customXmlInsRangeStart w:id="3151" w:author="peng" w:date="2015-01-26T02:21:00Z"/>
            <w:sdt>
              <w:sdtPr>
                <w:alias w:val="Operation ATTRIBUTE Name"/>
                <w:tag w:val="b30835b1-6339-4198-880e-5360ec516eab"/>
                <w:id w:val="480350363"/>
                <w:dataBinding w:xpath="/elements/element[@objid='b30835b1-6339-4198-880e-5360ec516eab']/content[@alias='Operation ATTRIBUTE Name']" w:storeItemID="{D35B6978-45B9-4860-8E6E-EDB6F017D2CB}"/>
                <w:text w:multiLine="1"/>
              </w:sdtPr>
              <w:sdtEndPr/>
              <w:sdtContent>
                <w:customXmlInsRangeEnd w:id="3151"/>
                <w:ins w:id="3152" w:author="peng" w:date="2015-01-26T02:21:00Z">
                  <w:r w:rsidR="00420066">
                    <w:t>toString</w:t>
                  </w:r>
                </w:ins>
                <w:customXmlInsRangeStart w:id="3153" w:author="peng" w:date="2015-01-26T02:21:00Z"/>
              </w:sdtContent>
            </w:sdt>
            <w:customXmlInsRangeEnd w:id="3153"/>
            <w:ins w:id="3154" w:author="peng" w:date="2015-01-26T02:21:00Z">
              <w:r w:rsidR="00420066">
                <w:t xml:space="preserve"> ()</w:t>
              </w:r>
            </w:ins>
          </w:p>
        </w:tc>
        <w:tc>
          <w:tcPr>
            <w:tcW w:w="0" w:type="auto"/>
          </w:tcPr>
          <w:p w14:paraId="5FEA8CF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155" w:author="peng" w:date="2015-01-26T02:21:00Z"/>
              </w:rPr>
            </w:pPr>
            <w:customXmlInsRangeStart w:id="3156" w:author="peng" w:date="2015-01-26T02:21:00Z"/>
            <w:sdt>
              <w:sdtPr>
                <w:alias w:val="Operation NOTE description 0"/>
                <w:tag w:val="b30835b1-6339-4198-880e-5360ec516eab"/>
                <w:id w:val="-286044077"/>
                <w:dataBinding w:xpath="/elements/element[@objid='b30835b1-6339-4198-880e-5360ec516eab']/content[@alias='Operation NOTE description 0']" w:storeItemID="{D35B6978-45B9-4860-8E6E-EDB6F017D2CB}"/>
                <w:text w:multiLine="1"/>
              </w:sdtPr>
              <w:sdtEndPr/>
              <w:sdtContent>
                <w:customXmlInsRangeEnd w:id="3156"/>
                <w:ins w:id="3157" w:author="peng" w:date="2015-01-26T02:21:00Z">
                  <w:r w:rsidR="00420066">
                    <w:t>display TreeNode as string</w:t>
                  </w:r>
                </w:ins>
                <w:customXmlInsRangeStart w:id="3158" w:author="peng" w:date="2015-01-26T02:21:00Z"/>
              </w:sdtContent>
            </w:sdt>
            <w:customXmlInsRangeEnd w:id="3158"/>
          </w:p>
        </w:tc>
      </w:tr>
      <w:tr w:rsidR="00420066" w14:paraId="164449EC" w14:textId="77777777" w:rsidTr="00420066">
        <w:trPr>
          <w:jc w:val="both"/>
          <w:ins w:id="315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06C362C" w14:textId="77777777" w:rsidR="00420066" w:rsidRDefault="007D1D13" w:rsidP="00420066">
            <w:pPr>
              <w:rPr>
                <w:ins w:id="3160" w:author="peng" w:date="2015-01-26T02:21:00Z"/>
              </w:rPr>
            </w:pPr>
            <w:customXmlInsRangeStart w:id="3161" w:author="peng" w:date="2015-01-26T02:21:00Z"/>
            <w:sdt>
              <w:sdtPr>
                <w:alias w:val="Operation ATTRIBUTE Name"/>
                <w:tag w:val="4f97e0df-7a8f-4082-8f94-296366e27edb"/>
                <w:id w:val="-844396274"/>
                <w:dataBinding w:xpath="/elements/element[@objid='4f97e0df-7a8f-4082-8f94-296366e27edb']/content[@alias='Operation ATTRIBUTE Name']" w:storeItemID="{D35B6978-45B9-4860-8E6E-EDB6F017D2CB}"/>
                <w:text w:multiLine="1"/>
              </w:sdtPr>
              <w:sdtEndPr/>
              <w:sdtContent>
                <w:customXmlInsRangeEnd w:id="3161"/>
                <w:ins w:id="3162" w:author="peng" w:date="2015-01-26T02:21:00Z">
                  <w:r w:rsidR="00420066">
                    <w:t>incrementLevel</w:t>
                  </w:r>
                </w:ins>
                <w:customXmlInsRangeStart w:id="3163" w:author="peng" w:date="2015-01-26T02:21:00Z"/>
              </w:sdtContent>
            </w:sdt>
            <w:customXmlInsRangeEnd w:id="3163"/>
            <w:ins w:id="3164" w:author="peng" w:date="2015-01-26T02:21:00Z">
              <w:r w:rsidR="00420066">
                <w:t xml:space="preserve"> ()</w:t>
              </w:r>
            </w:ins>
          </w:p>
        </w:tc>
        <w:tc>
          <w:tcPr>
            <w:tcW w:w="0" w:type="auto"/>
          </w:tcPr>
          <w:p w14:paraId="12670C0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165" w:author="peng" w:date="2015-01-26T02:21:00Z"/>
              </w:rPr>
            </w:pPr>
            <w:customXmlInsRangeStart w:id="3166" w:author="peng" w:date="2015-01-26T02:21:00Z"/>
            <w:sdt>
              <w:sdtPr>
                <w:alias w:val="Operation NOTE description 0"/>
                <w:tag w:val="4f97e0df-7a8f-4082-8f94-296366e27edb"/>
                <w:id w:val="987355992"/>
                <w:dataBinding w:xpath="/elements/element[@objid='4f97e0df-7a8f-4082-8f94-296366e27edb']/content[@alias='Operation NOTE description 0']" w:storeItemID="{D35B6978-45B9-4860-8E6E-EDB6F017D2CB}"/>
                <w:text w:multiLine="1"/>
              </w:sdtPr>
              <w:sdtEndPr/>
              <w:sdtContent>
                <w:customXmlInsRangeEnd w:id="3166"/>
                <w:ins w:id="3167" w:author="peng" w:date="2015-01-26T02:21:00Z">
                  <w:r w:rsidR="00420066">
                    <w:t>increment level</w:t>
                  </w:r>
                </w:ins>
                <w:customXmlInsRangeStart w:id="3168" w:author="peng" w:date="2015-01-26T02:21:00Z"/>
              </w:sdtContent>
            </w:sdt>
            <w:customXmlInsRangeEnd w:id="3168"/>
          </w:p>
        </w:tc>
      </w:tr>
      <w:tr w:rsidR="00420066" w14:paraId="77AB3723" w14:textId="77777777" w:rsidTr="00420066">
        <w:trPr>
          <w:cnfStyle w:val="000000100000" w:firstRow="0" w:lastRow="0" w:firstColumn="0" w:lastColumn="0" w:oddVBand="0" w:evenVBand="0" w:oddHBand="1" w:evenHBand="0" w:firstRowFirstColumn="0" w:firstRowLastColumn="0" w:lastRowFirstColumn="0" w:lastRowLastColumn="0"/>
          <w:jc w:val="both"/>
          <w:ins w:id="316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4D4A81E" w14:textId="77777777" w:rsidR="00420066" w:rsidRDefault="007D1D13" w:rsidP="00420066">
            <w:pPr>
              <w:rPr>
                <w:ins w:id="3170" w:author="peng" w:date="2015-01-26T02:21:00Z"/>
              </w:rPr>
            </w:pPr>
            <w:customXmlInsRangeStart w:id="3171" w:author="peng" w:date="2015-01-26T02:21:00Z"/>
            <w:sdt>
              <w:sdtPr>
                <w:alias w:val="Operation ATTRIBUTE Name"/>
                <w:tag w:val="a89d11d8-7d2e-4386-a09a-cc2408be054c"/>
                <w:id w:val="397012234"/>
                <w:dataBinding w:xpath="/elements/element[@objid='a89d11d8-7d2e-4386-a09a-cc2408be054c']/content[@alias='Operation ATTRIBUTE Name']" w:storeItemID="{D35B6978-45B9-4860-8E6E-EDB6F017D2CB}"/>
                <w:text w:multiLine="1"/>
              </w:sdtPr>
              <w:sdtEndPr/>
              <w:sdtContent>
                <w:customXmlInsRangeEnd w:id="3171"/>
                <w:ins w:id="3172" w:author="peng" w:date="2015-01-26T02:21:00Z">
                  <w:r w:rsidR="00420066">
                    <w:t>setupChild</w:t>
                  </w:r>
                </w:ins>
                <w:customXmlInsRangeStart w:id="3173" w:author="peng" w:date="2015-01-26T02:21:00Z"/>
              </w:sdtContent>
            </w:sdt>
            <w:customXmlInsRangeEnd w:id="3173"/>
            <w:ins w:id="3174" w:author="peng" w:date="2015-01-26T02:21:00Z">
              <w:r w:rsidR="00420066">
                <w:t xml:space="preserve"> (</w:t>
              </w:r>
            </w:ins>
            <w:customXmlInsRangeStart w:id="3175" w:author="peng" w:date="2015-01-26T02:21:00Z"/>
            <w:sdt>
              <w:sdtPr>
                <w:rPr>
                  <w:rStyle w:val="ae"/>
                </w:rPr>
                <w:alias w:val="Parameter ATTRIBUTE ParameterPassing"/>
                <w:tag w:val="f1ef7a14-1bba-4f57-a482-718aa976fce2"/>
                <w:id w:val="-84307593"/>
                <w:dataBinding w:xpath="/elements/element[@objid='f1ef7a14-1bba-4f57-a482-718aa976fce2']/content[@alias='Parameter ATTRIBUTE ParameterPassing']" w:storeItemID="{D35B6978-45B9-4860-8E6E-EDB6F017D2CB}"/>
                <w:text w:multiLine="1"/>
              </w:sdtPr>
              <w:sdtEndPr>
                <w:rPr>
                  <w:rStyle w:val="ae"/>
                </w:rPr>
              </w:sdtEndPr>
              <w:sdtContent>
                <w:customXmlInsRangeEnd w:id="3175"/>
                <w:ins w:id="3176" w:author="peng" w:date="2015-01-26T02:21:00Z">
                  <w:r w:rsidR="00420066">
                    <w:rPr>
                      <w:rStyle w:val="ae"/>
                    </w:rPr>
                    <w:t>Inout</w:t>
                  </w:r>
                </w:ins>
                <w:customXmlInsRangeStart w:id="3177" w:author="peng" w:date="2015-01-26T02:21:00Z"/>
              </w:sdtContent>
            </w:sdt>
            <w:customXmlInsRangeEnd w:id="3177"/>
            <w:ins w:id="3178" w:author="peng" w:date="2015-01-26T02:21:00Z">
              <w:r w:rsidR="00420066">
                <w:rPr>
                  <w:rStyle w:val="ae"/>
                </w:rPr>
                <w:t xml:space="preserve"> </w:t>
              </w:r>
            </w:ins>
            <w:customXmlInsRangeStart w:id="3179" w:author="peng" w:date="2015-01-26T02:21:00Z"/>
            <w:sdt>
              <w:sdtPr>
                <w:alias w:val="Parameter ATTRIBUTE Name"/>
                <w:tag w:val="f1ef7a14-1bba-4f57-a482-718aa976fce2"/>
                <w:id w:val="-546220822"/>
                <w:dataBinding w:xpath="/elements/element[@objid='f1ef7a14-1bba-4f57-a482-718aa976fce2']/content[@alias='Parameter ATTRIBUTE Name']" w:storeItemID="{D35B6978-45B9-4860-8E6E-EDB6F017D2CB}"/>
                <w:text w:multiLine="1"/>
              </w:sdtPr>
              <w:sdtEndPr/>
              <w:sdtContent>
                <w:customXmlInsRangeEnd w:id="3179"/>
                <w:ins w:id="3180" w:author="peng" w:date="2015-01-26T02:21:00Z">
                  <w:r w:rsidR="00420066">
                    <w:t>child</w:t>
                  </w:r>
                </w:ins>
                <w:customXmlInsRangeStart w:id="3181" w:author="peng" w:date="2015-01-26T02:21:00Z"/>
              </w:sdtContent>
            </w:sdt>
            <w:customXmlInsRangeEnd w:id="3181"/>
            <w:ins w:id="3182" w:author="peng" w:date="2015-01-26T02:21:00Z">
              <w:r w:rsidR="00420066">
                <w:t xml:space="preserve"> </w:t>
              </w:r>
            </w:ins>
            <w:customXmlInsRangeStart w:id="3183" w:author="peng" w:date="2015-01-26T02:21:00Z"/>
            <w:sdt>
              <w:sdtPr>
                <w:alias w:val="Class ATTRIBUTE Name"/>
                <w:tag w:val="67321fdf-07c5-4b25-973e-2c0c213fa851"/>
                <w:id w:val="-535508668"/>
                <w:dataBinding w:xpath="/elements/element[@objid='67321fdf-07c5-4b25-973e-2c0c213fa851']/content[@alias='Class ATTRIBUTE Name']" w:storeItemID="{D35B6978-45B9-4860-8E6E-EDB6F017D2CB}"/>
                <w:text w:multiLine="1"/>
              </w:sdtPr>
              <w:sdtEndPr/>
              <w:sdtContent>
                <w:customXmlInsRangeEnd w:id="3183"/>
                <w:ins w:id="3184" w:author="peng" w:date="2015-01-26T02:21:00Z">
                  <w:r w:rsidR="00420066">
                    <w:t>TreeNode</w:t>
                  </w:r>
                </w:ins>
                <w:customXmlInsRangeStart w:id="3185" w:author="peng" w:date="2015-01-26T02:21:00Z"/>
              </w:sdtContent>
            </w:sdt>
            <w:customXmlInsRangeEnd w:id="3185"/>
            <w:ins w:id="3186" w:author="peng" w:date="2015-01-26T02:21:00Z">
              <w:r w:rsidR="00420066">
                <w:t>)</w:t>
              </w:r>
            </w:ins>
          </w:p>
        </w:tc>
        <w:tc>
          <w:tcPr>
            <w:tcW w:w="0" w:type="auto"/>
          </w:tcPr>
          <w:p w14:paraId="7D426860"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187" w:author="peng" w:date="2015-01-26T02:21:00Z"/>
              </w:rPr>
            </w:pPr>
            <w:customXmlInsRangeStart w:id="3188" w:author="peng" w:date="2015-01-26T02:21:00Z"/>
            <w:sdt>
              <w:sdtPr>
                <w:alias w:val="Operation NOTE description 0"/>
                <w:tag w:val="a89d11d8-7d2e-4386-a09a-cc2408be054c"/>
                <w:id w:val="-1361505549"/>
                <w:dataBinding w:xpath="/elements/element[@objid='a89d11d8-7d2e-4386-a09a-cc2408be054c']/content[@alias='Operation NOTE description 0']" w:storeItemID="{D35B6978-45B9-4860-8E6E-EDB6F017D2CB}"/>
                <w:text w:multiLine="1"/>
              </w:sdtPr>
              <w:sdtEndPr/>
              <w:sdtContent>
                <w:customXmlInsRangeEnd w:id="3188"/>
                <w:ins w:id="3189" w:author="peng" w:date="2015-01-26T02:21:00Z">
                  <w:r w:rsidR="00420066">
                    <w:t>set up child nodes</w:t>
                  </w:r>
                </w:ins>
                <w:customXmlInsRangeStart w:id="3190" w:author="peng" w:date="2015-01-26T02:21:00Z"/>
              </w:sdtContent>
            </w:sdt>
            <w:customXmlInsRangeEnd w:id="3190"/>
          </w:p>
        </w:tc>
      </w:tr>
      <w:tr w:rsidR="00420066" w14:paraId="6AAA0394" w14:textId="77777777" w:rsidTr="00420066">
        <w:trPr>
          <w:jc w:val="both"/>
          <w:ins w:id="319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E6F3B1D" w14:textId="77777777" w:rsidR="00420066" w:rsidRDefault="007D1D13" w:rsidP="00420066">
            <w:pPr>
              <w:rPr>
                <w:ins w:id="3192" w:author="peng" w:date="2015-01-26T02:21:00Z"/>
              </w:rPr>
            </w:pPr>
            <w:customXmlInsRangeStart w:id="3193" w:author="peng" w:date="2015-01-26T02:21:00Z"/>
            <w:sdt>
              <w:sdtPr>
                <w:alias w:val="DataType ATTRIBUTE Name"/>
                <w:tag w:val="00000004-0000-0009-0000-000000000000"/>
                <w:id w:val="992687004"/>
                <w:dataBinding w:xpath="/elements/element[@objid='00000004-0000-0009-0000-000000000000']/content[@alias='DataType ATTRIBUTE Name']" w:storeItemID="{D35B6978-45B9-4860-8E6E-EDB6F017D2CB}"/>
                <w:text w:multiLine="1"/>
              </w:sdtPr>
              <w:sdtEndPr/>
              <w:sdtContent>
                <w:customXmlInsRangeEnd w:id="3193"/>
                <w:ins w:id="3194" w:author="peng" w:date="2015-01-26T02:21:00Z">
                  <w:r w:rsidR="00420066">
                    <w:t>integer</w:t>
                  </w:r>
                </w:ins>
                <w:customXmlInsRangeStart w:id="3195" w:author="peng" w:date="2015-01-26T02:21:00Z"/>
              </w:sdtContent>
            </w:sdt>
            <w:customXmlInsRangeEnd w:id="3195"/>
            <w:ins w:id="3196" w:author="peng" w:date="2015-01-26T02:21:00Z">
              <w:r w:rsidR="00420066">
                <w:t xml:space="preserve"> </w:t>
              </w:r>
            </w:ins>
            <w:customXmlInsRangeStart w:id="3197" w:author="peng" w:date="2015-01-26T02:21:00Z"/>
            <w:sdt>
              <w:sdtPr>
                <w:alias w:val="Operation ATTRIBUTE Name"/>
                <w:tag w:val="c88681de-edfa-4059-a211-62c1bc8bf5c4"/>
                <w:id w:val="1206289892"/>
                <w:dataBinding w:xpath="/elements/element[@objid='c88681de-edfa-4059-a211-62c1bc8bf5c4']/content[@alias='Operation ATTRIBUTE Name']" w:storeItemID="{D35B6978-45B9-4860-8E6E-EDB6F017D2CB}"/>
                <w:text w:multiLine="1"/>
              </w:sdtPr>
              <w:sdtEndPr/>
              <w:sdtContent>
                <w:customXmlInsRangeEnd w:id="3197"/>
                <w:ins w:id="3198" w:author="peng" w:date="2015-01-26T02:21:00Z">
                  <w:r w:rsidR="00420066">
                    <w:t>getLevel</w:t>
                  </w:r>
                </w:ins>
                <w:customXmlInsRangeStart w:id="3199" w:author="peng" w:date="2015-01-26T02:21:00Z"/>
              </w:sdtContent>
            </w:sdt>
            <w:customXmlInsRangeEnd w:id="3199"/>
            <w:ins w:id="3200" w:author="peng" w:date="2015-01-26T02:21:00Z">
              <w:r w:rsidR="00420066">
                <w:t xml:space="preserve"> ()</w:t>
              </w:r>
            </w:ins>
          </w:p>
        </w:tc>
        <w:tc>
          <w:tcPr>
            <w:tcW w:w="0" w:type="auto"/>
          </w:tcPr>
          <w:p w14:paraId="0C3BBC0D"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201" w:author="peng" w:date="2015-01-26T02:21:00Z"/>
              </w:rPr>
            </w:pPr>
            <w:customXmlInsRangeStart w:id="3202" w:author="peng" w:date="2015-01-26T02:21:00Z"/>
            <w:sdt>
              <w:sdtPr>
                <w:alias w:val="Operation NOTE description 0"/>
                <w:tag w:val="c88681de-edfa-4059-a211-62c1bc8bf5c4"/>
                <w:id w:val="-346567290"/>
                <w:dataBinding w:xpath="/elements/element[@objid='c88681de-edfa-4059-a211-62c1bc8bf5c4']/content[@alias='Operation NOTE description 0']" w:storeItemID="{D35B6978-45B9-4860-8E6E-EDB6F017D2CB}"/>
                <w:text w:multiLine="1"/>
              </w:sdtPr>
              <w:sdtEndPr/>
              <w:sdtContent>
                <w:customXmlInsRangeEnd w:id="3202"/>
                <w:ins w:id="3203" w:author="peng" w:date="2015-01-26T02:21:00Z">
                  <w:r w:rsidR="00420066">
                    <w:t>return level</w:t>
                  </w:r>
                </w:ins>
                <w:customXmlInsRangeStart w:id="3204" w:author="peng" w:date="2015-01-26T02:21:00Z"/>
              </w:sdtContent>
            </w:sdt>
            <w:customXmlInsRangeEnd w:id="3204"/>
          </w:p>
        </w:tc>
      </w:tr>
      <w:tr w:rsidR="00420066" w14:paraId="31E87DA4" w14:textId="77777777" w:rsidTr="00420066">
        <w:trPr>
          <w:cnfStyle w:val="000000100000" w:firstRow="0" w:lastRow="0" w:firstColumn="0" w:lastColumn="0" w:oddVBand="0" w:evenVBand="0" w:oddHBand="1" w:evenHBand="0" w:firstRowFirstColumn="0" w:firstRowLastColumn="0" w:lastRowFirstColumn="0" w:lastRowLastColumn="0"/>
          <w:jc w:val="both"/>
          <w:ins w:id="320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7584233" w14:textId="77777777" w:rsidR="00420066" w:rsidRDefault="007D1D13" w:rsidP="00420066">
            <w:pPr>
              <w:rPr>
                <w:ins w:id="3206" w:author="peng" w:date="2015-01-26T02:21:00Z"/>
              </w:rPr>
            </w:pPr>
            <w:customXmlInsRangeStart w:id="3207" w:author="peng" w:date="2015-01-26T02:21:00Z"/>
            <w:sdt>
              <w:sdtPr>
                <w:alias w:val="Class ATTRIBUTE Name"/>
                <w:tag w:val="67321fdf-07c5-4b25-973e-2c0c213fa851"/>
                <w:id w:val="62061450"/>
                <w:dataBinding w:xpath="/elements/element[@objid='67321fdf-07c5-4b25-973e-2c0c213fa851']/content[@alias='Class ATTRIBUTE Name']" w:storeItemID="{D35B6978-45B9-4860-8E6E-EDB6F017D2CB}"/>
                <w:text w:multiLine="1"/>
              </w:sdtPr>
              <w:sdtEndPr/>
              <w:sdtContent>
                <w:customXmlInsRangeEnd w:id="3207"/>
                <w:ins w:id="3208" w:author="peng" w:date="2015-01-26T02:21:00Z">
                  <w:r w:rsidR="00420066">
                    <w:t>TreeNode</w:t>
                  </w:r>
                </w:ins>
                <w:customXmlInsRangeStart w:id="3209" w:author="peng" w:date="2015-01-26T02:21:00Z"/>
              </w:sdtContent>
            </w:sdt>
            <w:customXmlInsRangeEnd w:id="3209"/>
            <w:ins w:id="3210" w:author="peng" w:date="2015-01-26T02:21:00Z">
              <w:r w:rsidR="00420066">
                <w:t xml:space="preserve"> </w:t>
              </w:r>
            </w:ins>
            <w:customXmlInsRangeStart w:id="3211" w:author="peng" w:date="2015-01-26T02:21:00Z"/>
            <w:sdt>
              <w:sdtPr>
                <w:alias w:val="Operation ATTRIBUTE Name"/>
                <w:tag w:val="05e8424d-7af4-43b9-b0c6-14f72e3aef9c"/>
                <w:id w:val="1230493073"/>
                <w:dataBinding w:xpath="/elements/element[@objid='05e8424d-7af4-43b9-b0c6-14f72e3aef9c']/content[@alias='Operation ATTRIBUTE Name']" w:storeItemID="{D35B6978-45B9-4860-8E6E-EDB6F017D2CB}"/>
                <w:text w:multiLine="1"/>
              </w:sdtPr>
              <w:sdtEndPr/>
              <w:sdtContent>
                <w:customXmlInsRangeEnd w:id="3211"/>
                <w:ins w:id="3212" w:author="peng" w:date="2015-01-26T02:21:00Z">
                  <w:r w:rsidR="00420066">
                    <w:t>getLeftChild</w:t>
                  </w:r>
                </w:ins>
                <w:customXmlInsRangeStart w:id="3213" w:author="peng" w:date="2015-01-26T02:21:00Z"/>
              </w:sdtContent>
            </w:sdt>
            <w:customXmlInsRangeEnd w:id="3213"/>
            <w:ins w:id="3214" w:author="peng" w:date="2015-01-26T02:21:00Z">
              <w:r w:rsidR="00420066">
                <w:t xml:space="preserve"> ()</w:t>
              </w:r>
            </w:ins>
          </w:p>
        </w:tc>
        <w:tc>
          <w:tcPr>
            <w:tcW w:w="0" w:type="auto"/>
          </w:tcPr>
          <w:p w14:paraId="2FF0548D"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215" w:author="peng" w:date="2015-01-26T02:21:00Z"/>
              </w:rPr>
            </w:pPr>
            <w:customXmlInsRangeStart w:id="3216" w:author="peng" w:date="2015-01-26T02:21:00Z"/>
            <w:sdt>
              <w:sdtPr>
                <w:alias w:val="Operation NOTE description 0"/>
                <w:tag w:val="05e8424d-7af4-43b9-b0c6-14f72e3aef9c"/>
                <w:id w:val="-2031172163"/>
                <w:dataBinding w:xpath="/elements/element[@objid='05e8424d-7af4-43b9-b0c6-14f72e3aef9c']/content[@alias='Operation NOTE description 0']" w:storeItemID="{D35B6978-45B9-4860-8E6E-EDB6F017D2CB}"/>
                <w:text w:multiLine="1"/>
              </w:sdtPr>
              <w:sdtEndPr/>
              <w:sdtContent>
                <w:customXmlInsRangeEnd w:id="3216"/>
                <w:ins w:id="3217" w:author="peng" w:date="2015-01-26T02:21:00Z">
                  <w:r w:rsidR="00420066">
                    <w:t>return leftChild</w:t>
                  </w:r>
                </w:ins>
                <w:customXmlInsRangeStart w:id="3218" w:author="peng" w:date="2015-01-26T02:21:00Z"/>
              </w:sdtContent>
            </w:sdt>
            <w:customXmlInsRangeEnd w:id="3218"/>
          </w:p>
        </w:tc>
      </w:tr>
      <w:tr w:rsidR="00420066" w14:paraId="2E824310" w14:textId="77777777" w:rsidTr="00420066">
        <w:trPr>
          <w:jc w:val="both"/>
          <w:ins w:id="321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F28BCF1" w14:textId="77777777" w:rsidR="00420066" w:rsidRDefault="007D1D13" w:rsidP="00420066">
            <w:pPr>
              <w:rPr>
                <w:ins w:id="3220" w:author="peng" w:date="2015-01-26T02:21:00Z"/>
              </w:rPr>
            </w:pPr>
            <w:customXmlInsRangeStart w:id="3221" w:author="peng" w:date="2015-01-26T02:21:00Z"/>
            <w:sdt>
              <w:sdtPr>
                <w:alias w:val="Class ATTRIBUTE Name"/>
                <w:tag w:val="67321fdf-07c5-4b25-973e-2c0c213fa851"/>
                <w:id w:val="1317843897"/>
                <w:dataBinding w:xpath="/elements/element[@objid='67321fdf-07c5-4b25-973e-2c0c213fa851']/content[@alias='Class ATTRIBUTE Name']" w:storeItemID="{D35B6978-45B9-4860-8E6E-EDB6F017D2CB}"/>
                <w:text w:multiLine="1"/>
              </w:sdtPr>
              <w:sdtEndPr/>
              <w:sdtContent>
                <w:customXmlInsRangeEnd w:id="3221"/>
                <w:ins w:id="3222" w:author="peng" w:date="2015-01-26T02:21:00Z">
                  <w:r w:rsidR="00420066">
                    <w:t>TreeNode</w:t>
                  </w:r>
                </w:ins>
                <w:customXmlInsRangeStart w:id="3223" w:author="peng" w:date="2015-01-26T02:21:00Z"/>
              </w:sdtContent>
            </w:sdt>
            <w:customXmlInsRangeEnd w:id="3223"/>
            <w:ins w:id="3224" w:author="peng" w:date="2015-01-26T02:21:00Z">
              <w:r w:rsidR="00420066">
                <w:t xml:space="preserve"> </w:t>
              </w:r>
            </w:ins>
            <w:customXmlInsRangeStart w:id="3225" w:author="peng" w:date="2015-01-26T02:21:00Z"/>
            <w:sdt>
              <w:sdtPr>
                <w:alias w:val="Operation ATTRIBUTE Name"/>
                <w:tag w:val="0cda65ab-c36a-44a4-baec-a04bf0bc914d"/>
                <w:id w:val="537017472"/>
                <w:dataBinding w:xpath="/elements/element[@objid='0cda65ab-c36a-44a4-baec-a04bf0bc914d']/content[@alias='Operation ATTRIBUTE Name']" w:storeItemID="{D35B6978-45B9-4860-8E6E-EDB6F017D2CB}"/>
                <w:text w:multiLine="1"/>
              </w:sdtPr>
              <w:sdtEndPr/>
              <w:sdtContent>
                <w:customXmlInsRangeEnd w:id="3225"/>
                <w:ins w:id="3226" w:author="peng" w:date="2015-01-26T02:21:00Z">
                  <w:r w:rsidR="00420066">
                    <w:t>getRightChild</w:t>
                  </w:r>
                </w:ins>
                <w:customXmlInsRangeStart w:id="3227" w:author="peng" w:date="2015-01-26T02:21:00Z"/>
              </w:sdtContent>
            </w:sdt>
            <w:customXmlInsRangeEnd w:id="3227"/>
            <w:ins w:id="3228" w:author="peng" w:date="2015-01-26T02:21:00Z">
              <w:r w:rsidR="00420066">
                <w:t xml:space="preserve"> ()</w:t>
              </w:r>
            </w:ins>
          </w:p>
        </w:tc>
        <w:tc>
          <w:tcPr>
            <w:tcW w:w="0" w:type="auto"/>
          </w:tcPr>
          <w:p w14:paraId="18E54484"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229" w:author="peng" w:date="2015-01-26T02:21:00Z"/>
              </w:rPr>
            </w:pPr>
            <w:customXmlInsRangeStart w:id="3230" w:author="peng" w:date="2015-01-26T02:21:00Z"/>
            <w:sdt>
              <w:sdtPr>
                <w:alias w:val="Operation NOTE description 0"/>
                <w:tag w:val="0cda65ab-c36a-44a4-baec-a04bf0bc914d"/>
                <w:id w:val="1343586694"/>
                <w:dataBinding w:xpath="/elements/element[@objid='0cda65ab-c36a-44a4-baec-a04bf0bc914d']/content[@alias='Operation NOTE description 0']" w:storeItemID="{D35B6978-45B9-4860-8E6E-EDB6F017D2CB}"/>
                <w:text w:multiLine="1"/>
              </w:sdtPr>
              <w:sdtEndPr/>
              <w:sdtContent>
                <w:customXmlInsRangeEnd w:id="3230"/>
                <w:ins w:id="3231" w:author="peng" w:date="2015-01-26T02:21:00Z">
                  <w:r w:rsidR="00420066">
                    <w:t>return rightChild</w:t>
                  </w:r>
                </w:ins>
                <w:customXmlInsRangeStart w:id="3232" w:author="peng" w:date="2015-01-26T02:21:00Z"/>
              </w:sdtContent>
            </w:sdt>
            <w:customXmlInsRangeEnd w:id="3232"/>
          </w:p>
        </w:tc>
      </w:tr>
      <w:tr w:rsidR="00420066" w14:paraId="138A2DE0" w14:textId="77777777" w:rsidTr="00420066">
        <w:trPr>
          <w:cnfStyle w:val="000000100000" w:firstRow="0" w:lastRow="0" w:firstColumn="0" w:lastColumn="0" w:oddVBand="0" w:evenVBand="0" w:oddHBand="1" w:evenHBand="0" w:firstRowFirstColumn="0" w:firstRowLastColumn="0" w:lastRowFirstColumn="0" w:lastRowLastColumn="0"/>
          <w:jc w:val="both"/>
          <w:ins w:id="323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6537EC0" w14:textId="77777777" w:rsidR="00420066" w:rsidRDefault="007D1D13" w:rsidP="00420066">
            <w:pPr>
              <w:rPr>
                <w:ins w:id="3234" w:author="peng" w:date="2015-01-26T02:21:00Z"/>
              </w:rPr>
            </w:pPr>
            <w:customXmlInsRangeStart w:id="3235" w:author="peng" w:date="2015-01-26T02:21:00Z"/>
            <w:sdt>
              <w:sdtPr>
                <w:alias w:val="Class ATTRIBUTE Name"/>
                <w:tag w:val="67321fdf-07c5-4b25-973e-2c0c213fa851"/>
                <w:id w:val="1117257386"/>
                <w:dataBinding w:xpath="/elements/element[@objid='67321fdf-07c5-4b25-973e-2c0c213fa851']/content[@alias='Class ATTRIBUTE Name']" w:storeItemID="{D35B6978-45B9-4860-8E6E-EDB6F017D2CB}"/>
                <w:text w:multiLine="1"/>
              </w:sdtPr>
              <w:sdtEndPr/>
              <w:sdtContent>
                <w:customXmlInsRangeEnd w:id="3235"/>
                <w:ins w:id="3236" w:author="peng" w:date="2015-01-26T02:21:00Z">
                  <w:r w:rsidR="00420066">
                    <w:t>TreeNode</w:t>
                  </w:r>
                </w:ins>
                <w:customXmlInsRangeStart w:id="3237" w:author="peng" w:date="2015-01-26T02:21:00Z"/>
              </w:sdtContent>
            </w:sdt>
            <w:customXmlInsRangeEnd w:id="3237"/>
            <w:ins w:id="3238" w:author="peng" w:date="2015-01-26T02:21:00Z">
              <w:r w:rsidR="00420066">
                <w:t xml:space="preserve"> </w:t>
              </w:r>
            </w:ins>
            <w:customXmlInsRangeStart w:id="3239" w:author="peng" w:date="2015-01-26T02:21:00Z"/>
            <w:sdt>
              <w:sdtPr>
                <w:alias w:val="Operation ATTRIBUTE Name"/>
                <w:tag w:val="cde7ba1a-887d-4f2b-aaac-5a060510eab5"/>
                <w:id w:val="739454493"/>
                <w:dataBinding w:xpath="/elements/element[@objid='cde7ba1a-887d-4f2b-aaac-5a060510eab5']/content[@alias='Operation ATTRIBUTE Name']" w:storeItemID="{D35B6978-45B9-4860-8E6E-EDB6F017D2CB}"/>
                <w:text w:multiLine="1"/>
              </w:sdtPr>
              <w:sdtEndPr/>
              <w:sdtContent>
                <w:customXmlInsRangeEnd w:id="3239"/>
                <w:ins w:id="3240" w:author="peng" w:date="2015-01-26T02:21:00Z">
                  <w:r w:rsidR="00420066">
                    <w:t>getParent</w:t>
                  </w:r>
                </w:ins>
                <w:customXmlInsRangeStart w:id="3241" w:author="peng" w:date="2015-01-26T02:21:00Z"/>
              </w:sdtContent>
            </w:sdt>
            <w:customXmlInsRangeEnd w:id="3241"/>
            <w:ins w:id="3242" w:author="peng" w:date="2015-01-26T02:21:00Z">
              <w:r w:rsidR="00420066">
                <w:t xml:space="preserve"> ()</w:t>
              </w:r>
            </w:ins>
          </w:p>
        </w:tc>
        <w:tc>
          <w:tcPr>
            <w:tcW w:w="0" w:type="auto"/>
          </w:tcPr>
          <w:p w14:paraId="5C325F98"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243" w:author="peng" w:date="2015-01-26T02:21:00Z"/>
              </w:rPr>
            </w:pPr>
            <w:customXmlInsRangeStart w:id="3244" w:author="peng" w:date="2015-01-26T02:21:00Z"/>
            <w:sdt>
              <w:sdtPr>
                <w:alias w:val="Operation NOTE description 0"/>
                <w:tag w:val="cde7ba1a-887d-4f2b-aaac-5a060510eab5"/>
                <w:id w:val="1671747357"/>
                <w:dataBinding w:xpath="/elements/element[@objid='cde7ba1a-887d-4f2b-aaac-5a060510eab5']/content[@alias='Operation NOTE description 0']" w:storeItemID="{D35B6978-45B9-4860-8E6E-EDB6F017D2CB}"/>
                <w:text w:multiLine="1"/>
              </w:sdtPr>
              <w:sdtEndPr/>
              <w:sdtContent>
                <w:customXmlInsRangeEnd w:id="3244"/>
                <w:ins w:id="3245" w:author="peng" w:date="2015-01-26T02:21:00Z">
                  <w:r w:rsidR="00420066">
                    <w:t>return parent</w:t>
                  </w:r>
                </w:ins>
                <w:customXmlInsRangeStart w:id="3246" w:author="peng" w:date="2015-01-26T02:21:00Z"/>
              </w:sdtContent>
            </w:sdt>
            <w:customXmlInsRangeEnd w:id="3246"/>
          </w:p>
        </w:tc>
      </w:tr>
      <w:tr w:rsidR="00420066" w14:paraId="4075B275" w14:textId="77777777" w:rsidTr="00420066">
        <w:trPr>
          <w:jc w:val="both"/>
          <w:ins w:id="324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70EB42E" w14:textId="77777777" w:rsidR="00420066" w:rsidRDefault="007D1D13" w:rsidP="00420066">
            <w:pPr>
              <w:rPr>
                <w:ins w:id="3248" w:author="peng" w:date="2015-01-26T02:21:00Z"/>
              </w:rPr>
            </w:pPr>
            <w:customXmlInsRangeStart w:id="3249" w:author="peng" w:date="2015-01-26T02:21:00Z"/>
            <w:sdt>
              <w:sdtPr>
                <w:alias w:val="DataType ATTRIBUTE Name"/>
                <w:tag w:val="00000004-0000-0009-0000-000000000000"/>
                <w:id w:val="-649978674"/>
                <w:dataBinding w:xpath="/elements/element[@objid='00000004-0000-0009-0000-000000000000']/content[@alias='DataType ATTRIBUTE Name']" w:storeItemID="{D35B6978-45B9-4860-8E6E-EDB6F017D2CB}"/>
                <w:text w:multiLine="1"/>
              </w:sdtPr>
              <w:sdtEndPr/>
              <w:sdtContent>
                <w:customXmlInsRangeEnd w:id="3249"/>
                <w:ins w:id="3250" w:author="peng" w:date="2015-01-26T02:21:00Z">
                  <w:r w:rsidR="00420066">
                    <w:t>integer</w:t>
                  </w:r>
                </w:ins>
                <w:customXmlInsRangeStart w:id="3251" w:author="peng" w:date="2015-01-26T02:21:00Z"/>
              </w:sdtContent>
            </w:sdt>
            <w:customXmlInsRangeEnd w:id="3251"/>
            <w:ins w:id="3252" w:author="peng" w:date="2015-01-26T02:21:00Z">
              <w:r w:rsidR="00420066">
                <w:t xml:space="preserve"> </w:t>
              </w:r>
            </w:ins>
            <w:customXmlInsRangeStart w:id="3253" w:author="peng" w:date="2015-01-26T02:21:00Z"/>
            <w:sdt>
              <w:sdtPr>
                <w:alias w:val="Operation ATTRIBUTE Name"/>
                <w:tag w:val="9c3a4503-1d1f-4eab-9170-3b491ca0b81a"/>
                <w:id w:val="1288635644"/>
                <w:dataBinding w:xpath="/elements/element[@objid='9c3a4503-1d1f-4eab-9170-3b491ca0b81a']/content[@alias='Operation ATTRIBUTE Name']" w:storeItemID="{D35B6978-45B9-4860-8E6E-EDB6F017D2CB}"/>
                <w:text w:multiLine="1"/>
              </w:sdtPr>
              <w:sdtEndPr/>
              <w:sdtContent>
                <w:customXmlInsRangeEnd w:id="3253"/>
                <w:ins w:id="3254" w:author="peng" w:date="2015-01-26T02:21:00Z">
                  <w:r w:rsidR="00420066">
                    <w:t>getSplitAttr</w:t>
                  </w:r>
                </w:ins>
                <w:customXmlInsRangeStart w:id="3255" w:author="peng" w:date="2015-01-26T02:21:00Z"/>
              </w:sdtContent>
            </w:sdt>
            <w:customXmlInsRangeEnd w:id="3255"/>
            <w:ins w:id="3256" w:author="peng" w:date="2015-01-26T02:21:00Z">
              <w:r w:rsidR="00420066">
                <w:t xml:space="preserve"> ()</w:t>
              </w:r>
            </w:ins>
          </w:p>
        </w:tc>
        <w:tc>
          <w:tcPr>
            <w:tcW w:w="0" w:type="auto"/>
          </w:tcPr>
          <w:p w14:paraId="4A231F54"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257" w:author="peng" w:date="2015-01-26T02:21:00Z"/>
              </w:rPr>
            </w:pPr>
            <w:customXmlInsRangeStart w:id="3258" w:author="peng" w:date="2015-01-26T02:21:00Z"/>
            <w:sdt>
              <w:sdtPr>
                <w:alias w:val="Operation NOTE description 0"/>
                <w:tag w:val="9c3a4503-1d1f-4eab-9170-3b491ca0b81a"/>
                <w:id w:val="-1895112534"/>
                <w:dataBinding w:xpath="/elements/element[@objid='9c3a4503-1d1f-4eab-9170-3b491ca0b81a']/content[@alias='Operation NOTE description 0']" w:storeItemID="{D35B6978-45B9-4860-8E6E-EDB6F017D2CB}"/>
                <w:text w:multiLine="1"/>
              </w:sdtPr>
              <w:sdtEndPr/>
              <w:sdtContent>
                <w:customXmlInsRangeEnd w:id="3258"/>
                <w:ins w:id="3259" w:author="peng" w:date="2015-01-26T02:21:00Z">
                  <w:r w:rsidR="00420066">
                    <w:t>return splitAttr</w:t>
                  </w:r>
                </w:ins>
                <w:customXmlInsRangeStart w:id="3260" w:author="peng" w:date="2015-01-26T02:21:00Z"/>
              </w:sdtContent>
            </w:sdt>
            <w:customXmlInsRangeEnd w:id="3260"/>
          </w:p>
        </w:tc>
      </w:tr>
      <w:tr w:rsidR="00420066" w14:paraId="7D061204" w14:textId="77777777" w:rsidTr="00420066">
        <w:trPr>
          <w:cnfStyle w:val="000000100000" w:firstRow="0" w:lastRow="0" w:firstColumn="0" w:lastColumn="0" w:oddVBand="0" w:evenVBand="0" w:oddHBand="1" w:evenHBand="0" w:firstRowFirstColumn="0" w:firstRowLastColumn="0" w:lastRowFirstColumn="0" w:lastRowLastColumn="0"/>
          <w:jc w:val="both"/>
          <w:ins w:id="326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E4BFD47" w14:textId="77777777" w:rsidR="00420066" w:rsidRDefault="007D1D13" w:rsidP="00420066">
            <w:pPr>
              <w:rPr>
                <w:ins w:id="3262" w:author="peng" w:date="2015-01-26T02:21:00Z"/>
              </w:rPr>
            </w:pPr>
            <w:customXmlInsRangeStart w:id="3263" w:author="peng" w:date="2015-01-26T02:21:00Z"/>
            <w:sdt>
              <w:sdtPr>
                <w:alias w:val="DataType ATTRIBUTE Name"/>
                <w:tag w:val="00000004-0000-0010-0000-000000000000"/>
                <w:id w:val="1167979018"/>
                <w:dataBinding w:xpath="/elements/element[@objid='00000004-0000-0010-0000-000000000000']/content[@alias='DataType ATTRIBUTE Name']" w:storeItemID="{D35B6978-45B9-4860-8E6E-EDB6F017D2CB}"/>
                <w:text w:multiLine="1"/>
              </w:sdtPr>
              <w:sdtEndPr/>
              <w:sdtContent>
                <w:customXmlInsRangeEnd w:id="3263"/>
                <w:ins w:id="3264" w:author="peng" w:date="2015-01-26T02:21:00Z">
                  <w:r w:rsidR="00420066">
                    <w:t>double</w:t>
                  </w:r>
                </w:ins>
                <w:customXmlInsRangeStart w:id="3265" w:author="peng" w:date="2015-01-26T02:21:00Z"/>
              </w:sdtContent>
            </w:sdt>
            <w:customXmlInsRangeEnd w:id="3265"/>
            <w:ins w:id="3266" w:author="peng" w:date="2015-01-26T02:21:00Z">
              <w:r w:rsidR="00420066">
                <w:t xml:space="preserve"> </w:t>
              </w:r>
            </w:ins>
            <w:customXmlInsRangeStart w:id="3267" w:author="peng" w:date="2015-01-26T02:21:00Z"/>
            <w:sdt>
              <w:sdtPr>
                <w:alias w:val="Operation ATTRIBUTE Name"/>
                <w:tag w:val="a4066ea8-1737-4f57-9214-c45bf38c9934"/>
                <w:id w:val="-688371439"/>
                <w:dataBinding w:xpath="/elements/element[@objid='a4066ea8-1737-4f57-9214-c45bf38c9934']/content[@alias='Operation ATTRIBUTE Name']" w:storeItemID="{D35B6978-45B9-4860-8E6E-EDB6F017D2CB}"/>
                <w:text w:multiLine="1"/>
              </w:sdtPr>
              <w:sdtEndPr/>
              <w:sdtContent>
                <w:customXmlInsRangeEnd w:id="3267"/>
                <w:ins w:id="3268" w:author="peng" w:date="2015-01-26T02:21:00Z">
                  <w:r w:rsidR="00420066">
                    <w:t>getSplitVal</w:t>
                  </w:r>
                </w:ins>
                <w:customXmlInsRangeStart w:id="3269" w:author="peng" w:date="2015-01-26T02:21:00Z"/>
              </w:sdtContent>
            </w:sdt>
            <w:customXmlInsRangeEnd w:id="3269"/>
            <w:ins w:id="3270" w:author="peng" w:date="2015-01-26T02:21:00Z">
              <w:r w:rsidR="00420066">
                <w:t xml:space="preserve"> ()</w:t>
              </w:r>
            </w:ins>
          </w:p>
        </w:tc>
        <w:tc>
          <w:tcPr>
            <w:tcW w:w="0" w:type="auto"/>
          </w:tcPr>
          <w:p w14:paraId="444097A3"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271" w:author="peng" w:date="2015-01-26T02:21:00Z"/>
              </w:rPr>
            </w:pPr>
            <w:customXmlInsRangeStart w:id="3272" w:author="peng" w:date="2015-01-26T02:21:00Z"/>
            <w:sdt>
              <w:sdtPr>
                <w:alias w:val="Operation NOTE description 0"/>
                <w:tag w:val="a4066ea8-1737-4f57-9214-c45bf38c9934"/>
                <w:id w:val="1822846728"/>
                <w:dataBinding w:xpath="/elements/element[@objid='a4066ea8-1737-4f57-9214-c45bf38c9934']/content[@alias='Operation NOTE description 0']" w:storeItemID="{D35B6978-45B9-4860-8E6E-EDB6F017D2CB}"/>
                <w:text w:multiLine="1"/>
              </w:sdtPr>
              <w:sdtEndPr/>
              <w:sdtContent>
                <w:customXmlInsRangeEnd w:id="3272"/>
                <w:ins w:id="3273" w:author="peng" w:date="2015-01-26T02:21:00Z">
                  <w:r w:rsidR="00420066">
                    <w:t>return splitVal</w:t>
                  </w:r>
                </w:ins>
                <w:customXmlInsRangeStart w:id="3274" w:author="peng" w:date="2015-01-26T02:21:00Z"/>
              </w:sdtContent>
            </w:sdt>
            <w:customXmlInsRangeEnd w:id="3274"/>
          </w:p>
        </w:tc>
      </w:tr>
      <w:tr w:rsidR="00420066" w14:paraId="09A5CA8F" w14:textId="77777777" w:rsidTr="00420066">
        <w:trPr>
          <w:jc w:val="both"/>
          <w:ins w:id="327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CEE206E" w14:textId="77777777" w:rsidR="00420066" w:rsidRDefault="007D1D13" w:rsidP="00420066">
            <w:pPr>
              <w:rPr>
                <w:ins w:id="3276" w:author="peng" w:date="2015-01-26T02:21:00Z"/>
              </w:rPr>
            </w:pPr>
            <w:customXmlInsRangeStart w:id="3277" w:author="peng" w:date="2015-01-26T02:21:00Z"/>
            <w:sdt>
              <w:sdtPr>
                <w:alias w:val="DataType ATTRIBUTE Name"/>
                <w:tag w:val="00000004-0000-0009-0000-000000000000"/>
                <w:id w:val="-277959156"/>
                <w:dataBinding w:xpath="/elements/element[@objid='00000004-0000-0009-0000-000000000000']/content[@alias='DataType ATTRIBUTE Name']" w:storeItemID="{D35B6978-45B9-4860-8E6E-EDB6F017D2CB}"/>
                <w:text w:multiLine="1"/>
              </w:sdtPr>
              <w:sdtEndPr/>
              <w:sdtContent>
                <w:customXmlInsRangeEnd w:id="3277"/>
                <w:ins w:id="3278" w:author="peng" w:date="2015-01-26T02:21:00Z">
                  <w:r w:rsidR="00420066">
                    <w:t>integer</w:t>
                  </w:r>
                </w:ins>
                <w:customXmlInsRangeStart w:id="3279" w:author="peng" w:date="2015-01-26T02:21:00Z"/>
              </w:sdtContent>
            </w:sdt>
            <w:customXmlInsRangeEnd w:id="3279"/>
            <w:ins w:id="3280" w:author="peng" w:date="2015-01-26T02:21:00Z">
              <w:r w:rsidR="00420066">
                <w:t xml:space="preserve"> </w:t>
              </w:r>
            </w:ins>
            <w:customXmlInsRangeStart w:id="3281" w:author="peng" w:date="2015-01-26T02:21:00Z"/>
            <w:sdt>
              <w:sdtPr>
                <w:alias w:val="Operation ATTRIBUTE Name"/>
                <w:tag w:val="5f680eeb-0cd9-4a7b-8361-d6da3ffeaa28"/>
                <w:id w:val="1513189978"/>
                <w:dataBinding w:xpath="/elements/element[@objid='5f680eeb-0cd9-4a7b-8361-d6da3ffeaa28']/content[@alias='Operation ATTRIBUTE Name']" w:storeItemID="{D35B6978-45B9-4860-8E6E-EDB6F017D2CB}"/>
                <w:text w:multiLine="1"/>
              </w:sdtPr>
              <w:sdtEndPr/>
              <w:sdtContent>
                <w:customXmlInsRangeEnd w:id="3281"/>
                <w:ins w:id="3282" w:author="peng" w:date="2015-01-26T02:21:00Z">
                  <w:r w:rsidR="00420066">
                    <w:t>getClassVal</w:t>
                  </w:r>
                </w:ins>
                <w:customXmlInsRangeStart w:id="3283" w:author="peng" w:date="2015-01-26T02:21:00Z"/>
              </w:sdtContent>
            </w:sdt>
            <w:customXmlInsRangeEnd w:id="3283"/>
            <w:ins w:id="3284" w:author="peng" w:date="2015-01-26T02:21:00Z">
              <w:r w:rsidR="00420066">
                <w:t xml:space="preserve"> ()</w:t>
              </w:r>
            </w:ins>
          </w:p>
        </w:tc>
        <w:tc>
          <w:tcPr>
            <w:tcW w:w="0" w:type="auto"/>
          </w:tcPr>
          <w:p w14:paraId="065F1B45"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285" w:author="peng" w:date="2015-01-26T02:21:00Z"/>
              </w:rPr>
            </w:pPr>
            <w:customXmlInsRangeStart w:id="3286" w:author="peng" w:date="2015-01-26T02:21:00Z"/>
            <w:sdt>
              <w:sdtPr>
                <w:alias w:val="Operation NOTE description 0"/>
                <w:tag w:val="5f680eeb-0cd9-4a7b-8361-d6da3ffeaa28"/>
                <w:id w:val="1340580900"/>
                <w:dataBinding w:xpath="/elements/element[@objid='5f680eeb-0cd9-4a7b-8361-d6da3ffeaa28']/content[@alias='Operation NOTE description 0']" w:storeItemID="{D35B6978-45B9-4860-8E6E-EDB6F017D2CB}"/>
                <w:text w:multiLine="1"/>
              </w:sdtPr>
              <w:sdtEndPr/>
              <w:sdtContent>
                <w:customXmlInsRangeEnd w:id="3286"/>
                <w:ins w:id="3287" w:author="peng" w:date="2015-01-26T02:21:00Z">
                  <w:r w:rsidR="00420066">
                    <w:t>return classVal</w:t>
                  </w:r>
                </w:ins>
                <w:customXmlInsRangeStart w:id="3288" w:author="peng" w:date="2015-01-26T02:21:00Z"/>
              </w:sdtContent>
            </w:sdt>
            <w:customXmlInsRangeEnd w:id="3288"/>
          </w:p>
        </w:tc>
      </w:tr>
      <w:tr w:rsidR="00420066" w14:paraId="56516AC3" w14:textId="77777777" w:rsidTr="00420066">
        <w:trPr>
          <w:cnfStyle w:val="000000100000" w:firstRow="0" w:lastRow="0" w:firstColumn="0" w:lastColumn="0" w:oddVBand="0" w:evenVBand="0" w:oddHBand="1" w:evenHBand="0" w:firstRowFirstColumn="0" w:firstRowLastColumn="0" w:lastRowFirstColumn="0" w:lastRowLastColumn="0"/>
          <w:jc w:val="both"/>
          <w:ins w:id="328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8589509" w14:textId="77777777" w:rsidR="00420066" w:rsidRDefault="007D1D13" w:rsidP="00420066">
            <w:pPr>
              <w:rPr>
                <w:ins w:id="3290" w:author="peng" w:date="2015-01-26T02:21:00Z"/>
              </w:rPr>
            </w:pPr>
            <w:customXmlInsRangeStart w:id="3291" w:author="peng" w:date="2015-01-26T02:21:00Z"/>
            <w:sdt>
              <w:sdtPr>
                <w:alias w:val="Class ATTRIBUTE Name"/>
                <w:tag w:val="4ccce523-4653-4dc2-a5bc-b4bfbbe95a34"/>
                <w:id w:val="1759015695"/>
                <w:dataBinding w:xpath="/elements/element[@objid='4ccce523-4653-4dc2-a5bc-b4bfbbe95a34']/content[@alias='Class ATTRIBUTE Name']" w:storeItemID="{D35B6978-45B9-4860-8E6E-EDB6F017D2CB}"/>
                <w:text w:multiLine="1"/>
              </w:sdtPr>
              <w:sdtEndPr/>
              <w:sdtContent>
                <w:customXmlInsRangeEnd w:id="3291"/>
                <w:ins w:id="3292" w:author="peng" w:date="2015-01-26T02:21:00Z">
                  <w:r w:rsidR="00420066">
                    <w:t>DataVector</w:t>
                  </w:r>
                </w:ins>
                <w:customXmlInsRangeStart w:id="3293" w:author="peng" w:date="2015-01-26T02:21:00Z"/>
              </w:sdtContent>
            </w:sdt>
            <w:customXmlInsRangeEnd w:id="3293"/>
            <w:ins w:id="3294" w:author="peng" w:date="2015-01-26T02:21:00Z">
              <w:r w:rsidR="00420066">
                <w:t xml:space="preserve"> </w:t>
              </w:r>
            </w:ins>
            <w:customXmlInsRangeStart w:id="3295" w:author="peng" w:date="2015-01-26T02:21:00Z"/>
            <w:sdt>
              <w:sdtPr>
                <w:alias w:val="Operation ATTRIBUTE Name"/>
                <w:tag w:val="050be268-fa88-4f63-810f-caa1bbd79c80"/>
                <w:id w:val="1383438667"/>
                <w:dataBinding w:xpath="/elements/element[@objid='050be268-fa88-4f63-810f-caa1bbd79c80']/content[@alias='Operation ATTRIBUTE Name']" w:storeItemID="{D35B6978-45B9-4860-8E6E-EDB6F017D2CB}"/>
                <w:text w:multiLine="1"/>
              </w:sdtPr>
              <w:sdtEndPr/>
              <w:sdtContent>
                <w:customXmlInsRangeEnd w:id="3295"/>
                <w:ins w:id="3296" w:author="peng" w:date="2015-01-26T02:21:00Z">
                  <w:r w:rsidR="00420066">
                    <w:t>getData</w:t>
                  </w:r>
                </w:ins>
                <w:customXmlInsRangeStart w:id="3297" w:author="peng" w:date="2015-01-26T02:21:00Z"/>
              </w:sdtContent>
            </w:sdt>
            <w:customXmlInsRangeEnd w:id="3297"/>
            <w:ins w:id="3298" w:author="peng" w:date="2015-01-26T02:21:00Z">
              <w:r w:rsidR="00420066">
                <w:t xml:space="preserve"> ()</w:t>
              </w:r>
            </w:ins>
          </w:p>
        </w:tc>
        <w:tc>
          <w:tcPr>
            <w:tcW w:w="0" w:type="auto"/>
          </w:tcPr>
          <w:p w14:paraId="395A3FE1"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299" w:author="peng" w:date="2015-01-26T02:21:00Z"/>
              </w:rPr>
            </w:pPr>
            <w:customXmlInsRangeStart w:id="3300" w:author="peng" w:date="2015-01-26T02:21:00Z"/>
            <w:sdt>
              <w:sdtPr>
                <w:alias w:val="Operation NOTE description 0"/>
                <w:tag w:val="050be268-fa88-4f63-810f-caa1bbd79c80"/>
                <w:id w:val="843526020"/>
                <w:dataBinding w:xpath="/elements/element[@objid='050be268-fa88-4f63-810f-caa1bbd79c80']/content[@alias='Operation NOTE description 0']" w:storeItemID="{D35B6978-45B9-4860-8E6E-EDB6F017D2CB}"/>
                <w:text w:multiLine="1"/>
              </w:sdtPr>
              <w:sdtEndPr/>
              <w:sdtContent>
                <w:customXmlInsRangeEnd w:id="3300"/>
                <w:ins w:id="3301" w:author="peng" w:date="2015-01-26T02:21:00Z">
                  <w:r w:rsidR="00420066">
                    <w:t>return data</w:t>
                  </w:r>
                </w:ins>
                <w:customXmlInsRangeStart w:id="3302" w:author="peng" w:date="2015-01-26T02:21:00Z"/>
              </w:sdtContent>
            </w:sdt>
            <w:customXmlInsRangeEnd w:id="3302"/>
          </w:p>
        </w:tc>
      </w:tr>
      <w:tr w:rsidR="00420066" w14:paraId="7EC717ED" w14:textId="77777777" w:rsidTr="00420066">
        <w:trPr>
          <w:jc w:val="both"/>
          <w:ins w:id="330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C799462" w14:textId="77777777" w:rsidR="00420066" w:rsidRDefault="007D1D13" w:rsidP="00420066">
            <w:pPr>
              <w:rPr>
                <w:ins w:id="3304" w:author="peng" w:date="2015-01-26T02:21:00Z"/>
              </w:rPr>
            </w:pPr>
            <w:customXmlInsRangeStart w:id="3305" w:author="peng" w:date="2015-01-26T02:21:00Z"/>
            <w:sdt>
              <w:sdtPr>
                <w:alias w:val="Operation ATTRIBUTE Name"/>
                <w:tag w:val="6fafc4d0-2a44-4a5c-a59e-67f489ceef12"/>
                <w:id w:val="884228310"/>
                <w:dataBinding w:xpath="/elements/element[@objid='6fafc4d0-2a44-4a5c-a59e-67f489ceef12']/content[@alias='Operation ATTRIBUTE Name']" w:storeItemID="{D35B6978-45B9-4860-8E6E-EDB6F017D2CB}"/>
                <w:text w:multiLine="1"/>
              </w:sdtPr>
              <w:sdtEndPr/>
              <w:sdtContent>
                <w:customXmlInsRangeEnd w:id="3305"/>
                <w:ins w:id="3306" w:author="peng" w:date="2015-01-26T02:21:00Z">
                  <w:r w:rsidR="00420066">
                    <w:t>setLevel</w:t>
                  </w:r>
                </w:ins>
                <w:customXmlInsRangeStart w:id="3307" w:author="peng" w:date="2015-01-26T02:21:00Z"/>
              </w:sdtContent>
            </w:sdt>
            <w:customXmlInsRangeEnd w:id="3307"/>
            <w:ins w:id="3308" w:author="peng" w:date="2015-01-26T02:21:00Z">
              <w:r w:rsidR="00420066">
                <w:t xml:space="preserve"> (</w:t>
              </w:r>
            </w:ins>
            <w:customXmlInsRangeStart w:id="3309" w:author="peng" w:date="2015-01-26T02:21:00Z"/>
            <w:sdt>
              <w:sdtPr>
                <w:rPr>
                  <w:rStyle w:val="ae"/>
                </w:rPr>
                <w:alias w:val="Parameter ATTRIBUTE ParameterPassing"/>
                <w:tag w:val="2deae4ea-4adb-4100-b3a1-76bc7622707e"/>
                <w:id w:val="-1531649259"/>
                <w:dataBinding w:xpath="/elements/element[@objid='2deae4ea-4adb-4100-b3a1-76bc7622707e']/content[@alias='Parameter ATTRIBUTE ParameterPassing']" w:storeItemID="{D35B6978-45B9-4860-8E6E-EDB6F017D2CB}"/>
                <w:text w:multiLine="1"/>
              </w:sdtPr>
              <w:sdtEndPr>
                <w:rPr>
                  <w:rStyle w:val="ae"/>
                </w:rPr>
              </w:sdtEndPr>
              <w:sdtContent>
                <w:customXmlInsRangeEnd w:id="3309"/>
                <w:ins w:id="3310" w:author="peng" w:date="2015-01-26T02:21:00Z">
                  <w:r w:rsidR="00420066">
                    <w:rPr>
                      <w:rStyle w:val="ae"/>
                    </w:rPr>
                    <w:t>Inout</w:t>
                  </w:r>
                </w:ins>
                <w:customXmlInsRangeStart w:id="3311" w:author="peng" w:date="2015-01-26T02:21:00Z"/>
              </w:sdtContent>
            </w:sdt>
            <w:customXmlInsRangeEnd w:id="3311"/>
            <w:ins w:id="3312" w:author="peng" w:date="2015-01-26T02:21:00Z">
              <w:r w:rsidR="00420066">
                <w:rPr>
                  <w:rStyle w:val="ae"/>
                </w:rPr>
                <w:t xml:space="preserve"> </w:t>
              </w:r>
            </w:ins>
            <w:customXmlInsRangeStart w:id="3313" w:author="peng" w:date="2015-01-26T02:21:00Z"/>
            <w:sdt>
              <w:sdtPr>
                <w:alias w:val="Parameter ATTRIBUTE Name"/>
                <w:tag w:val="2deae4ea-4adb-4100-b3a1-76bc7622707e"/>
                <w:id w:val="302982656"/>
                <w:dataBinding w:xpath="/elements/element[@objid='2deae4ea-4adb-4100-b3a1-76bc7622707e']/content[@alias='Parameter ATTRIBUTE Name']" w:storeItemID="{D35B6978-45B9-4860-8E6E-EDB6F017D2CB}"/>
                <w:text w:multiLine="1"/>
              </w:sdtPr>
              <w:sdtEndPr/>
              <w:sdtContent>
                <w:customXmlInsRangeEnd w:id="3313"/>
                <w:ins w:id="3314" w:author="peng" w:date="2015-01-26T02:21:00Z">
                  <w:r w:rsidR="00420066">
                    <w:t>level</w:t>
                  </w:r>
                </w:ins>
                <w:customXmlInsRangeStart w:id="3315" w:author="peng" w:date="2015-01-26T02:21:00Z"/>
              </w:sdtContent>
            </w:sdt>
            <w:customXmlInsRangeEnd w:id="3315"/>
            <w:ins w:id="3316" w:author="peng" w:date="2015-01-26T02:21:00Z">
              <w:r w:rsidR="00420066">
                <w:t xml:space="preserve"> </w:t>
              </w:r>
            </w:ins>
            <w:customXmlInsRangeStart w:id="3317" w:author="peng" w:date="2015-01-26T02:21:00Z"/>
            <w:sdt>
              <w:sdtPr>
                <w:alias w:val="DataType ATTRIBUTE Name"/>
                <w:tag w:val="00000004-0000-0009-0000-000000000000"/>
                <w:id w:val="493774285"/>
                <w:dataBinding w:xpath="/elements/element[@objid='00000004-0000-0009-0000-000000000000']/content[@alias='DataType ATTRIBUTE Name']" w:storeItemID="{D35B6978-45B9-4860-8E6E-EDB6F017D2CB}"/>
                <w:text w:multiLine="1"/>
              </w:sdtPr>
              <w:sdtEndPr/>
              <w:sdtContent>
                <w:customXmlInsRangeEnd w:id="3317"/>
                <w:ins w:id="3318" w:author="peng" w:date="2015-01-26T02:21:00Z">
                  <w:r w:rsidR="00420066">
                    <w:t>integer</w:t>
                  </w:r>
                </w:ins>
                <w:customXmlInsRangeStart w:id="3319" w:author="peng" w:date="2015-01-26T02:21:00Z"/>
              </w:sdtContent>
            </w:sdt>
            <w:customXmlInsRangeEnd w:id="3319"/>
            <w:ins w:id="3320" w:author="peng" w:date="2015-01-26T02:21:00Z">
              <w:r w:rsidR="00420066">
                <w:t>)</w:t>
              </w:r>
            </w:ins>
          </w:p>
        </w:tc>
        <w:tc>
          <w:tcPr>
            <w:tcW w:w="0" w:type="auto"/>
          </w:tcPr>
          <w:p w14:paraId="2F3E2967"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321" w:author="peng" w:date="2015-01-26T02:21:00Z"/>
              </w:rPr>
            </w:pPr>
            <w:customXmlInsRangeStart w:id="3322" w:author="peng" w:date="2015-01-26T02:21:00Z"/>
            <w:sdt>
              <w:sdtPr>
                <w:alias w:val="Operation NOTE description 0"/>
                <w:tag w:val="6fafc4d0-2a44-4a5c-a59e-67f489ceef12"/>
                <w:id w:val="-846017724"/>
                <w:dataBinding w:xpath="/elements/element[@objid='6fafc4d0-2a44-4a5c-a59e-67f489ceef12']/content[@alias='Operation NOTE description 0']" w:storeItemID="{D35B6978-45B9-4860-8E6E-EDB6F017D2CB}"/>
                <w:text w:multiLine="1"/>
              </w:sdtPr>
              <w:sdtEndPr/>
              <w:sdtContent>
                <w:customXmlInsRangeEnd w:id="3322"/>
                <w:ins w:id="3323" w:author="peng" w:date="2015-01-26T02:21:00Z">
                  <w:r w:rsidR="00420066">
                    <w:t>set level</w:t>
                  </w:r>
                </w:ins>
                <w:customXmlInsRangeStart w:id="3324" w:author="peng" w:date="2015-01-26T02:21:00Z"/>
              </w:sdtContent>
            </w:sdt>
            <w:customXmlInsRangeEnd w:id="3324"/>
          </w:p>
        </w:tc>
      </w:tr>
      <w:tr w:rsidR="00420066" w14:paraId="4DC55677" w14:textId="77777777" w:rsidTr="00420066">
        <w:trPr>
          <w:cnfStyle w:val="000000100000" w:firstRow="0" w:lastRow="0" w:firstColumn="0" w:lastColumn="0" w:oddVBand="0" w:evenVBand="0" w:oddHBand="1" w:evenHBand="0" w:firstRowFirstColumn="0" w:firstRowLastColumn="0" w:lastRowFirstColumn="0" w:lastRowLastColumn="0"/>
          <w:jc w:val="both"/>
          <w:ins w:id="332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6EDD230" w14:textId="77777777" w:rsidR="00420066" w:rsidRDefault="007D1D13" w:rsidP="00420066">
            <w:pPr>
              <w:rPr>
                <w:ins w:id="3326" w:author="peng" w:date="2015-01-26T02:21:00Z"/>
              </w:rPr>
            </w:pPr>
            <w:customXmlInsRangeStart w:id="3327" w:author="peng" w:date="2015-01-26T02:21:00Z"/>
            <w:sdt>
              <w:sdtPr>
                <w:alias w:val="Operation ATTRIBUTE Name"/>
                <w:tag w:val="f92887ad-8a98-42e8-af15-c4c705933f76"/>
                <w:id w:val="1741667576"/>
                <w:dataBinding w:xpath="/elements/element[@objid='f92887ad-8a98-42e8-af15-c4c705933f76']/content[@alias='Operation ATTRIBUTE Name']" w:storeItemID="{D35B6978-45B9-4860-8E6E-EDB6F017D2CB}"/>
                <w:text w:multiLine="1"/>
              </w:sdtPr>
              <w:sdtEndPr/>
              <w:sdtContent>
                <w:customXmlInsRangeEnd w:id="3327"/>
                <w:ins w:id="3328" w:author="peng" w:date="2015-01-26T02:21:00Z">
                  <w:r w:rsidR="00420066">
                    <w:t>setLeftChild</w:t>
                  </w:r>
                </w:ins>
                <w:customXmlInsRangeStart w:id="3329" w:author="peng" w:date="2015-01-26T02:21:00Z"/>
              </w:sdtContent>
            </w:sdt>
            <w:customXmlInsRangeEnd w:id="3329"/>
            <w:ins w:id="3330" w:author="peng" w:date="2015-01-26T02:21:00Z">
              <w:r w:rsidR="00420066">
                <w:t xml:space="preserve"> (</w:t>
              </w:r>
            </w:ins>
            <w:customXmlInsRangeStart w:id="3331" w:author="peng" w:date="2015-01-26T02:21:00Z"/>
            <w:sdt>
              <w:sdtPr>
                <w:rPr>
                  <w:rStyle w:val="ae"/>
                </w:rPr>
                <w:alias w:val="Parameter ATTRIBUTE ParameterPassing"/>
                <w:tag w:val="fc914832-650f-4cf2-94a2-c6405fcd19c2"/>
                <w:id w:val="-561095277"/>
                <w:dataBinding w:xpath="/elements/element[@objid='fc914832-650f-4cf2-94a2-c6405fcd19c2']/content[@alias='Parameter ATTRIBUTE ParameterPassing']" w:storeItemID="{D35B6978-45B9-4860-8E6E-EDB6F017D2CB}"/>
                <w:text w:multiLine="1"/>
              </w:sdtPr>
              <w:sdtEndPr>
                <w:rPr>
                  <w:rStyle w:val="ae"/>
                </w:rPr>
              </w:sdtEndPr>
              <w:sdtContent>
                <w:customXmlInsRangeEnd w:id="3331"/>
                <w:ins w:id="3332" w:author="peng" w:date="2015-01-26T02:21:00Z">
                  <w:r w:rsidR="00420066">
                    <w:rPr>
                      <w:rStyle w:val="ae"/>
                    </w:rPr>
                    <w:t>Inout</w:t>
                  </w:r>
                </w:ins>
                <w:customXmlInsRangeStart w:id="3333" w:author="peng" w:date="2015-01-26T02:21:00Z"/>
              </w:sdtContent>
            </w:sdt>
            <w:customXmlInsRangeEnd w:id="3333"/>
            <w:ins w:id="3334" w:author="peng" w:date="2015-01-26T02:21:00Z">
              <w:r w:rsidR="00420066">
                <w:rPr>
                  <w:rStyle w:val="ae"/>
                </w:rPr>
                <w:t xml:space="preserve"> </w:t>
              </w:r>
            </w:ins>
            <w:customXmlInsRangeStart w:id="3335" w:author="peng" w:date="2015-01-26T02:21:00Z"/>
            <w:sdt>
              <w:sdtPr>
                <w:alias w:val="Parameter ATTRIBUTE Name"/>
                <w:tag w:val="fc914832-650f-4cf2-94a2-c6405fcd19c2"/>
                <w:id w:val="649558596"/>
                <w:dataBinding w:xpath="/elements/element[@objid='fc914832-650f-4cf2-94a2-c6405fcd19c2']/content[@alias='Parameter ATTRIBUTE Name']" w:storeItemID="{D35B6978-45B9-4860-8E6E-EDB6F017D2CB}"/>
                <w:text w:multiLine="1"/>
              </w:sdtPr>
              <w:sdtEndPr/>
              <w:sdtContent>
                <w:customXmlInsRangeEnd w:id="3335"/>
                <w:ins w:id="3336" w:author="peng" w:date="2015-01-26T02:21:00Z">
                  <w:r w:rsidR="00420066">
                    <w:t>leftChild</w:t>
                  </w:r>
                </w:ins>
                <w:customXmlInsRangeStart w:id="3337" w:author="peng" w:date="2015-01-26T02:21:00Z"/>
              </w:sdtContent>
            </w:sdt>
            <w:customXmlInsRangeEnd w:id="3337"/>
            <w:ins w:id="3338" w:author="peng" w:date="2015-01-26T02:21:00Z">
              <w:r w:rsidR="00420066">
                <w:t xml:space="preserve"> </w:t>
              </w:r>
            </w:ins>
            <w:customXmlInsRangeStart w:id="3339" w:author="peng" w:date="2015-01-26T02:21:00Z"/>
            <w:sdt>
              <w:sdtPr>
                <w:alias w:val="Class ATTRIBUTE Name"/>
                <w:tag w:val="67321fdf-07c5-4b25-973e-2c0c213fa851"/>
                <w:id w:val="-401219241"/>
                <w:dataBinding w:xpath="/elements/element[@objid='67321fdf-07c5-4b25-973e-2c0c213fa851']/content[@alias='Class ATTRIBUTE Name']" w:storeItemID="{D35B6978-45B9-4860-8E6E-EDB6F017D2CB}"/>
                <w:text w:multiLine="1"/>
              </w:sdtPr>
              <w:sdtEndPr/>
              <w:sdtContent>
                <w:customXmlInsRangeEnd w:id="3339"/>
                <w:ins w:id="3340" w:author="peng" w:date="2015-01-26T02:21:00Z">
                  <w:r w:rsidR="00420066">
                    <w:t>TreeNode</w:t>
                  </w:r>
                </w:ins>
                <w:customXmlInsRangeStart w:id="3341" w:author="peng" w:date="2015-01-26T02:21:00Z"/>
              </w:sdtContent>
            </w:sdt>
            <w:customXmlInsRangeEnd w:id="3341"/>
            <w:ins w:id="3342" w:author="peng" w:date="2015-01-26T02:21:00Z">
              <w:r w:rsidR="00420066">
                <w:t>)</w:t>
              </w:r>
            </w:ins>
          </w:p>
        </w:tc>
        <w:tc>
          <w:tcPr>
            <w:tcW w:w="0" w:type="auto"/>
          </w:tcPr>
          <w:p w14:paraId="5CA55546"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343" w:author="peng" w:date="2015-01-26T02:21:00Z"/>
              </w:rPr>
            </w:pPr>
            <w:customXmlInsRangeStart w:id="3344" w:author="peng" w:date="2015-01-26T02:21:00Z"/>
            <w:sdt>
              <w:sdtPr>
                <w:alias w:val="Operation NOTE description 0"/>
                <w:tag w:val="f92887ad-8a98-42e8-af15-c4c705933f76"/>
                <w:id w:val="737978862"/>
                <w:dataBinding w:xpath="/elements/element[@objid='f92887ad-8a98-42e8-af15-c4c705933f76']/content[@alias='Operation NOTE description 0']" w:storeItemID="{D35B6978-45B9-4860-8E6E-EDB6F017D2CB}"/>
                <w:text w:multiLine="1"/>
              </w:sdtPr>
              <w:sdtEndPr/>
              <w:sdtContent>
                <w:customXmlInsRangeEnd w:id="3344"/>
                <w:ins w:id="3345" w:author="peng" w:date="2015-01-26T02:21:00Z">
                  <w:r w:rsidR="00420066">
                    <w:t>set leftChild</w:t>
                  </w:r>
                </w:ins>
                <w:customXmlInsRangeStart w:id="3346" w:author="peng" w:date="2015-01-26T02:21:00Z"/>
              </w:sdtContent>
            </w:sdt>
            <w:customXmlInsRangeEnd w:id="3346"/>
          </w:p>
        </w:tc>
      </w:tr>
      <w:tr w:rsidR="00420066" w14:paraId="3CFE7EAA" w14:textId="77777777" w:rsidTr="00420066">
        <w:trPr>
          <w:jc w:val="both"/>
          <w:ins w:id="334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692EC9F" w14:textId="77777777" w:rsidR="00420066" w:rsidRDefault="007D1D13" w:rsidP="00420066">
            <w:pPr>
              <w:rPr>
                <w:ins w:id="3348" w:author="peng" w:date="2015-01-26T02:21:00Z"/>
              </w:rPr>
            </w:pPr>
            <w:customXmlInsRangeStart w:id="3349" w:author="peng" w:date="2015-01-26T02:21:00Z"/>
            <w:sdt>
              <w:sdtPr>
                <w:alias w:val="Operation ATTRIBUTE Name"/>
                <w:tag w:val="6840dcff-c3f6-4bf9-8159-bae91e30a3a5"/>
                <w:id w:val="1635218713"/>
                <w:dataBinding w:xpath="/elements/element[@objid='6840dcff-c3f6-4bf9-8159-bae91e30a3a5']/content[@alias='Operation ATTRIBUTE Name']" w:storeItemID="{D35B6978-45B9-4860-8E6E-EDB6F017D2CB}"/>
                <w:text w:multiLine="1"/>
              </w:sdtPr>
              <w:sdtEndPr/>
              <w:sdtContent>
                <w:customXmlInsRangeEnd w:id="3349"/>
                <w:ins w:id="3350" w:author="peng" w:date="2015-01-26T02:21:00Z">
                  <w:r w:rsidR="00420066">
                    <w:t>setRightChild</w:t>
                  </w:r>
                </w:ins>
                <w:customXmlInsRangeStart w:id="3351" w:author="peng" w:date="2015-01-26T02:21:00Z"/>
              </w:sdtContent>
            </w:sdt>
            <w:customXmlInsRangeEnd w:id="3351"/>
            <w:ins w:id="3352" w:author="peng" w:date="2015-01-26T02:21:00Z">
              <w:r w:rsidR="00420066">
                <w:t xml:space="preserve"> (</w:t>
              </w:r>
            </w:ins>
            <w:customXmlInsRangeStart w:id="3353" w:author="peng" w:date="2015-01-26T02:21:00Z"/>
            <w:sdt>
              <w:sdtPr>
                <w:rPr>
                  <w:rStyle w:val="ae"/>
                </w:rPr>
                <w:alias w:val="Parameter ATTRIBUTE ParameterPassing"/>
                <w:tag w:val="19042bed-9193-4af8-a6ad-d41789bc8027"/>
                <w:id w:val="-1876386407"/>
                <w:dataBinding w:xpath="/elements/element[@objid='19042bed-9193-4af8-a6ad-d41789bc8027']/content[@alias='Parameter ATTRIBUTE ParameterPassing']" w:storeItemID="{D35B6978-45B9-4860-8E6E-EDB6F017D2CB}"/>
                <w:text w:multiLine="1"/>
              </w:sdtPr>
              <w:sdtEndPr>
                <w:rPr>
                  <w:rStyle w:val="ae"/>
                </w:rPr>
              </w:sdtEndPr>
              <w:sdtContent>
                <w:customXmlInsRangeEnd w:id="3353"/>
                <w:ins w:id="3354" w:author="peng" w:date="2015-01-26T02:21:00Z">
                  <w:r w:rsidR="00420066">
                    <w:rPr>
                      <w:rStyle w:val="ae"/>
                    </w:rPr>
                    <w:t>Inout</w:t>
                  </w:r>
                </w:ins>
                <w:customXmlInsRangeStart w:id="3355" w:author="peng" w:date="2015-01-26T02:21:00Z"/>
              </w:sdtContent>
            </w:sdt>
            <w:customXmlInsRangeEnd w:id="3355"/>
            <w:ins w:id="3356" w:author="peng" w:date="2015-01-26T02:21:00Z">
              <w:r w:rsidR="00420066">
                <w:rPr>
                  <w:rStyle w:val="ae"/>
                </w:rPr>
                <w:t xml:space="preserve"> </w:t>
              </w:r>
            </w:ins>
            <w:customXmlInsRangeStart w:id="3357" w:author="peng" w:date="2015-01-26T02:21:00Z"/>
            <w:sdt>
              <w:sdtPr>
                <w:alias w:val="Parameter ATTRIBUTE Name"/>
                <w:tag w:val="19042bed-9193-4af8-a6ad-d41789bc8027"/>
                <w:id w:val="1206373300"/>
                <w:dataBinding w:xpath="/elements/element[@objid='19042bed-9193-4af8-a6ad-d41789bc8027']/content[@alias='Parameter ATTRIBUTE Name']" w:storeItemID="{D35B6978-45B9-4860-8E6E-EDB6F017D2CB}"/>
                <w:text w:multiLine="1"/>
              </w:sdtPr>
              <w:sdtEndPr/>
              <w:sdtContent>
                <w:customXmlInsRangeEnd w:id="3357"/>
                <w:ins w:id="3358" w:author="peng" w:date="2015-01-26T02:21:00Z">
                  <w:r w:rsidR="00420066">
                    <w:t>rightChild</w:t>
                  </w:r>
                </w:ins>
                <w:customXmlInsRangeStart w:id="3359" w:author="peng" w:date="2015-01-26T02:21:00Z"/>
              </w:sdtContent>
            </w:sdt>
            <w:customXmlInsRangeEnd w:id="3359"/>
            <w:ins w:id="3360" w:author="peng" w:date="2015-01-26T02:21:00Z">
              <w:r w:rsidR="00420066">
                <w:t xml:space="preserve"> </w:t>
              </w:r>
            </w:ins>
            <w:customXmlInsRangeStart w:id="3361" w:author="peng" w:date="2015-01-26T02:21:00Z"/>
            <w:sdt>
              <w:sdtPr>
                <w:alias w:val="Class ATTRIBUTE Name"/>
                <w:tag w:val="67321fdf-07c5-4b25-973e-2c0c213fa851"/>
                <w:id w:val="819549275"/>
                <w:dataBinding w:xpath="/elements/element[@objid='67321fdf-07c5-4b25-973e-2c0c213fa851']/content[@alias='Class ATTRIBUTE Name']" w:storeItemID="{D35B6978-45B9-4860-8E6E-EDB6F017D2CB}"/>
                <w:text w:multiLine="1"/>
              </w:sdtPr>
              <w:sdtEndPr/>
              <w:sdtContent>
                <w:customXmlInsRangeEnd w:id="3361"/>
                <w:ins w:id="3362" w:author="peng" w:date="2015-01-26T02:21:00Z">
                  <w:r w:rsidR="00420066">
                    <w:t>TreeNode</w:t>
                  </w:r>
                </w:ins>
                <w:customXmlInsRangeStart w:id="3363" w:author="peng" w:date="2015-01-26T02:21:00Z"/>
              </w:sdtContent>
            </w:sdt>
            <w:customXmlInsRangeEnd w:id="3363"/>
            <w:ins w:id="3364" w:author="peng" w:date="2015-01-26T02:21:00Z">
              <w:r w:rsidR="00420066">
                <w:t>)</w:t>
              </w:r>
            </w:ins>
          </w:p>
        </w:tc>
        <w:tc>
          <w:tcPr>
            <w:tcW w:w="0" w:type="auto"/>
          </w:tcPr>
          <w:p w14:paraId="6D8C5DFC"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365" w:author="peng" w:date="2015-01-26T02:21:00Z"/>
              </w:rPr>
            </w:pPr>
            <w:customXmlInsRangeStart w:id="3366" w:author="peng" w:date="2015-01-26T02:21:00Z"/>
            <w:sdt>
              <w:sdtPr>
                <w:alias w:val="Operation NOTE description 0"/>
                <w:tag w:val="6840dcff-c3f6-4bf9-8159-bae91e30a3a5"/>
                <w:id w:val="1968229997"/>
                <w:dataBinding w:xpath="/elements/element[@objid='6840dcff-c3f6-4bf9-8159-bae91e30a3a5']/content[@alias='Operation NOTE description 0']" w:storeItemID="{D35B6978-45B9-4860-8E6E-EDB6F017D2CB}"/>
                <w:text w:multiLine="1"/>
              </w:sdtPr>
              <w:sdtEndPr/>
              <w:sdtContent>
                <w:customXmlInsRangeEnd w:id="3366"/>
                <w:ins w:id="3367" w:author="peng" w:date="2015-01-26T02:21:00Z">
                  <w:r w:rsidR="00420066">
                    <w:t>set rightChild</w:t>
                  </w:r>
                </w:ins>
                <w:customXmlInsRangeStart w:id="3368" w:author="peng" w:date="2015-01-26T02:21:00Z"/>
              </w:sdtContent>
            </w:sdt>
            <w:customXmlInsRangeEnd w:id="3368"/>
          </w:p>
        </w:tc>
      </w:tr>
      <w:tr w:rsidR="00420066" w14:paraId="69977F1E" w14:textId="77777777" w:rsidTr="00420066">
        <w:trPr>
          <w:cnfStyle w:val="000000100000" w:firstRow="0" w:lastRow="0" w:firstColumn="0" w:lastColumn="0" w:oddVBand="0" w:evenVBand="0" w:oddHBand="1" w:evenHBand="0" w:firstRowFirstColumn="0" w:firstRowLastColumn="0" w:lastRowFirstColumn="0" w:lastRowLastColumn="0"/>
          <w:jc w:val="both"/>
          <w:ins w:id="336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A4E0BD0" w14:textId="77777777" w:rsidR="00420066" w:rsidRDefault="007D1D13" w:rsidP="00420066">
            <w:pPr>
              <w:rPr>
                <w:ins w:id="3370" w:author="peng" w:date="2015-01-26T02:21:00Z"/>
              </w:rPr>
            </w:pPr>
            <w:customXmlInsRangeStart w:id="3371" w:author="peng" w:date="2015-01-26T02:21:00Z"/>
            <w:sdt>
              <w:sdtPr>
                <w:alias w:val="Operation ATTRIBUTE Name"/>
                <w:tag w:val="e22f062c-4728-45cd-8681-68e133a7b7ca"/>
                <w:id w:val="-1713025192"/>
                <w:dataBinding w:xpath="/elements/element[@objid='e22f062c-4728-45cd-8681-68e133a7b7ca']/content[@alias='Operation ATTRIBUTE Name']" w:storeItemID="{D35B6978-45B9-4860-8E6E-EDB6F017D2CB}"/>
                <w:text w:multiLine="1"/>
              </w:sdtPr>
              <w:sdtEndPr/>
              <w:sdtContent>
                <w:customXmlInsRangeEnd w:id="3371"/>
                <w:ins w:id="3372" w:author="peng" w:date="2015-01-26T02:21:00Z">
                  <w:r w:rsidR="00420066">
                    <w:t>setParent</w:t>
                  </w:r>
                </w:ins>
                <w:customXmlInsRangeStart w:id="3373" w:author="peng" w:date="2015-01-26T02:21:00Z"/>
              </w:sdtContent>
            </w:sdt>
            <w:customXmlInsRangeEnd w:id="3373"/>
            <w:ins w:id="3374" w:author="peng" w:date="2015-01-26T02:21:00Z">
              <w:r w:rsidR="00420066">
                <w:t xml:space="preserve"> (</w:t>
              </w:r>
            </w:ins>
            <w:customXmlInsRangeStart w:id="3375" w:author="peng" w:date="2015-01-26T02:21:00Z"/>
            <w:sdt>
              <w:sdtPr>
                <w:rPr>
                  <w:rStyle w:val="ae"/>
                </w:rPr>
                <w:alias w:val="Parameter ATTRIBUTE ParameterPassing"/>
                <w:tag w:val="4e6c7bdd-62f6-4639-b4b8-08a0da34820f"/>
                <w:id w:val="749074437"/>
                <w:dataBinding w:xpath="/elements/element[@objid='4e6c7bdd-62f6-4639-b4b8-08a0da34820f']/content[@alias='Parameter ATTRIBUTE ParameterPassing']" w:storeItemID="{D35B6978-45B9-4860-8E6E-EDB6F017D2CB}"/>
                <w:text w:multiLine="1"/>
              </w:sdtPr>
              <w:sdtEndPr>
                <w:rPr>
                  <w:rStyle w:val="ae"/>
                </w:rPr>
              </w:sdtEndPr>
              <w:sdtContent>
                <w:customXmlInsRangeEnd w:id="3375"/>
                <w:ins w:id="3376" w:author="peng" w:date="2015-01-26T02:21:00Z">
                  <w:r w:rsidR="00420066">
                    <w:rPr>
                      <w:rStyle w:val="ae"/>
                    </w:rPr>
                    <w:t>Inout</w:t>
                  </w:r>
                </w:ins>
                <w:customXmlInsRangeStart w:id="3377" w:author="peng" w:date="2015-01-26T02:21:00Z"/>
              </w:sdtContent>
            </w:sdt>
            <w:customXmlInsRangeEnd w:id="3377"/>
            <w:ins w:id="3378" w:author="peng" w:date="2015-01-26T02:21:00Z">
              <w:r w:rsidR="00420066">
                <w:rPr>
                  <w:rStyle w:val="ae"/>
                </w:rPr>
                <w:t xml:space="preserve"> </w:t>
              </w:r>
            </w:ins>
            <w:customXmlInsRangeStart w:id="3379" w:author="peng" w:date="2015-01-26T02:21:00Z"/>
            <w:sdt>
              <w:sdtPr>
                <w:alias w:val="Parameter ATTRIBUTE Name"/>
                <w:tag w:val="4e6c7bdd-62f6-4639-b4b8-08a0da34820f"/>
                <w:id w:val="860553168"/>
                <w:dataBinding w:xpath="/elements/element[@objid='4e6c7bdd-62f6-4639-b4b8-08a0da34820f']/content[@alias='Parameter ATTRIBUTE Name']" w:storeItemID="{D35B6978-45B9-4860-8E6E-EDB6F017D2CB}"/>
                <w:text w:multiLine="1"/>
              </w:sdtPr>
              <w:sdtEndPr/>
              <w:sdtContent>
                <w:customXmlInsRangeEnd w:id="3379"/>
                <w:ins w:id="3380" w:author="peng" w:date="2015-01-26T02:21:00Z">
                  <w:r w:rsidR="00420066">
                    <w:t>parent</w:t>
                  </w:r>
                </w:ins>
                <w:customXmlInsRangeStart w:id="3381" w:author="peng" w:date="2015-01-26T02:21:00Z"/>
              </w:sdtContent>
            </w:sdt>
            <w:customXmlInsRangeEnd w:id="3381"/>
            <w:ins w:id="3382" w:author="peng" w:date="2015-01-26T02:21:00Z">
              <w:r w:rsidR="00420066">
                <w:t xml:space="preserve"> </w:t>
              </w:r>
            </w:ins>
            <w:customXmlInsRangeStart w:id="3383" w:author="peng" w:date="2015-01-26T02:21:00Z"/>
            <w:sdt>
              <w:sdtPr>
                <w:alias w:val="Class ATTRIBUTE Name"/>
                <w:tag w:val="67321fdf-07c5-4b25-973e-2c0c213fa851"/>
                <w:id w:val="983441632"/>
                <w:dataBinding w:xpath="/elements/element[@objid='67321fdf-07c5-4b25-973e-2c0c213fa851']/content[@alias='Class ATTRIBUTE Name']" w:storeItemID="{D35B6978-45B9-4860-8E6E-EDB6F017D2CB}"/>
                <w:text w:multiLine="1"/>
              </w:sdtPr>
              <w:sdtEndPr/>
              <w:sdtContent>
                <w:customXmlInsRangeEnd w:id="3383"/>
                <w:ins w:id="3384" w:author="peng" w:date="2015-01-26T02:21:00Z">
                  <w:r w:rsidR="00420066">
                    <w:t>TreeNode</w:t>
                  </w:r>
                </w:ins>
                <w:customXmlInsRangeStart w:id="3385" w:author="peng" w:date="2015-01-26T02:21:00Z"/>
              </w:sdtContent>
            </w:sdt>
            <w:customXmlInsRangeEnd w:id="3385"/>
            <w:ins w:id="3386" w:author="peng" w:date="2015-01-26T02:21:00Z">
              <w:r w:rsidR="00420066">
                <w:t>)</w:t>
              </w:r>
            </w:ins>
          </w:p>
        </w:tc>
        <w:tc>
          <w:tcPr>
            <w:tcW w:w="0" w:type="auto"/>
          </w:tcPr>
          <w:p w14:paraId="6F27EC0C"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387" w:author="peng" w:date="2015-01-26T02:21:00Z"/>
              </w:rPr>
            </w:pPr>
            <w:customXmlInsRangeStart w:id="3388" w:author="peng" w:date="2015-01-26T02:21:00Z"/>
            <w:sdt>
              <w:sdtPr>
                <w:alias w:val="Operation NOTE description 0"/>
                <w:tag w:val="e22f062c-4728-45cd-8681-68e133a7b7ca"/>
                <w:id w:val="-1865126362"/>
                <w:dataBinding w:xpath="/elements/element[@objid='e22f062c-4728-45cd-8681-68e133a7b7ca']/content[@alias='Operation NOTE description 0']" w:storeItemID="{D35B6978-45B9-4860-8E6E-EDB6F017D2CB}"/>
                <w:text w:multiLine="1"/>
              </w:sdtPr>
              <w:sdtEndPr/>
              <w:sdtContent>
                <w:customXmlInsRangeEnd w:id="3388"/>
                <w:ins w:id="3389" w:author="peng" w:date="2015-01-26T02:21:00Z">
                  <w:r w:rsidR="00420066">
                    <w:t>set parent</w:t>
                  </w:r>
                </w:ins>
                <w:customXmlInsRangeStart w:id="3390" w:author="peng" w:date="2015-01-26T02:21:00Z"/>
              </w:sdtContent>
            </w:sdt>
            <w:customXmlInsRangeEnd w:id="3390"/>
          </w:p>
        </w:tc>
      </w:tr>
      <w:tr w:rsidR="00420066" w14:paraId="663A56C1" w14:textId="77777777" w:rsidTr="00420066">
        <w:trPr>
          <w:jc w:val="both"/>
          <w:ins w:id="339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3F49E5A" w14:textId="77777777" w:rsidR="00420066" w:rsidRDefault="007D1D13" w:rsidP="00420066">
            <w:pPr>
              <w:rPr>
                <w:ins w:id="3392" w:author="peng" w:date="2015-01-26T02:21:00Z"/>
              </w:rPr>
            </w:pPr>
            <w:customXmlInsRangeStart w:id="3393" w:author="peng" w:date="2015-01-26T02:21:00Z"/>
            <w:sdt>
              <w:sdtPr>
                <w:alias w:val="Operation ATTRIBUTE Name"/>
                <w:tag w:val="3ea2824f-dca4-4324-98c4-9c1cb558a135"/>
                <w:id w:val="-241725775"/>
                <w:dataBinding w:xpath="/elements/element[@objid='3ea2824f-dca4-4324-98c4-9c1cb558a135']/content[@alias='Operation ATTRIBUTE Name']" w:storeItemID="{D35B6978-45B9-4860-8E6E-EDB6F017D2CB}"/>
                <w:text w:multiLine="1"/>
              </w:sdtPr>
              <w:sdtEndPr/>
              <w:sdtContent>
                <w:customXmlInsRangeEnd w:id="3393"/>
                <w:ins w:id="3394" w:author="peng" w:date="2015-01-26T02:21:00Z">
                  <w:r w:rsidR="00420066">
                    <w:t>setSplitAttr</w:t>
                  </w:r>
                </w:ins>
                <w:customXmlInsRangeStart w:id="3395" w:author="peng" w:date="2015-01-26T02:21:00Z"/>
              </w:sdtContent>
            </w:sdt>
            <w:customXmlInsRangeEnd w:id="3395"/>
            <w:ins w:id="3396" w:author="peng" w:date="2015-01-26T02:21:00Z">
              <w:r w:rsidR="00420066">
                <w:t xml:space="preserve"> (</w:t>
              </w:r>
            </w:ins>
            <w:customXmlInsRangeStart w:id="3397" w:author="peng" w:date="2015-01-26T02:21:00Z"/>
            <w:sdt>
              <w:sdtPr>
                <w:rPr>
                  <w:rStyle w:val="ae"/>
                </w:rPr>
                <w:alias w:val="Parameter ATTRIBUTE ParameterPassing"/>
                <w:tag w:val="17fe8d42-8d76-4094-baac-5df5c6bb3fb5"/>
                <w:id w:val="1873332769"/>
                <w:dataBinding w:xpath="/elements/element[@objid='17fe8d42-8d76-4094-baac-5df5c6bb3fb5']/content[@alias='Parameter ATTRIBUTE ParameterPassing']" w:storeItemID="{D35B6978-45B9-4860-8E6E-EDB6F017D2CB}"/>
                <w:text w:multiLine="1"/>
              </w:sdtPr>
              <w:sdtEndPr>
                <w:rPr>
                  <w:rStyle w:val="ae"/>
                </w:rPr>
              </w:sdtEndPr>
              <w:sdtContent>
                <w:customXmlInsRangeEnd w:id="3397"/>
                <w:ins w:id="3398" w:author="peng" w:date="2015-01-26T02:21:00Z">
                  <w:r w:rsidR="00420066">
                    <w:rPr>
                      <w:rStyle w:val="ae"/>
                    </w:rPr>
                    <w:t>Inout</w:t>
                  </w:r>
                </w:ins>
                <w:customXmlInsRangeStart w:id="3399" w:author="peng" w:date="2015-01-26T02:21:00Z"/>
              </w:sdtContent>
            </w:sdt>
            <w:customXmlInsRangeEnd w:id="3399"/>
            <w:ins w:id="3400" w:author="peng" w:date="2015-01-26T02:21:00Z">
              <w:r w:rsidR="00420066">
                <w:rPr>
                  <w:rStyle w:val="ae"/>
                </w:rPr>
                <w:t xml:space="preserve"> </w:t>
              </w:r>
            </w:ins>
            <w:customXmlInsRangeStart w:id="3401" w:author="peng" w:date="2015-01-26T02:21:00Z"/>
            <w:sdt>
              <w:sdtPr>
                <w:alias w:val="Parameter ATTRIBUTE Name"/>
                <w:tag w:val="17fe8d42-8d76-4094-baac-5df5c6bb3fb5"/>
                <w:id w:val="-1111280155"/>
                <w:dataBinding w:xpath="/elements/element[@objid='17fe8d42-8d76-4094-baac-5df5c6bb3fb5']/content[@alias='Parameter ATTRIBUTE Name']" w:storeItemID="{D35B6978-45B9-4860-8E6E-EDB6F017D2CB}"/>
                <w:text w:multiLine="1"/>
              </w:sdtPr>
              <w:sdtEndPr/>
              <w:sdtContent>
                <w:customXmlInsRangeEnd w:id="3401"/>
                <w:ins w:id="3402" w:author="peng" w:date="2015-01-26T02:21:00Z">
                  <w:r w:rsidR="00420066">
                    <w:t>splitAttr</w:t>
                  </w:r>
                </w:ins>
                <w:customXmlInsRangeStart w:id="3403" w:author="peng" w:date="2015-01-26T02:21:00Z"/>
              </w:sdtContent>
            </w:sdt>
            <w:customXmlInsRangeEnd w:id="3403"/>
            <w:ins w:id="3404" w:author="peng" w:date="2015-01-26T02:21:00Z">
              <w:r w:rsidR="00420066">
                <w:t xml:space="preserve"> </w:t>
              </w:r>
            </w:ins>
            <w:customXmlInsRangeStart w:id="3405" w:author="peng" w:date="2015-01-26T02:21:00Z"/>
            <w:sdt>
              <w:sdtPr>
                <w:alias w:val="DataType ATTRIBUTE Name"/>
                <w:tag w:val="00000004-0000-0009-0000-000000000000"/>
                <w:id w:val="-347714839"/>
                <w:dataBinding w:xpath="/elements/element[@objid='00000004-0000-0009-0000-000000000000']/content[@alias='DataType ATTRIBUTE Name']" w:storeItemID="{D35B6978-45B9-4860-8E6E-EDB6F017D2CB}"/>
                <w:text w:multiLine="1"/>
              </w:sdtPr>
              <w:sdtEndPr/>
              <w:sdtContent>
                <w:customXmlInsRangeEnd w:id="3405"/>
                <w:ins w:id="3406" w:author="peng" w:date="2015-01-26T02:21:00Z">
                  <w:r w:rsidR="00420066">
                    <w:t>integer</w:t>
                  </w:r>
                </w:ins>
                <w:customXmlInsRangeStart w:id="3407" w:author="peng" w:date="2015-01-26T02:21:00Z"/>
              </w:sdtContent>
            </w:sdt>
            <w:customXmlInsRangeEnd w:id="3407"/>
            <w:ins w:id="3408" w:author="peng" w:date="2015-01-26T02:21:00Z">
              <w:r w:rsidR="00420066">
                <w:t>)</w:t>
              </w:r>
            </w:ins>
          </w:p>
        </w:tc>
        <w:tc>
          <w:tcPr>
            <w:tcW w:w="0" w:type="auto"/>
          </w:tcPr>
          <w:p w14:paraId="0A6BD796"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409" w:author="peng" w:date="2015-01-26T02:21:00Z"/>
              </w:rPr>
            </w:pPr>
            <w:customXmlInsRangeStart w:id="3410" w:author="peng" w:date="2015-01-26T02:21:00Z"/>
            <w:sdt>
              <w:sdtPr>
                <w:alias w:val="Operation NOTE description 0"/>
                <w:tag w:val="3ea2824f-dca4-4324-98c4-9c1cb558a135"/>
                <w:id w:val="304278376"/>
                <w:dataBinding w:xpath="/elements/element[@objid='3ea2824f-dca4-4324-98c4-9c1cb558a135']/content[@alias='Operation NOTE description 0']" w:storeItemID="{D35B6978-45B9-4860-8E6E-EDB6F017D2CB}"/>
                <w:text w:multiLine="1"/>
              </w:sdtPr>
              <w:sdtEndPr/>
              <w:sdtContent>
                <w:customXmlInsRangeEnd w:id="3410"/>
                <w:ins w:id="3411" w:author="peng" w:date="2015-01-26T02:21:00Z">
                  <w:r w:rsidR="00420066">
                    <w:t>set splitAttr</w:t>
                  </w:r>
                </w:ins>
                <w:customXmlInsRangeStart w:id="3412" w:author="peng" w:date="2015-01-26T02:21:00Z"/>
              </w:sdtContent>
            </w:sdt>
            <w:customXmlInsRangeEnd w:id="3412"/>
          </w:p>
        </w:tc>
      </w:tr>
      <w:tr w:rsidR="00420066" w14:paraId="01940DC2" w14:textId="77777777" w:rsidTr="00420066">
        <w:trPr>
          <w:cnfStyle w:val="000000100000" w:firstRow="0" w:lastRow="0" w:firstColumn="0" w:lastColumn="0" w:oddVBand="0" w:evenVBand="0" w:oddHBand="1" w:evenHBand="0" w:firstRowFirstColumn="0" w:firstRowLastColumn="0" w:lastRowFirstColumn="0" w:lastRowLastColumn="0"/>
          <w:jc w:val="both"/>
          <w:ins w:id="341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71F0BF8" w14:textId="77777777" w:rsidR="00420066" w:rsidRDefault="007D1D13" w:rsidP="00420066">
            <w:pPr>
              <w:rPr>
                <w:ins w:id="3414" w:author="peng" w:date="2015-01-26T02:21:00Z"/>
              </w:rPr>
            </w:pPr>
            <w:customXmlInsRangeStart w:id="3415" w:author="peng" w:date="2015-01-26T02:21:00Z"/>
            <w:sdt>
              <w:sdtPr>
                <w:alias w:val="Operation ATTRIBUTE Name"/>
                <w:tag w:val="910d75a5-14fa-4652-8e5a-1b6d7e34858b"/>
                <w:id w:val="1798948902"/>
                <w:dataBinding w:xpath="/elements/element[@objid='910d75a5-14fa-4652-8e5a-1b6d7e34858b']/content[@alias='Operation ATTRIBUTE Name']" w:storeItemID="{D35B6978-45B9-4860-8E6E-EDB6F017D2CB}"/>
                <w:text w:multiLine="1"/>
              </w:sdtPr>
              <w:sdtEndPr/>
              <w:sdtContent>
                <w:customXmlInsRangeEnd w:id="3415"/>
                <w:ins w:id="3416" w:author="peng" w:date="2015-01-26T02:21:00Z">
                  <w:r w:rsidR="00420066">
                    <w:t>setSplitVal</w:t>
                  </w:r>
                </w:ins>
                <w:customXmlInsRangeStart w:id="3417" w:author="peng" w:date="2015-01-26T02:21:00Z"/>
              </w:sdtContent>
            </w:sdt>
            <w:customXmlInsRangeEnd w:id="3417"/>
            <w:ins w:id="3418" w:author="peng" w:date="2015-01-26T02:21:00Z">
              <w:r w:rsidR="00420066">
                <w:t xml:space="preserve"> (</w:t>
              </w:r>
            </w:ins>
            <w:customXmlInsRangeStart w:id="3419" w:author="peng" w:date="2015-01-26T02:21:00Z"/>
            <w:sdt>
              <w:sdtPr>
                <w:rPr>
                  <w:rStyle w:val="ae"/>
                </w:rPr>
                <w:alias w:val="Parameter ATTRIBUTE ParameterPassing"/>
                <w:tag w:val="c0625afa-6658-447c-a872-999a0cf128ea"/>
                <w:id w:val="-1209788347"/>
                <w:dataBinding w:xpath="/elements/element[@objid='c0625afa-6658-447c-a872-999a0cf128ea']/content[@alias='Parameter ATTRIBUTE ParameterPassing']" w:storeItemID="{D35B6978-45B9-4860-8E6E-EDB6F017D2CB}"/>
                <w:text w:multiLine="1"/>
              </w:sdtPr>
              <w:sdtEndPr>
                <w:rPr>
                  <w:rStyle w:val="ae"/>
                </w:rPr>
              </w:sdtEndPr>
              <w:sdtContent>
                <w:customXmlInsRangeEnd w:id="3419"/>
                <w:ins w:id="3420" w:author="peng" w:date="2015-01-26T02:21:00Z">
                  <w:r w:rsidR="00420066">
                    <w:rPr>
                      <w:rStyle w:val="ae"/>
                    </w:rPr>
                    <w:t>Inout</w:t>
                  </w:r>
                </w:ins>
                <w:customXmlInsRangeStart w:id="3421" w:author="peng" w:date="2015-01-26T02:21:00Z"/>
              </w:sdtContent>
            </w:sdt>
            <w:customXmlInsRangeEnd w:id="3421"/>
            <w:ins w:id="3422" w:author="peng" w:date="2015-01-26T02:21:00Z">
              <w:r w:rsidR="00420066">
                <w:rPr>
                  <w:rStyle w:val="ae"/>
                </w:rPr>
                <w:t xml:space="preserve"> </w:t>
              </w:r>
            </w:ins>
            <w:customXmlInsRangeStart w:id="3423" w:author="peng" w:date="2015-01-26T02:21:00Z"/>
            <w:sdt>
              <w:sdtPr>
                <w:alias w:val="Parameter ATTRIBUTE Name"/>
                <w:tag w:val="c0625afa-6658-447c-a872-999a0cf128ea"/>
                <w:id w:val="1786541883"/>
                <w:dataBinding w:xpath="/elements/element[@objid='c0625afa-6658-447c-a872-999a0cf128ea']/content[@alias='Parameter ATTRIBUTE Name']" w:storeItemID="{D35B6978-45B9-4860-8E6E-EDB6F017D2CB}"/>
                <w:text w:multiLine="1"/>
              </w:sdtPr>
              <w:sdtEndPr/>
              <w:sdtContent>
                <w:customXmlInsRangeEnd w:id="3423"/>
                <w:ins w:id="3424" w:author="peng" w:date="2015-01-26T02:21:00Z">
                  <w:r w:rsidR="00420066">
                    <w:t>splitVal</w:t>
                  </w:r>
                </w:ins>
                <w:customXmlInsRangeStart w:id="3425" w:author="peng" w:date="2015-01-26T02:21:00Z"/>
              </w:sdtContent>
            </w:sdt>
            <w:customXmlInsRangeEnd w:id="3425"/>
            <w:ins w:id="3426" w:author="peng" w:date="2015-01-26T02:21:00Z">
              <w:r w:rsidR="00420066">
                <w:t xml:space="preserve"> </w:t>
              </w:r>
            </w:ins>
            <w:customXmlInsRangeStart w:id="3427" w:author="peng" w:date="2015-01-26T02:21:00Z"/>
            <w:sdt>
              <w:sdtPr>
                <w:alias w:val="DataType ATTRIBUTE Name"/>
                <w:tag w:val="00000004-0000-0010-0000-000000000000"/>
                <w:id w:val="1956509685"/>
                <w:dataBinding w:xpath="/elements/element[@objid='00000004-0000-0010-0000-000000000000']/content[@alias='DataType ATTRIBUTE Name']" w:storeItemID="{D35B6978-45B9-4860-8E6E-EDB6F017D2CB}"/>
                <w:text w:multiLine="1"/>
              </w:sdtPr>
              <w:sdtEndPr/>
              <w:sdtContent>
                <w:customXmlInsRangeEnd w:id="3427"/>
                <w:ins w:id="3428" w:author="peng" w:date="2015-01-26T02:21:00Z">
                  <w:r w:rsidR="00420066">
                    <w:t>double</w:t>
                  </w:r>
                </w:ins>
                <w:customXmlInsRangeStart w:id="3429" w:author="peng" w:date="2015-01-26T02:21:00Z"/>
              </w:sdtContent>
            </w:sdt>
            <w:customXmlInsRangeEnd w:id="3429"/>
            <w:ins w:id="3430" w:author="peng" w:date="2015-01-26T02:21:00Z">
              <w:r w:rsidR="00420066">
                <w:t>)</w:t>
              </w:r>
            </w:ins>
          </w:p>
        </w:tc>
        <w:tc>
          <w:tcPr>
            <w:tcW w:w="0" w:type="auto"/>
          </w:tcPr>
          <w:p w14:paraId="2D1B0B7A"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431" w:author="peng" w:date="2015-01-26T02:21:00Z"/>
              </w:rPr>
            </w:pPr>
            <w:customXmlInsRangeStart w:id="3432" w:author="peng" w:date="2015-01-26T02:21:00Z"/>
            <w:sdt>
              <w:sdtPr>
                <w:alias w:val="Operation NOTE description 0"/>
                <w:tag w:val="910d75a5-14fa-4652-8e5a-1b6d7e34858b"/>
                <w:id w:val="-304850410"/>
                <w:dataBinding w:xpath="/elements/element[@objid='910d75a5-14fa-4652-8e5a-1b6d7e34858b']/content[@alias='Operation NOTE description 0']" w:storeItemID="{D35B6978-45B9-4860-8E6E-EDB6F017D2CB}"/>
                <w:text w:multiLine="1"/>
              </w:sdtPr>
              <w:sdtEndPr/>
              <w:sdtContent>
                <w:customXmlInsRangeEnd w:id="3432"/>
                <w:ins w:id="3433" w:author="peng" w:date="2015-01-26T02:21:00Z">
                  <w:r w:rsidR="00420066">
                    <w:t>set splitVal</w:t>
                  </w:r>
                </w:ins>
                <w:customXmlInsRangeStart w:id="3434" w:author="peng" w:date="2015-01-26T02:21:00Z"/>
              </w:sdtContent>
            </w:sdt>
            <w:customXmlInsRangeEnd w:id="3434"/>
          </w:p>
        </w:tc>
      </w:tr>
      <w:tr w:rsidR="00420066" w14:paraId="028FD064" w14:textId="77777777" w:rsidTr="00420066">
        <w:trPr>
          <w:jc w:val="both"/>
          <w:ins w:id="343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7E07510" w14:textId="77777777" w:rsidR="00420066" w:rsidRDefault="007D1D13" w:rsidP="00420066">
            <w:pPr>
              <w:rPr>
                <w:ins w:id="3436" w:author="peng" w:date="2015-01-26T02:21:00Z"/>
              </w:rPr>
            </w:pPr>
            <w:customXmlInsRangeStart w:id="3437" w:author="peng" w:date="2015-01-26T02:21:00Z"/>
            <w:sdt>
              <w:sdtPr>
                <w:alias w:val="Operation ATTRIBUTE Name"/>
                <w:tag w:val="73b00b6a-fb8b-49e4-add0-14ce1c651503"/>
                <w:id w:val="1542389537"/>
                <w:dataBinding w:xpath="/elements/element[@objid='73b00b6a-fb8b-49e4-add0-14ce1c651503']/content[@alias='Operation ATTRIBUTE Name']" w:storeItemID="{D35B6978-45B9-4860-8E6E-EDB6F017D2CB}"/>
                <w:text w:multiLine="1"/>
              </w:sdtPr>
              <w:sdtEndPr/>
              <w:sdtContent>
                <w:customXmlInsRangeEnd w:id="3437"/>
                <w:ins w:id="3438" w:author="peng" w:date="2015-01-26T02:21:00Z">
                  <w:r w:rsidR="00420066">
                    <w:t>setClassVal</w:t>
                  </w:r>
                </w:ins>
                <w:customXmlInsRangeStart w:id="3439" w:author="peng" w:date="2015-01-26T02:21:00Z"/>
              </w:sdtContent>
            </w:sdt>
            <w:customXmlInsRangeEnd w:id="3439"/>
            <w:ins w:id="3440" w:author="peng" w:date="2015-01-26T02:21:00Z">
              <w:r w:rsidR="00420066">
                <w:t xml:space="preserve"> (</w:t>
              </w:r>
            </w:ins>
            <w:customXmlInsRangeStart w:id="3441" w:author="peng" w:date="2015-01-26T02:21:00Z"/>
            <w:sdt>
              <w:sdtPr>
                <w:rPr>
                  <w:rStyle w:val="ae"/>
                </w:rPr>
                <w:alias w:val="Parameter ATTRIBUTE ParameterPassing"/>
                <w:tag w:val="2a6d0b8a-a16b-4393-8ebf-faf26beb5771"/>
                <w:id w:val="286862127"/>
                <w:dataBinding w:xpath="/elements/element[@objid='2a6d0b8a-a16b-4393-8ebf-faf26beb5771']/content[@alias='Parameter ATTRIBUTE ParameterPassing']" w:storeItemID="{D35B6978-45B9-4860-8E6E-EDB6F017D2CB}"/>
                <w:text w:multiLine="1"/>
              </w:sdtPr>
              <w:sdtEndPr>
                <w:rPr>
                  <w:rStyle w:val="ae"/>
                </w:rPr>
              </w:sdtEndPr>
              <w:sdtContent>
                <w:customXmlInsRangeEnd w:id="3441"/>
                <w:ins w:id="3442" w:author="peng" w:date="2015-01-26T02:21:00Z">
                  <w:r w:rsidR="00420066">
                    <w:rPr>
                      <w:rStyle w:val="ae"/>
                    </w:rPr>
                    <w:t>Inout</w:t>
                  </w:r>
                </w:ins>
                <w:customXmlInsRangeStart w:id="3443" w:author="peng" w:date="2015-01-26T02:21:00Z"/>
              </w:sdtContent>
            </w:sdt>
            <w:customXmlInsRangeEnd w:id="3443"/>
            <w:ins w:id="3444" w:author="peng" w:date="2015-01-26T02:21:00Z">
              <w:r w:rsidR="00420066">
                <w:rPr>
                  <w:rStyle w:val="ae"/>
                </w:rPr>
                <w:t xml:space="preserve"> </w:t>
              </w:r>
            </w:ins>
            <w:customXmlInsRangeStart w:id="3445" w:author="peng" w:date="2015-01-26T02:21:00Z"/>
            <w:sdt>
              <w:sdtPr>
                <w:alias w:val="Parameter ATTRIBUTE Name"/>
                <w:tag w:val="2a6d0b8a-a16b-4393-8ebf-faf26beb5771"/>
                <w:id w:val="131135032"/>
                <w:dataBinding w:xpath="/elements/element[@objid='2a6d0b8a-a16b-4393-8ebf-faf26beb5771']/content[@alias='Parameter ATTRIBUTE Name']" w:storeItemID="{D35B6978-45B9-4860-8E6E-EDB6F017D2CB}"/>
                <w:text w:multiLine="1"/>
              </w:sdtPr>
              <w:sdtEndPr/>
              <w:sdtContent>
                <w:customXmlInsRangeEnd w:id="3445"/>
                <w:ins w:id="3446" w:author="peng" w:date="2015-01-26T02:21:00Z">
                  <w:r w:rsidR="00420066">
                    <w:t>classVal</w:t>
                  </w:r>
                </w:ins>
                <w:customXmlInsRangeStart w:id="3447" w:author="peng" w:date="2015-01-26T02:21:00Z"/>
              </w:sdtContent>
            </w:sdt>
            <w:customXmlInsRangeEnd w:id="3447"/>
            <w:ins w:id="3448" w:author="peng" w:date="2015-01-26T02:21:00Z">
              <w:r w:rsidR="00420066">
                <w:t xml:space="preserve"> </w:t>
              </w:r>
            </w:ins>
            <w:customXmlInsRangeStart w:id="3449" w:author="peng" w:date="2015-01-26T02:21:00Z"/>
            <w:sdt>
              <w:sdtPr>
                <w:alias w:val="DataType ATTRIBUTE Name"/>
                <w:tag w:val="00000004-0000-0009-0000-000000000000"/>
                <w:id w:val="1077489483"/>
                <w:dataBinding w:xpath="/elements/element[@objid='00000004-0000-0009-0000-000000000000']/content[@alias='DataType ATTRIBUTE Name']" w:storeItemID="{D35B6978-45B9-4860-8E6E-EDB6F017D2CB}"/>
                <w:text w:multiLine="1"/>
              </w:sdtPr>
              <w:sdtEndPr/>
              <w:sdtContent>
                <w:customXmlInsRangeEnd w:id="3449"/>
                <w:ins w:id="3450" w:author="peng" w:date="2015-01-26T02:21:00Z">
                  <w:r w:rsidR="00420066">
                    <w:t>integer</w:t>
                  </w:r>
                </w:ins>
                <w:customXmlInsRangeStart w:id="3451" w:author="peng" w:date="2015-01-26T02:21:00Z"/>
              </w:sdtContent>
            </w:sdt>
            <w:customXmlInsRangeEnd w:id="3451"/>
            <w:ins w:id="3452" w:author="peng" w:date="2015-01-26T02:21:00Z">
              <w:r w:rsidR="00420066">
                <w:t>)</w:t>
              </w:r>
            </w:ins>
          </w:p>
        </w:tc>
        <w:tc>
          <w:tcPr>
            <w:tcW w:w="0" w:type="auto"/>
          </w:tcPr>
          <w:p w14:paraId="68F7B962"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453" w:author="peng" w:date="2015-01-26T02:21:00Z"/>
              </w:rPr>
            </w:pPr>
            <w:customXmlInsRangeStart w:id="3454" w:author="peng" w:date="2015-01-26T02:21:00Z"/>
            <w:sdt>
              <w:sdtPr>
                <w:alias w:val="Operation NOTE description 0"/>
                <w:tag w:val="73b00b6a-fb8b-49e4-add0-14ce1c651503"/>
                <w:id w:val="-1898421229"/>
                <w:dataBinding w:xpath="/elements/element[@objid='73b00b6a-fb8b-49e4-add0-14ce1c651503']/content[@alias='Operation NOTE description 0']" w:storeItemID="{D35B6978-45B9-4860-8E6E-EDB6F017D2CB}"/>
                <w:text w:multiLine="1"/>
              </w:sdtPr>
              <w:sdtEndPr/>
              <w:sdtContent>
                <w:customXmlInsRangeEnd w:id="3454"/>
                <w:ins w:id="3455" w:author="peng" w:date="2015-01-26T02:21:00Z">
                  <w:r w:rsidR="00420066">
                    <w:t>set classVal</w:t>
                  </w:r>
                </w:ins>
                <w:customXmlInsRangeStart w:id="3456" w:author="peng" w:date="2015-01-26T02:21:00Z"/>
              </w:sdtContent>
            </w:sdt>
            <w:customXmlInsRangeEnd w:id="3456"/>
          </w:p>
        </w:tc>
      </w:tr>
      <w:tr w:rsidR="00420066" w14:paraId="7FEF9051" w14:textId="77777777" w:rsidTr="00420066">
        <w:trPr>
          <w:cnfStyle w:val="000000100000" w:firstRow="0" w:lastRow="0" w:firstColumn="0" w:lastColumn="0" w:oddVBand="0" w:evenVBand="0" w:oddHBand="1" w:evenHBand="0" w:firstRowFirstColumn="0" w:firstRowLastColumn="0" w:lastRowFirstColumn="0" w:lastRowLastColumn="0"/>
          <w:jc w:val="both"/>
          <w:ins w:id="345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23A37C9" w14:textId="77777777" w:rsidR="00420066" w:rsidRDefault="007D1D13" w:rsidP="00420066">
            <w:pPr>
              <w:rPr>
                <w:ins w:id="3458" w:author="peng" w:date="2015-01-26T02:21:00Z"/>
              </w:rPr>
            </w:pPr>
            <w:customXmlInsRangeStart w:id="3459" w:author="peng" w:date="2015-01-26T02:21:00Z"/>
            <w:sdt>
              <w:sdtPr>
                <w:alias w:val="Operation ATTRIBUTE Name"/>
                <w:tag w:val="0f8bf889-a903-4bb9-80fb-7a32c14fe7da"/>
                <w:id w:val="-2087756555"/>
                <w:dataBinding w:xpath="/elements/element[@objid='0f8bf889-a903-4bb9-80fb-7a32c14fe7da']/content[@alias='Operation ATTRIBUTE Name']" w:storeItemID="{D35B6978-45B9-4860-8E6E-EDB6F017D2CB}"/>
                <w:text w:multiLine="1"/>
              </w:sdtPr>
              <w:sdtEndPr/>
              <w:sdtContent>
                <w:customXmlInsRangeEnd w:id="3459"/>
                <w:ins w:id="3460" w:author="peng" w:date="2015-01-26T02:21:00Z">
                  <w:r w:rsidR="00420066">
                    <w:t>setData</w:t>
                  </w:r>
                </w:ins>
                <w:customXmlInsRangeStart w:id="3461" w:author="peng" w:date="2015-01-26T02:21:00Z"/>
              </w:sdtContent>
            </w:sdt>
            <w:customXmlInsRangeEnd w:id="3461"/>
            <w:ins w:id="3462" w:author="peng" w:date="2015-01-26T02:21:00Z">
              <w:r w:rsidR="00420066">
                <w:t xml:space="preserve"> (</w:t>
              </w:r>
            </w:ins>
            <w:customXmlInsRangeStart w:id="3463" w:author="peng" w:date="2015-01-26T02:21:00Z"/>
            <w:sdt>
              <w:sdtPr>
                <w:rPr>
                  <w:rStyle w:val="ae"/>
                </w:rPr>
                <w:alias w:val="Parameter ATTRIBUTE ParameterPassing"/>
                <w:tag w:val="c0f3937b-3a33-45dc-9a02-0ec4e48604e6"/>
                <w:id w:val="2141909893"/>
                <w:dataBinding w:xpath="/elements/element[@objid='c0f3937b-3a33-45dc-9a02-0ec4e48604e6']/content[@alias='Parameter ATTRIBUTE ParameterPassing']" w:storeItemID="{D35B6978-45B9-4860-8E6E-EDB6F017D2CB}"/>
                <w:text w:multiLine="1"/>
              </w:sdtPr>
              <w:sdtEndPr>
                <w:rPr>
                  <w:rStyle w:val="ae"/>
                </w:rPr>
              </w:sdtEndPr>
              <w:sdtContent>
                <w:customXmlInsRangeEnd w:id="3463"/>
                <w:ins w:id="3464" w:author="peng" w:date="2015-01-26T02:21:00Z">
                  <w:r w:rsidR="00420066">
                    <w:rPr>
                      <w:rStyle w:val="ae"/>
                    </w:rPr>
                    <w:t>Inout</w:t>
                  </w:r>
                </w:ins>
                <w:customXmlInsRangeStart w:id="3465" w:author="peng" w:date="2015-01-26T02:21:00Z"/>
              </w:sdtContent>
            </w:sdt>
            <w:customXmlInsRangeEnd w:id="3465"/>
            <w:ins w:id="3466" w:author="peng" w:date="2015-01-26T02:21:00Z">
              <w:r w:rsidR="00420066">
                <w:rPr>
                  <w:rStyle w:val="ae"/>
                </w:rPr>
                <w:t xml:space="preserve"> </w:t>
              </w:r>
            </w:ins>
            <w:customXmlInsRangeStart w:id="3467" w:author="peng" w:date="2015-01-26T02:21:00Z"/>
            <w:sdt>
              <w:sdtPr>
                <w:alias w:val="Parameter ATTRIBUTE Name"/>
                <w:tag w:val="c0f3937b-3a33-45dc-9a02-0ec4e48604e6"/>
                <w:id w:val="-1394581600"/>
                <w:dataBinding w:xpath="/elements/element[@objid='c0f3937b-3a33-45dc-9a02-0ec4e48604e6']/content[@alias='Parameter ATTRIBUTE Name']" w:storeItemID="{D35B6978-45B9-4860-8E6E-EDB6F017D2CB}"/>
                <w:text w:multiLine="1"/>
              </w:sdtPr>
              <w:sdtEndPr/>
              <w:sdtContent>
                <w:customXmlInsRangeEnd w:id="3467"/>
                <w:ins w:id="3468" w:author="peng" w:date="2015-01-26T02:21:00Z">
                  <w:r w:rsidR="00420066">
                    <w:t>data</w:t>
                  </w:r>
                </w:ins>
                <w:customXmlInsRangeStart w:id="3469" w:author="peng" w:date="2015-01-26T02:21:00Z"/>
              </w:sdtContent>
            </w:sdt>
            <w:customXmlInsRangeEnd w:id="3469"/>
            <w:ins w:id="3470" w:author="peng" w:date="2015-01-26T02:21:00Z">
              <w:r w:rsidR="00420066">
                <w:t xml:space="preserve"> </w:t>
              </w:r>
            </w:ins>
            <w:customXmlInsRangeStart w:id="3471" w:author="peng" w:date="2015-01-26T02:21:00Z"/>
            <w:sdt>
              <w:sdtPr>
                <w:alias w:val="Class ATTRIBUTE Name"/>
                <w:tag w:val="4ccce523-4653-4dc2-a5bc-b4bfbbe95a34"/>
                <w:id w:val="-512142514"/>
                <w:dataBinding w:xpath="/elements/element[@objid='4ccce523-4653-4dc2-a5bc-b4bfbbe95a34']/content[@alias='Class ATTRIBUTE Name']" w:storeItemID="{D35B6978-45B9-4860-8E6E-EDB6F017D2CB}"/>
                <w:text w:multiLine="1"/>
              </w:sdtPr>
              <w:sdtEndPr/>
              <w:sdtContent>
                <w:customXmlInsRangeEnd w:id="3471"/>
                <w:ins w:id="3472" w:author="peng" w:date="2015-01-26T02:21:00Z">
                  <w:r w:rsidR="00420066">
                    <w:t>DataVector</w:t>
                  </w:r>
                </w:ins>
                <w:customXmlInsRangeStart w:id="3473" w:author="peng" w:date="2015-01-26T02:21:00Z"/>
              </w:sdtContent>
            </w:sdt>
            <w:customXmlInsRangeEnd w:id="3473"/>
            <w:ins w:id="3474" w:author="peng" w:date="2015-01-26T02:21:00Z">
              <w:r w:rsidR="00420066">
                <w:t>)</w:t>
              </w:r>
            </w:ins>
          </w:p>
        </w:tc>
        <w:tc>
          <w:tcPr>
            <w:tcW w:w="0" w:type="auto"/>
          </w:tcPr>
          <w:p w14:paraId="6E7B0158"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475" w:author="peng" w:date="2015-01-26T02:21:00Z"/>
              </w:rPr>
            </w:pPr>
            <w:customXmlInsRangeStart w:id="3476" w:author="peng" w:date="2015-01-26T02:21:00Z"/>
            <w:sdt>
              <w:sdtPr>
                <w:alias w:val="Operation NOTE description 0"/>
                <w:tag w:val="0f8bf889-a903-4bb9-80fb-7a32c14fe7da"/>
                <w:id w:val="622279937"/>
                <w:dataBinding w:xpath="/elements/element[@objid='0f8bf889-a903-4bb9-80fb-7a32c14fe7da']/content[@alias='Operation NOTE description 0']" w:storeItemID="{D35B6978-45B9-4860-8E6E-EDB6F017D2CB}"/>
                <w:text w:multiLine="1"/>
              </w:sdtPr>
              <w:sdtEndPr/>
              <w:sdtContent>
                <w:customXmlInsRangeEnd w:id="3476"/>
                <w:ins w:id="3477" w:author="peng" w:date="2015-01-26T02:21:00Z">
                  <w:r w:rsidR="00420066">
                    <w:t>set data</w:t>
                  </w:r>
                </w:ins>
                <w:customXmlInsRangeStart w:id="3478" w:author="peng" w:date="2015-01-26T02:21:00Z"/>
              </w:sdtContent>
            </w:sdt>
            <w:customXmlInsRangeEnd w:id="3478"/>
          </w:p>
        </w:tc>
      </w:tr>
      <w:tr w:rsidR="00420066" w14:paraId="6037CFBC" w14:textId="77777777" w:rsidTr="00420066">
        <w:trPr>
          <w:jc w:val="both"/>
          <w:ins w:id="347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4805D4D" w14:textId="77777777" w:rsidR="00420066" w:rsidRDefault="007D1D13" w:rsidP="00420066">
            <w:pPr>
              <w:rPr>
                <w:ins w:id="3480" w:author="peng" w:date="2015-01-26T02:21:00Z"/>
              </w:rPr>
            </w:pPr>
            <w:customXmlInsRangeStart w:id="3481" w:author="peng" w:date="2015-01-26T02:21:00Z"/>
            <w:sdt>
              <w:sdtPr>
                <w:alias w:val="DataType ATTRIBUTE Name"/>
                <w:tag w:val="00000004-0000-0005-0000-000000000000"/>
                <w:id w:val="-1267614925"/>
                <w:dataBinding w:xpath="/elements/element[@objid='00000004-0000-0005-0000-000000000000']/content[@alias='DataType ATTRIBUTE Name']" w:storeItemID="{D35B6978-45B9-4860-8E6E-EDB6F017D2CB}"/>
                <w:text w:multiLine="1"/>
              </w:sdtPr>
              <w:sdtEndPr/>
              <w:sdtContent>
                <w:customXmlInsRangeEnd w:id="3481"/>
                <w:ins w:id="3482" w:author="peng" w:date="2015-01-26T02:21:00Z">
                  <w:r w:rsidR="00420066">
                    <w:t>boolean</w:t>
                  </w:r>
                </w:ins>
                <w:customXmlInsRangeStart w:id="3483" w:author="peng" w:date="2015-01-26T02:21:00Z"/>
              </w:sdtContent>
            </w:sdt>
            <w:customXmlInsRangeEnd w:id="3483"/>
            <w:ins w:id="3484" w:author="peng" w:date="2015-01-26T02:21:00Z">
              <w:r w:rsidR="00420066">
                <w:t xml:space="preserve"> </w:t>
              </w:r>
            </w:ins>
            <w:customXmlInsRangeStart w:id="3485" w:author="peng" w:date="2015-01-26T02:21:00Z"/>
            <w:sdt>
              <w:sdtPr>
                <w:alias w:val="Operation ATTRIBUTE Name"/>
                <w:tag w:val="c00629fb-9a6d-464a-ae60-54860f5e09c9"/>
                <w:id w:val="-169336076"/>
                <w:dataBinding w:xpath="/elements/element[@objid='c00629fb-9a6d-464a-ae60-54860f5e09c9']/content[@alias='Operation ATTRIBUTE Name']" w:storeItemID="{D35B6978-45B9-4860-8E6E-EDB6F017D2CB}"/>
                <w:text w:multiLine="1"/>
              </w:sdtPr>
              <w:sdtEndPr/>
              <w:sdtContent>
                <w:customXmlInsRangeEnd w:id="3485"/>
                <w:ins w:id="3486" w:author="peng" w:date="2015-01-26T02:21:00Z">
                  <w:r w:rsidR="00420066">
                    <w:t>isLeaf</w:t>
                  </w:r>
                </w:ins>
                <w:customXmlInsRangeStart w:id="3487" w:author="peng" w:date="2015-01-26T02:21:00Z"/>
              </w:sdtContent>
            </w:sdt>
            <w:customXmlInsRangeEnd w:id="3487"/>
            <w:ins w:id="3488" w:author="peng" w:date="2015-01-26T02:21:00Z">
              <w:r w:rsidR="00420066">
                <w:t xml:space="preserve"> ()</w:t>
              </w:r>
            </w:ins>
          </w:p>
        </w:tc>
        <w:tc>
          <w:tcPr>
            <w:tcW w:w="0" w:type="auto"/>
          </w:tcPr>
          <w:p w14:paraId="6B881FC6"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489" w:author="peng" w:date="2015-01-26T02:21:00Z"/>
              </w:rPr>
            </w:pPr>
            <w:customXmlInsRangeStart w:id="3490" w:author="peng" w:date="2015-01-26T02:21:00Z"/>
            <w:sdt>
              <w:sdtPr>
                <w:alias w:val="Operation NOTE description 0"/>
                <w:tag w:val="c00629fb-9a6d-464a-ae60-54860f5e09c9"/>
                <w:id w:val="1056813271"/>
                <w:dataBinding w:xpath="/elements/element[@objid='c00629fb-9a6d-464a-ae60-54860f5e09c9']/content[@alias='Operation NOTE description 0']" w:storeItemID="{D35B6978-45B9-4860-8E6E-EDB6F017D2CB}"/>
                <w:text w:multiLine="1"/>
              </w:sdtPr>
              <w:sdtEndPr/>
              <w:sdtContent>
                <w:customXmlInsRangeEnd w:id="3490"/>
                <w:ins w:id="3491" w:author="peng" w:date="2015-01-26T02:21:00Z">
                  <w:r w:rsidR="00420066">
                    <w:t>check if current node is leaf</w:t>
                  </w:r>
                </w:ins>
                <w:customXmlInsRangeStart w:id="3492" w:author="peng" w:date="2015-01-26T02:21:00Z"/>
              </w:sdtContent>
            </w:sdt>
            <w:customXmlInsRangeEnd w:id="3492"/>
          </w:p>
        </w:tc>
      </w:tr>
      <w:tr w:rsidR="00420066" w14:paraId="3536324E" w14:textId="77777777" w:rsidTr="00420066">
        <w:trPr>
          <w:cnfStyle w:val="000000100000" w:firstRow="0" w:lastRow="0" w:firstColumn="0" w:lastColumn="0" w:oddVBand="0" w:evenVBand="0" w:oddHBand="1" w:evenHBand="0" w:firstRowFirstColumn="0" w:firstRowLastColumn="0" w:lastRowFirstColumn="0" w:lastRowLastColumn="0"/>
          <w:jc w:val="both"/>
          <w:ins w:id="349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8295336" w14:textId="77777777" w:rsidR="00420066" w:rsidRDefault="007D1D13" w:rsidP="00420066">
            <w:pPr>
              <w:rPr>
                <w:ins w:id="3494" w:author="peng" w:date="2015-01-26T02:21:00Z"/>
              </w:rPr>
            </w:pPr>
            <w:customXmlInsRangeStart w:id="3495" w:author="peng" w:date="2015-01-26T02:21:00Z"/>
            <w:sdt>
              <w:sdtPr>
                <w:alias w:val="DataType ATTRIBUTE Name"/>
                <w:tag w:val="00000004-0000-0009-0000-000000000000"/>
                <w:id w:val="-1841237696"/>
                <w:dataBinding w:xpath="/elements/element[@objid='00000004-0000-0009-0000-000000000000']/content[@alias='DataType ATTRIBUTE Name']" w:storeItemID="{D35B6978-45B9-4860-8E6E-EDB6F017D2CB}"/>
                <w:text w:multiLine="1"/>
              </w:sdtPr>
              <w:sdtEndPr/>
              <w:sdtContent>
                <w:customXmlInsRangeEnd w:id="3495"/>
                <w:ins w:id="3496" w:author="peng" w:date="2015-01-26T02:21:00Z">
                  <w:r w:rsidR="00420066">
                    <w:t>integer</w:t>
                  </w:r>
                </w:ins>
                <w:customXmlInsRangeStart w:id="3497" w:author="peng" w:date="2015-01-26T02:21:00Z"/>
              </w:sdtContent>
            </w:sdt>
            <w:customXmlInsRangeEnd w:id="3497"/>
            <w:ins w:id="3498" w:author="peng" w:date="2015-01-26T02:21:00Z">
              <w:r w:rsidR="00420066">
                <w:t xml:space="preserve"> </w:t>
              </w:r>
            </w:ins>
            <w:customXmlInsRangeStart w:id="3499" w:author="peng" w:date="2015-01-26T02:21:00Z"/>
            <w:sdt>
              <w:sdtPr>
                <w:alias w:val="Operation ATTRIBUTE Name"/>
                <w:tag w:val="b5dc6242-34b8-4dff-b020-41d0bd53459e"/>
                <w:id w:val="-2055155740"/>
                <w:dataBinding w:xpath="/elements/element[@objid='b5dc6242-34b8-4dff-b020-41d0bd53459e']/content[@alias='Operation ATTRIBUTE Name']" w:storeItemID="{D35B6978-45B9-4860-8E6E-EDB6F017D2CB}"/>
                <w:text w:multiLine="1"/>
              </w:sdtPr>
              <w:sdtEndPr/>
              <w:sdtContent>
                <w:customXmlInsRangeEnd w:id="3499"/>
                <w:ins w:id="3500" w:author="peng" w:date="2015-01-26T02:21:00Z">
                  <w:r w:rsidR="00420066">
                    <w:t>checkIfSameClass</w:t>
                  </w:r>
                </w:ins>
                <w:customXmlInsRangeStart w:id="3501" w:author="peng" w:date="2015-01-26T02:21:00Z"/>
              </w:sdtContent>
            </w:sdt>
            <w:customXmlInsRangeEnd w:id="3501"/>
            <w:ins w:id="3502" w:author="peng" w:date="2015-01-26T02:21:00Z">
              <w:r w:rsidR="00420066">
                <w:t xml:space="preserve"> ()</w:t>
              </w:r>
            </w:ins>
          </w:p>
        </w:tc>
        <w:tc>
          <w:tcPr>
            <w:tcW w:w="0" w:type="auto"/>
          </w:tcPr>
          <w:p w14:paraId="446A1862"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503" w:author="peng" w:date="2015-01-26T02:21:00Z"/>
              </w:rPr>
            </w:pPr>
            <w:customXmlInsRangeStart w:id="3504" w:author="peng" w:date="2015-01-26T02:21:00Z"/>
            <w:sdt>
              <w:sdtPr>
                <w:alias w:val="Operation NOTE description 0"/>
                <w:tag w:val="b5dc6242-34b8-4dff-b020-41d0bd53459e"/>
                <w:id w:val="-719595905"/>
                <w:dataBinding w:xpath="/elements/element[@objid='b5dc6242-34b8-4dff-b020-41d0bd53459e']/content[@alias='Operation NOTE description 0']" w:storeItemID="{D35B6978-45B9-4860-8E6E-EDB6F017D2CB}"/>
                <w:text w:multiLine="1"/>
              </w:sdtPr>
              <w:sdtEndPr/>
              <w:sdtContent>
                <w:customXmlInsRangeEnd w:id="3504"/>
                <w:ins w:id="3505" w:author="peng" w:date="2015-01-26T02:21:00Z">
                  <w:r w:rsidR="00420066">
                    <w:t>check if data is the same class</w:t>
                  </w:r>
                </w:ins>
                <w:customXmlInsRangeStart w:id="3506" w:author="peng" w:date="2015-01-26T02:21:00Z"/>
              </w:sdtContent>
            </w:sdt>
            <w:customXmlInsRangeEnd w:id="3506"/>
          </w:p>
        </w:tc>
      </w:tr>
      <w:tr w:rsidR="00420066" w14:paraId="654881EC" w14:textId="77777777" w:rsidTr="00420066">
        <w:trPr>
          <w:jc w:val="both"/>
          <w:ins w:id="350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B34B7D8" w14:textId="77777777" w:rsidR="00420066" w:rsidRDefault="007D1D13" w:rsidP="00420066">
            <w:pPr>
              <w:rPr>
                <w:ins w:id="3508" w:author="peng" w:date="2015-01-26T02:21:00Z"/>
              </w:rPr>
            </w:pPr>
            <w:customXmlInsRangeStart w:id="3509" w:author="peng" w:date="2015-01-26T02:21:00Z"/>
            <w:sdt>
              <w:sdtPr>
                <w:alias w:val="DataType ATTRIBUTE Name"/>
                <w:tag w:val="00000004-0000-0009-0000-000000000000"/>
                <w:id w:val="530851119"/>
                <w:dataBinding w:xpath="/elements/element[@objid='00000004-0000-0009-0000-000000000000']/content[@alias='DataType ATTRIBUTE Name']" w:storeItemID="{D35B6978-45B9-4860-8E6E-EDB6F017D2CB}"/>
                <w:text w:multiLine="1"/>
              </w:sdtPr>
              <w:sdtEndPr/>
              <w:sdtContent>
                <w:customXmlInsRangeEnd w:id="3509"/>
                <w:ins w:id="3510" w:author="peng" w:date="2015-01-26T02:21:00Z">
                  <w:r w:rsidR="00420066">
                    <w:t>integer</w:t>
                  </w:r>
                </w:ins>
                <w:customXmlInsRangeStart w:id="3511" w:author="peng" w:date="2015-01-26T02:21:00Z"/>
              </w:sdtContent>
            </w:sdt>
            <w:customXmlInsRangeEnd w:id="3511"/>
            <w:ins w:id="3512" w:author="peng" w:date="2015-01-26T02:21:00Z">
              <w:r w:rsidR="00420066">
                <w:t xml:space="preserve"> </w:t>
              </w:r>
            </w:ins>
            <w:customXmlInsRangeStart w:id="3513" w:author="peng" w:date="2015-01-26T02:21:00Z"/>
            <w:sdt>
              <w:sdtPr>
                <w:alias w:val="Operation ATTRIBUTE Name"/>
                <w:tag w:val="7ddd91d3-3472-4ecd-83f4-2da9ccf4ca03"/>
                <w:id w:val="-1191298263"/>
                <w:dataBinding w:xpath="/elements/element[@objid='7ddd91d3-3472-4ecd-83f4-2da9ccf4ca03']/content[@alias='Operation ATTRIBUTE Name']" w:storeItemID="{D35B6978-45B9-4860-8E6E-EDB6F017D2CB}"/>
                <w:text w:multiLine="1"/>
              </w:sdtPr>
              <w:sdtEndPr/>
              <w:sdtContent>
                <w:customXmlInsRangeEnd w:id="3513"/>
                <w:ins w:id="3514" w:author="peng" w:date="2015-01-26T02:21:00Z">
                  <w:r w:rsidR="00420066">
                    <w:t>voteMajorClass</w:t>
                  </w:r>
                </w:ins>
                <w:customXmlInsRangeStart w:id="3515" w:author="peng" w:date="2015-01-26T02:21:00Z"/>
              </w:sdtContent>
            </w:sdt>
            <w:customXmlInsRangeEnd w:id="3515"/>
            <w:ins w:id="3516" w:author="peng" w:date="2015-01-26T02:21:00Z">
              <w:r w:rsidR="00420066">
                <w:t xml:space="preserve"> ()</w:t>
              </w:r>
            </w:ins>
          </w:p>
        </w:tc>
        <w:tc>
          <w:tcPr>
            <w:tcW w:w="0" w:type="auto"/>
          </w:tcPr>
          <w:p w14:paraId="307DCDAF"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517" w:author="peng" w:date="2015-01-26T02:21:00Z"/>
              </w:rPr>
            </w:pPr>
            <w:customXmlInsRangeStart w:id="3518" w:author="peng" w:date="2015-01-26T02:21:00Z"/>
            <w:sdt>
              <w:sdtPr>
                <w:alias w:val="Operation NOTE description 0"/>
                <w:tag w:val="7ddd91d3-3472-4ecd-83f4-2da9ccf4ca03"/>
                <w:id w:val="-700862134"/>
                <w:dataBinding w:xpath="/elements/element[@objid='7ddd91d3-3472-4ecd-83f4-2da9ccf4ca03']/content[@alias='Operation NOTE description 0']" w:storeItemID="{D35B6978-45B9-4860-8E6E-EDB6F017D2CB}"/>
                <w:text w:multiLine="1"/>
              </w:sdtPr>
              <w:sdtEndPr/>
              <w:sdtContent>
                <w:customXmlInsRangeEnd w:id="3518"/>
                <w:ins w:id="3519" w:author="peng" w:date="2015-01-26T02:21:00Z">
                  <w:r w:rsidR="00420066">
                    <w:t>get majority of the class of current data</w:t>
                  </w:r>
                </w:ins>
                <w:customXmlInsRangeStart w:id="3520" w:author="peng" w:date="2015-01-26T02:21:00Z"/>
              </w:sdtContent>
            </w:sdt>
            <w:customXmlInsRangeEnd w:id="3520"/>
          </w:p>
        </w:tc>
      </w:tr>
    </w:tbl>
    <w:p w14:paraId="29AD2249" w14:textId="77777777" w:rsidR="00420066" w:rsidRDefault="00420066" w:rsidP="00420066">
      <w:pPr>
        <w:pStyle w:val="af4"/>
        <w:rPr>
          <w:ins w:id="3521" w:author="peng" w:date="2015-01-26T02:35:00Z"/>
        </w:rPr>
      </w:pPr>
      <w:ins w:id="3522" w:author="peng" w:date="2015-01-26T02:21:00Z">
        <w:r>
          <w:t>Table </w:t>
        </w:r>
        <w:r>
          <w:fldChar w:fldCharType="begin"/>
        </w:r>
        <w:r>
          <w:instrText>SEQ Table \* ARABIC</w:instrText>
        </w:r>
        <w:r>
          <w:fldChar w:fldCharType="separate"/>
        </w:r>
      </w:ins>
      <w:ins w:id="3523" w:author="peng" w:date="2015-01-26T03:23:00Z">
        <w:r w:rsidR="00EA58DD">
          <w:rPr>
            <w:noProof/>
          </w:rPr>
          <w:t>21</w:t>
        </w:r>
      </w:ins>
      <w:ins w:id="3524" w:author="peng" w:date="2015-01-26T02:21:00Z">
        <w:r>
          <w:fldChar w:fldCharType="end"/>
        </w:r>
        <w:r>
          <w:t> Operations of Class "TreeNode"</w:t>
        </w:r>
      </w:ins>
    </w:p>
    <w:p w14:paraId="3D211800" w14:textId="77777777" w:rsidR="00520160" w:rsidRPr="00EA58DD" w:rsidRDefault="00520160">
      <w:pPr>
        <w:rPr>
          <w:ins w:id="3525" w:author="peng" w:date="2015-01-26T02:21:00Z"/>
        </w:rPr>
        <w:pPrChange w:id="3526" w:author="peng" w:date="2015-01-26T02:35:00Z">
          <w:pPr>
            <w:pStyle w:val="af4"/>
          </w:pPr>
        </w:pPrChange>
      </w:pPr>
    </w:p>
    <w:tbl>
      <w:tblPr>
        <w:tblStyle w:val="-1"/>
        <w:tblW w:w="5000" w:type="pct"/>
        <w:jc w:val="both"/>
        <w:tblLook w:val="04A0" w:firstRow="1" w:lastRow="0" w:firstColumn="1" w:lastColumn="0" w:noHBand="0" w:noVBand="1"/>
      </w:tblPr>
      <w:tblGrid>
        <w:gridCol w:w="4512"/>
        <w:gridCol w:w="4540"/>
      </w:tblGrid>
      <w:tr w:rsidR="00420066" w14:paraId="1357CF95" w14:textId="77777777" w:rsidTr="00420066">
        <w:trPr>
          <w:cnfStyle w:val="100000000000" w:firstRow="1" w:lastRow="0" w:firstColumn="0" w:lastColumn="0" w:oddVBand="0" w:evenVBand="0" w:oddHBand="0" w:evenHBand="0" w:firstRowFirstColumn="0" w:firstRowLastColumn="0" w:lastRowFirstColumn="0" w:lastRowLastColumn="0"/>
          <w:tblHeader/>
          <w:jc w:val="both"/>
          <w:ins w:id="352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2092568" w14:textId="77777777" w:rsidR="00420066" w:rsidRDefault="00420066" w:rsidP="00420066">
            <w:pPr>
              <w:jc w:val="center"/>
              <w:rPr>
                <w:ins w:id="3528" w:author="peng" w:date="2015-01-26T02:21:00Z"/>
              </w:rPr>
            </w:pPr>
            <w:ins w:id="3529" w:author="peng" w:date="2015-01-26T02:21:00Z">
              <w:r>
                <w:t>Name</w:t>
              </w:r>
            </w:ins>
          </w:p>
        </w:tc>
        <w:tc>
          <w:tcPr>
            <w:tcW w:w="0" w:type="auto"/>
          </w:tcPr>
          <w:p w14:paraId="63ECED48"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3530" w:author="peng" w:date="2015-01-26T02:21:00Z"/>
              </w:rPr>
            </w:pPr>
            <w:ins w:id="3531" w:author="peng" w:date="2015-01-26T02:21:00Z">
              <w:r>
                <w:t>Description</w:t>
              </w:r>
            </w:ins>
          </w:p>
        </w:tc>
      </w:tr>
      <w:tr w:rsidR="00420066" w14:paraId="2EA5D6DE" w14:textId="77777777" w:rsidTr="00420066">
        <w:trPr>
          <w:cnfStyle w:val="000000100000" w:firstRow="0" w:lastRow="0" w:firstColumn="0" w:lastColumn="0" w:oddVBand="0" w:evenVBand="0" w:oddHBand="1" w:evenHBand="0" w:firstRowFirstColumn="0" w:firstRowLastColumn="0" w:lastRowFirstColumn="0" w:lastRowLastColumn="0"/>
          <w:jc w:val="both"/>
          <w:ins w:id="353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AC3343D" w14:textId="77777777" w:rsidR="00420066" w:rsidRDefault="007D1D13" w:rsidP="00420066">
            <w:pPr>
              <w:rPr>
                <w:ins w:id="3533" w:author="peng" w:date="2015-01-26T02:21:00Z"/>
              </w:rPr>
            </w:pPr>
            <w:customXmlInsRangeStart w:id="3534" w:author="peng" w:date="2015-01-26T02:21:00Z"/>
            <w:sdt>
              <w:sdtPr>
                <w:alias w:val="Attribute ATTRIBUTE Name"/>
                <w:tag w:val="eba4fa88-e515-4ffe-92c8-c4719ccedcf3"/>
                <w:id w:val="-849719945"/>
                <w:dataBinding w:xpath="/elements/element[@objid='eba4fa88-e515-4ffe-92c8-c4719ccedcf3']/content[@alias='Attribute ATTRIBUTE Name']" w:storeItemID="{D35B6978-45B9-4860-8E6E-EDB6F017D2CB}"/>
                <w:text w:multiLine="1"/>
              </w:sdtPr>
              <w:sdtEndPr/>
              <w:sdtContent>
                <w:customXmlInsRangeEnd w:id="3534"/>
                <w:ins w:id="3535" w:author="peng" w:date="2015-01-26T02:21:00Z">
                  <w:r w:rsidR="00420066">
                    <w:t>level</w:t>
                  </w:r>
                </w:ins>
                <w:customXmlInsRangeStart w:id="3536" w:author="peng" w:date="2015-01-26T02:21:00Z"/>
              </w:sdtContent>
            </w:sdt>
            <w:customXmlInsRangeEnd w:id="3536"/>
            <w:ins w:id="3537" w:author="peng" w:date="2015-01-26T02:21:00Z">
              <w:r w:rsidR="00420066">
                <w:t xml:space="preserve"> : [</w:t>
              </w:r>
            </w:ins>
            <w:customXmlInsRangeStart w:id="3538" w:author="peng" w:date="2015-01-26T02:21:00Z"/>
            <w:sdt>
              <w:sdtPr>
                <w:alias w:val="Attribute ATTRIBUTE MultiplicityMin"/>
                <w:tag w:val="eba4fa88-e515-4ffe-92c8-c4719ccedcf3"/>
                <w:id w:val="634222390"/>
                <w:dataBinding w:xpath="/elements/element[@objid='eba4fa88-e515-4ffe-92c8-c4719ccedcf3']/content[@alias='Attribute ATTRIBUTE MultiplicityMin']" w:storeItemID="{D35B6978-45B9-4860-8E6E-EDB6F017D2CB}"/>
                <w:text w:multiLine="1"/>
              </w:sdtPr>
              <w:sdtEndPr/>
              <w:sdtContent>
                <w:customXmlInsRangeEnd w:id="3538"/>
                <w:ins w:id="3539" w:author="peng" w:date="2015-01-26T02:21:00Z">
                  <w:r w:rsidR="00420066">
                    <w:t>1</w:t>
                  </w:r>
                </w:ins>
                <w:customXmlInsRangeStart w:id="3540" w:author="peng" w:date="2015-01-26T02:21:00Z"/>
              </w:sdtContent>
            </w:sdt>
            <w:customXmlInsRangeEnd w:id="3540"/>
            <w:ins w:id="3541" w:author="peng" w:date="2015-01-26T02:21:00Z">
              <w:r w:rsidR="00420066">
                <w:t>..</w:t>
              </w:r>
            </w:ins>
            <w:customXmlInsRangeStart w:id="3542" w:author="peng" w:date="2015-01-26T02:21:00Z"/>
            <w:sdt>
              <w:sdtPr>
                <w:alias w:val="Attribute ATTRIBUTE MultiplicityMax"/>
                <w:tag w:val="eba4fa88-e515-4ffe-92c8-c4719ccedcf3"/>
                <w:id w:val="-1142498069"/>
                <w:dataBinding w:xpath="/elements/element[@objid='eba4fa88-e515-4ffe-92c8-c4719ccedcf3']/content[@alias='Attribute ATTRIBUTE MultiplicityMax']" w:storeItemID="{D35B6978-45B9-4860-8E6E-EDB6F017D2CB}"/>
                <w:text w:multiLine="1"/>
              </w:sdtPr>
              <w:sdtEndPr/>
              <w:sdtContent>
                <w:customXmlInsRangeEnd w:id="3542"/>
                <w:ins w:id="3543" w:author="peng" w:date="2015-01-26T02:21:00Z">
                  <w:r w:rsidR="00420066">
                    <w:t>1</w:t>
                  </w:r>
                </w:ins>
                <w:customXmlInsRangeStart w:id="3544" w:author="peng" w:date="2015-01-26T02:21:00Z"/>
              </w:sdtContent>
            </w:sdt>
            <w:customXmlInsRangeEnd w:id="3544"/>
            <w:ins w:id="3545" w:author="peng" w:date="2015-01-26T02:21:00Z">
              <w:r w:rsidR="00420066">
                <w:t xml:space="preserve">] </w:t>
              </w:r>
            </w:ins>
            <w:customXmlInsRangeStart w:id="3546" w:author="peng" w:date="2015-01-26T02:21:00Z"/>
            <w:sdt>
              <w:sdtPr>
                <w:alias w:val="DataType ATTRIBUTE Name"/>
                <w:tag w:val="00000004-0000-0009-0000-000000000000"/>
                <w:id w:val="-1929032219"/>
                <w:dataBinding w:xpath="/elements/element[@objid='00000004-0000-0009-0000-000000000000']/content[@alias='DataType ATTRIBUTE Name']" w:storeItemID="{D35B6978-45B9-4860-8E6E-EDB6F017D2CB}"/>
                <w:text w:multiLine="1"/>
              </w:sdtPr>
              <w:sdtEndPr/>
              <w:sdtContent>
                <w:customXmlInsRangeEnd w:id="3546"/>
                <w:ins w:id="3547" w:author="peng" w:date="2015-01-26T02:21:00Z">
                  <w:r w:rsidR="00420066">
                    <w:t>integer</w:t>
                  </w:r>
                </w:ins>
                <w:customXmlInsRangeStart w:id="3548" w:author="peng" w:date="2015-01-26T02:21:00Z"/>
              </w:sdtContent>
            </w:sdt>
            <w:customXmlInsRangeEnd w:id="3548"/>
          </w:p>
        </w:tc>
        <w:tc>
          <w:tcPr>
            <w:tcW w:w="0" w:type="auto"/>
          </w:tcPr>
          <w:p w14:paraId="1DB7C8FA"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549" w:author="peng" w:date="2015-01-26T02:21:00Z"/>
              </w:rPr>
            </w:pPr>
            <w:customXmlInsRangeStart w:id="3550" w:author="peng" w:date="2015-01-26T02:21:00Z"/>
            <w:sdt>
              <w:sdtPr>
                <w:alias w:val="Attribute NOTE description 0"/>
                <w:tag w:val="eba4fa88-e515-4ffe-92c8-c4719ccedcf3"/>
                <w:id w:val="-1435670513"/>
                <w:dataBinding w:xpath="/elements/element[@objid='eba4fa88-e515-4ffe-92c8-c4719ccedcf3']/content[@alias='Attribute NOTE description 0']" w:storeItemID="{D35B6978-45B9-4860-8E6E-EDB6F017D2CB}"/>
                <w:text w:multiLine="1"/>
              </w:sdtPr>
              <w:sdtEndPr/>
              <w:sdtContent>
                <w:customXmlInsRangeEnd w:id="3550"/>
                <w:ins w:id="3551" w:author="peng" w:date="2015-01-26T02:21:00Z">
                  <w:r w:rsidR="00420066">
                    <w:t>current level in the tree</w:t>
                  </w:r>
                </w:ins>
                <w:customXmlInsRangeStart w:id="3552" w:author="peng" w:date="2015-01-26T02:21:00Z"/>
              </w:sdtContent>
            </w:sdt>
            <w:customXmlInsRangeEnd w:id="3552"/>
          </w:p>
        </w:tc>
      </w:tr>
      <w:tr w:rsidR="00420066" w14:paraId="7988D373" w14:textId="77777777" w:rsidTr="00420066">
        <w:trPr>
          <w:jc w:val="both"/>
          <w:ins w:id="355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B30D765" w14:textId="77777777" w:rsidR="00420066" w:rsidRDefault="007D1D13" w:rsidP="00420066">
            <w:pPr>
              <w:rPr>
                <w:ins w:id="3554" w:author="peng" w:date="2015-01-26T02:21:00Z"/>
              </w:rPr>
            </w:pPr>
            <w:customXmlInsRangeStart w:id="3555" w:author="peng" w:date="2015-01-26T02:21:00Z"/>
            <w:sdt>
              <w:sdtPr>
                <w:alias w:val="Attribute ATTRIBUTE Name"/>
                <w:tag w:val="4f2aede1-a0e6-4376-8945-3f234d7973ed"/>
                <w:id w:val="1807661442"/>
                <w:dataBinding w:xpath="/elements/element[@objid='4f2aede1-a0e6-4376-8945-3f234d7973ed']/content[@alias='Attribute ATTRIBUTE Name']" w:storeItemID="{D35B6978-45B9-4860-8E6E-EDB6F017D2CB}"/>
                <w:text w:multiLine="1"/>
              </w:sdtPr>
              <w:sdtEndPr/>
              <w:sdtContent>
                <w:customXmlInsRangeEnd w:id="3555"/>
                <w:ins w:id="3556" w:author="peng" w:date="2015-01-26T02:21:00Z">
                  <w:r w:rsidR="00420066">
                    <w:t>splitAttr</w:t>
                  </w:r>
                </w:ins>
                <w:customXmlInsRangeStart w:id="3557" w:author="peng" w:date="2015-01-26T02:21:00Z"/>
              </w:sdtContent>
            </w:sdt>
            <w:customXmlInsRangeEnd w:id="3557"/>
            <w:ins w:id="3558" w:author="peng" w:date="2015-01-26T02:21:00Z">
              <w:r w:rsidR="00420066">
                <w:t xml:space="preserve"> : [</w:t>
              </w:r>
            </w:ins>
            <w:customXmlInsRangeStart w:id="3559" w:author="peng" w:date="2015-01-26T02:21:00Z"/>
            <w:sdt>
              <w:sdtPr>
                <w:alias w:val="Attribute ATTRIBUTE MultiplicityMin"/>
                <w:tag w:val="4f2aede1-a0e6-4376-8945-3f234d7973ed"/>
                <w:id w:val="617802018"/>
                <w:dataBinding w:xpath="/elements/element[@objid='4f2aede1-a0e6-4376-8945-3f234d7973ed']/content[@alias='Attribute ATTRIBUTE MultiplicityMin']" w:storeItemID="{D35B6978-45B9-4860-8E6E-EDB6F017D2CB}"/>
                <w:text w:multiLine="1"/>
              </w:sdtPr>
              <w:sdtEndPr/>
              <w:sdtContent>
                <w:customXmlInsRangeEnd w:id="3559"/>
                <w:ins w:id="3560" w:author="peng" w:date="2015-01-26T02:21:00Z">
                  <w:r w:rsidR="00420066">
                    <w:t>1</w:t>
                  </w:r>
                </w:ins>
                <w:customXmlInsRangeStart w:id="3561" w:author="peng" w:date="2015-01-26T02:21:00Z"/>
              </w:sdtContent>
            </w:sdt>
            <w:customXmlInsRangeEnd w:id="3561"/>
            <w:ins w:id="3562" w:author="peng" w:date="2015-01-26T02:21:00Z">
              <w:r w:rsidR="00420066">
                <w:t>..</w:t>
              </w:r>
            </w:ins>
            <w:customXmlInsRangeStart w:id="3563" w:author="peng" w:date="2015-01-26T02:21:00Z"/>
            <w:sdt>
              <w:sdtPr>
                <w:alias w:val="Attribute ATTRIBUTE MultiplicityMax"/>
                <w:tag w:val="4f2aede1-a0e6-4376-8945-3f234d7973ed"/>
                <w:id w:val="921843062"/>
                <w:dataBinding w:xpath="/elements/element[@objid='4f2aede1-a0e6-4376-8945-3f234d7973ed']/content[@alias='Attribute ATTRIBUTE MultiplicityMax']" w:storeItemID="{D35B6978-45B9-4860-8E6E-EDB6F017D2CB}"/>
                <w:text w:multiLine="1"/>
              </w:sdtPr>
              <w:sdtEndPr/>
              <w:sdtContent>
                <w:customXmlInsRangeEnd w:id="3563"/>
                <w:ins w:id="3564" w:author="peng" w:date="2015-01-26T02:21:00Z">
                  <w:r w:rsidR="00420066">
                    <w:t>1</w:t>
                  </w:r>
                </w:ins>
                <w:customXmlInsRangeStart w:id="3565" w:author="peng" w:date="2015-01-26T02:21:00Z"/>
              </w:sdtContent>
            </w:sdt>
            <w:customXmlInsRangeEnd w:id="3565"/>
            <w:ins w:id="3566" w:author="peng" w:date="2015-01-26T02:21:00Z">
              <w:r w:rsidR="00420066">
                <w:t xml:space="preserve">] </w:t>
              </w:r>
            </w:ins>
            <w:customXmlInsRangeStart w:id="3567" w:author="peng" w:date="2015-01-26T02:21:00Z"/>
            <w:sdt>
              <w:sdtPr>
                <w:alias w:val="DataType ATTRIBUTE Name"/>
                <w:tag w:val="00000004-0000-0009-0000-000000000000"/>
                <w:id w:val="897708371"/>
                <w:dataBinding w:xpath="/elements/element[@objid='00000004-0000-0009-0000-000000000000']/content[@alias='DataType ATTRIBUTE Name']" w:storeItemID="{D35B6978-45B9-4860-8E6E-EDB6F017D2CB}"/>
                <w:text w:multiLine="1"/>
              </w:sdtPr>
              <w:sdtEndPr/>
              <w:sdtContent>
                <w:customXmlInsRangeEnd w:id="3567"/>
                <w:ins w:id="3568" w:author="peng" w:date="2015-01-26T02:21:00Z">
                  <w:r w:rsidR="00420066">
                    <w:t>integer</w:t>
                  </w:r>
                </w:ins>
                <w:customXmlInsRangeStart w:id="3569" w:author="peng" w:date="2015-01-26T02:21:00Z"/>
              </w:sdtContent>
            </w:sdt>
            <w:customXmlInsRangeEnd w:id="3569"/>
          </w:p>
        </w:tc>
        <w:tc>
          <w:tcPr>
            <w:tcW w:w="0" w:type="auto"/>
          </w:tcPr>
          <w:p w14:paraId="0BC401E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570" w:author="peng" w:date="2015-01-26T02:21:00Z"/>
              </w:rPr>
            </w:pPr>
            <w:customXmlInsRangeStart w:id="3571" w:author="peng" w:date="2015-01-26T02:21:00Z"/>
            <w:sdt>
              <w:sdtPr>
                <w:alias w:val="Attribute NOTE description 0"/>
                <w:tag w:val="4f2aede1-a0e6-4376-8945-3f234d7973ed"/>
                <w:id w:val="1832632655"/>
                <w:dataBinding w:xpath="/elements/element[@objid='4f2aede1-a0e6-4376-8945-3f234d7973ed']/content[@alias='Attribute NOTE description 0']" w:storeItemID="{D35B6978-45B9-4860-8E6E-EDB6F017D2CB}"/>
                <w:text w:multiLine="1"/>
              </w:sdtPr>
              <w:sdtEndPr/>
              <w:sdtContent>
                <w:customXmlInsRangeEnd w:id="3571"/>
                <w:ins w:id="3572" w:author="peng" w:date="2015-01-26T02:21:00Z">
                  <w:r w:rsidR="00420066">
                    <w:t>attribute to split on</w:t>
                  </w:r>
                </w:ins>
                <w:customXmlInsRangeStart w:id="3573" w:author="peng" w:date="2015-01-26T02:21:00Z"/>
              </w:sdtContent>
            </w:sdt>
            <w:customXmlInsRangeEnd w:id="3573"/>
          </w:p>
        </w:tc>
      </w:tr>
      <w:tr w:rsidR="00420066" w14:paraId="1A501B18" w14:textId="77777777" w:rsidTr="00420066">
        <w:trPr>
          <w:cnfStyle w:val="000000100000" w:firstRow="0" w:lastRow="0" w:firstColumn="0" w:lastColumn="0" w:oddVBand="0" w:evenVBand="0" w:oddHBand="1" w:evenHBand="0" w:firstRowFirstColumn="0" w:firstRowLastColumn="0" w:lastRowFirstColumn="0" w:lastRowLastColumn="0"/>
          <w:jc w:val="both"/>
          <w:ins w:id="357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124E442" w14:textId="77777777" w:rsidR="00420066" w:rsidRDefault="007D1D13" w:rsidP="00420066">
            <w:pPr>
              <w:rPr>
                <w:ins w:id="3575" w:author="peng" w:date="2015-01-26T02:21:00Z"/>
              </w:rPr>
            </w:pPr>
            <w:customXmlInsRangeStart w:id="3576" w:author="peng" w:date="2015-01-26T02:21:00Z"/>
            <w:sdt>
              <w:sdtPr>
                <w:alias w:val="Attribute ATTRIBUTE Name"/>
                <w:tag w:val="17f327ce-60bb-464b-89fd-8117dccb10a2"/>
                <w:id w:val="1697957961"/>
                <w:dataBinding w:xpath="/elements/element[@objid='17f327ce-60bb-464b-89fd-8117dccb10a2']/content[@alias='Attribute ATTRIBUTE Name']" w:storeItemID="{D35B6978-45B9-4860-8E6E-EDB6F017D2CB}"/>
                <w:text w:multiLine="1"/>
              </w:sdtPr>
              <w:sdtEndPr/>
              <w:sdtContent>
                <w:customXmlInsRangeEnd w:id="3576"/>
                <w:ins w:id="3577" w:author="peng" w:date="2015-01-26T02:21:00Z">
                  <w:r w:rsidR="00420066">
                    <w:t>splitVal</w:t>
                  </w:r>
                </w:ins>
                <w:customXmlInsRangeStart w:id="3578" w:author="peng" w:date="2015-01-26T02:21:00Z"/>
              </w:sdtContent>
            </w:sdt>
            <w:customXmlInsRangeEnd w:id="3578"/>
            <w:ins w:id="3579" w:author="peng" w:date="2015-01-26T02:21:00Z">
              <w:r w:rsidR="00420066">
                <w:t xml:space="preserve"> : [</w:t>
              </w:r>
            </w:ins>
            <w:customXmlInsRangeStart w:id="3580" w:author="peng" w:date="2015-01-26T02:21:00Z"/>
            <w:sdt>
              <w:sdtPr>
                <w:alias w:val="Attribute ATTRIBUTE MultiplicityMin"/>
                <w:tag w:val="17f327ce-60bb-464b-89fd-8117dccb10a2"/>
                <w:id w:val="-16322339"/>
                <w:dataBinding w:xpath="/elements/element[@objid='17f327ce-60bb-464b-89fd-8117dccb10a2']/content[@alias='Attribute ATTRIBUTE MultiplicityMin']" w:storeItemID="{D35B6978-45B9-4860-8E6E-EDB6F017D2CB}"/>
                <w:text w:multiLine="1"/>
              </w:sdtPr>
              <w:sdtEndPr/>
              <w:sdtContent>
                <w:customXmlInsRangeEnd w:id="3580"/>
                <w:ins w:id="3581" w:author="peng" w:date="2015-01-26T02:21:00Z">
                  <w:r w:rsidR="00420066">
                    <w:t>1</w:t>
                  </w:r>
                </w:ins>
                <w:customXmlInsRangeStart w:id="3582" w:author="peng" w:date="2015-01-26T02:21:00Z"/>
              </w:sdtContent>
            </w:sdt>
            <w:customXmlInsRangeEnd w:id="3582"/>
            <w:ins w:id="3583" w:author="peng" w:date="2015-01-26T02:21:00Z">
              <w:r w:rsidR="00420066">
                <w:t>..</w:t>
              </w:r>
            </w:ins>
            <w:customXmlInsRangeStart w:id="3584" w:author="peng" w:date="2015-01-26T02:21:00Z"/>
            <w:sdt>
              <w:sdtPr>
                <w:alias w:val="Attribute ATTRIBUTE MultiplicityMax"/>
                <w:tag w:val="17f327ce-60bb-464b-89fd-8117dccb10a2"/>
                <w:id w:val="-827366062"/>
                <w:dataBinding w:xpath="/elements/element[@objid='17f327ce-60bb-464b-89fd-8117dccb10a2']/content[@alias='Attribute ATTRIBUTE MultiplicityMax']" w:storeItemID="{D35B6978-45B9-4860-8E6E-EDB6F017D2CB}"/>
                <w:text w:multiLine="1"/>
              </w:sdtPr>
              <w:sdtEndPr/>
              <w:sdtContent>
                <w:customXmlInsRangeEnd w:id="3584"/>
                <w:ins w:id="3585" w:author="peng" w:date="2015-01-26T02:21:00Z">
                  <w:r w:rsidR="00420066">
                    <w:t>1</w:t>
                  </w:r>
                </w:ins>
                <w:customXmlInsRangeStart w:id="3586" w:author="peng" w:date="2015-01-26T02:21:00Z"/>
              </w:sdtContent>
            </w:sdt>
            <w:customXmlInsRangeEnd w:id="3586"/>
            <w:ins w:id="3587" w:author="peng" w:date="2015-01-26T02:21:00Z">
              <w:r w:rsidR="00420066">
                <w:t xml:space="preserve">] </w:t>
              </w:r>
            </w:ins>
            <w:customXmlInsRangeStart w:id="3588" w:author="peng" w:date="2015-01-26T02:21:00Z"/>
            <w:sdt>
              <w:sdtPr>
                <w:alias w:val="DataType ATTRIBUTE Name"/>
                <w:tag w:val="00000004-0000-0010-0000-000000000000"/>
                <w:id w:val="1702973913"/>
                <w:dataBinding w:xpath="/elements/element[@objid='00000004-0000-0010-0000-000000000000']/content[@alias='DataType ATTRIBUTE Name']" w:storeItemID="{D35B6978-45B9-4860-8E6E-EDB6F017D2CB}"/>
                <w:text w:multiLine="1"/>
              </w:sdtPr>
              <w:sdtEndPr/>
              <w:sdtContent>
                <w:customXmlInsRangeEnd w:id="3588"/>
                <w:ins w:id="3589" w:author="peng" w:date="2015-01-26T02:21:00Z">
                  <w:r w:rsidR="00420066">
                    <w:t>double</w:t>
                  </w:r>
                </w:ins>
                <w:customXmlInsRangeStart w:id="3590" w:author="peng" w:date="2015-01-26T02:21:00Z"/>
              </w:sdtContent>
            </w:sdt>
            <w:customXmlInsRangeEnd w:id="3590"/>
          </w:p>
        </w:tc>
        <w:tc>
          <w:tcPr>
            <w:tcW w:w="0" w:type="auto"/>
          </w:tcPr>
          <w:p w14:paraId="4F5566A8"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591" w:author="peng" w:date="2015-01-26T02:21:00Z"/>
              </w:rPr>
            </w:pPr>
            <w:customXmlInsRangeStart w:id="3592" w:author="peng" w:date="2015-01-26T02:21:00Z"/>
            <w:sdt>
              <w:sdtPr>
                <w:alias w:val="Attribute NOTE description 0"/>
                <w:tag w:val="17f327ce-60bb-464b-89fd-8117dccb10a2"/>
                <w:id w:val="1352301421"/>
                <w:dataBinding w:xpath="/elements/element[@objid='17f327ce-60bb-464b-89fd-8117dccb10a2']/content[@alias='Attribute NOTE description 0']" w:storeItemID="{D35B6978-45B9-4860-8E6E-EDB6F017D2CB}"/>
                <w:text w:multiLine="1"/>
              </w:sdtPr>
              <w:sdtEndPr/>
              <w:sdtContent>
                <w:customXmlInsRangeEnd w:id="3592"/>
                <w:ins w:id="3593" w:author="peng" w:date="2015-01-26T02:21:00Z">
                  <w:r w:rsidR="00420066">
                    <w:t>value to split splitAttr</w:t>
                  </w:r>
                </w:ins>
                <w:customXmlInsRangeStart w:id="3594" w:author="peng" w:date="2015-01-26T02:21:00Z"/>
              </w:sdtContent>
            </w:sdt>
            <w:customXmlInsRangeEnd w:id="3594"/>
          </w:p>
        </w:tc>
      </w:tr>
      <w:tr w:rsidR="00420066" w14:paraId="2396DCCA" w14:textId="77777777" w:rsidTr="00420066">
        <w:trPr>
          <w:jc w:val="both"/>
          <w:ins w:id="359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E2C15F4" w14:textId="77777777" w:rsidR="00420066" w:rsidRDefault="007D1D13" w:rsidP="00420066">
            <w:pPr>
              <w:rPr>
                <w:ins w:id="3596" w:author="peng" w:date="2015-01-26T02:21:00Z"/>
              </w:rPr>
            </w:pPr>
            <w:customXmlInsRangeStart w:id="3597" w:author="peng" w:date="2015-01-26T02:21:00Z"/>
            <w:sdt>
              <w:sdtPr>
                <w:alias w:val="Attribute ATTRIBUTE Name"/>
                <w:tag w:val="f4ed6738-9b03-44f4-b77d-421e6db83a0a"/>
                <w:id w:val="1716381284"/>
                <w:dataBinding w:xpath="/elements/element[@objid='f4ed6738-9b03-44f4-b77d-421e6db83a0a']/content[@alias='Attribute ATTRIBUTE Name']" w:storeItemID="{D35B6978-45B9-4860-8E6E-EDB6F017D2CB}"/>
                <w:text w:multiLine="1"/>
              </w:sdtPr>
              <w:sdtEndPr/>
              <w:sdtContent>
                <w:customXmlInsRangeEnd w:id="3597"/>
                <w:ins w:id="3598" w:author="peng" w:date="2015-01-26T02:21:00Z">
                  <w:r w:rsidR="00420066">
                    <w:t>classVal</w:t>
                  </w:r>
                </w:ins>
                <w:customXmlInsRangeStart w:id="3599" w:author="peng" w:date="2015-01-26T02:21:00Z"/>
              </w:sdtContent>
            </w:sdt>
            <w:customXmlInsRangeEnd w:id="3599"/>
            <w:ins w:id="3600" w:author="peng" w:date="2015-01-26T02:21:00Z">
              <w:r w:rsidR="00420066">
                <w:t xml:space="preserve"> : [</w:t>
              </w:r>
            </w:ins>
            <w:customXmlInsRangeStart w:id="3601" w:author="peng" w:date="2015-01-26T02:21:00Z"/>
            <w:sdt>
              <w:sdtPr>
                <w:alias w:val="Attribute ATTRIBUTE MultiplicityMin"/>
                <w:tag w:val="f4ed6738-9b03-44f4-b77d-421e6db83a0a"/>
                <w:id w:val="106008966"/>
                <w:dataBinding w:xpath="/elements/element[@objid='f4ed6738-9b03-44f4-b77d-421e6db83a0a']/content[@alias='Attribute ATTRIBUTE MultiplicityMin']" w:storeItemID="{D35B6978-45B9-4860-8E6E-EDB6F017D2CB}"/>
                <w:text w:multiLine="1"/>
              </w:sdtPr>
              <w:sdtEndPr/>
              <w:sdtContent>
                <w:customXmlInsRangeEnd w:id="3601"/>
                <w:ins w:id="3602" w:author="peng" w:date="2015-01-26T02:21:00Z">
                  <w:r w:rsidR="00420066">
                    <w:t>1</w:t>
                  </w:r>
                </w:ins>
                <w:customXmlInsRangeStart w:id="3603" w:author="peng" w:date="2015-01-26T02:21:00Z"/>
              </w:sdtContent>
            </w:sdt>
            <w:customXmlInsRangeEnd w:id="3603"/>
            <w:ins w:id="3604" w:author="peng" w:date="2015-01-26T02:21:00Z">
              <w:r w:rsidR="00420066">
                <w:t>..</w:t>
              </w:r>
            </w:ins>
            <w:customXmlInsRangeStart w:id="3605" w:author="peng" w:date="2015-01-26T02:21:00Z"/>
            <w:sdt>
              <w:sdtPr>
                <w:alias w:val="Attribute ATTRIBUTE MultiplicityMax"/>
                <w:tag w:val="f4ed6738-9b03-44f4-b77d-421e6db83a0a"/>
                <w:id w:val="340818885"/>
                <w:dataBinding w:xpath="/elements/element[@objid='f4ed6738-9b03-44f4-b77d-421e6db83a0a']/content[@alias='Attribute ATTRIBUTE MultiplicityMax']" w:storeItemID="{D35B6978-45B9-4860-8E6E-EDB6F017D2CB}"/>
                <w:text w:multiLine="1"/>
              </w:sdtPr>
              <w:sdtEndPr/>
              <w:sdtContent>
                <w:customXmlInsRangeEnd w:id="3605"/>
                <w:ins w:id="3606" w:author="peng" w:date="2015-01-26T02:21:00Z">
                  <w:r w:rsidR="00420066">
                    <w:t>1</w:t>
                  </w:r>
                </w:ins>
                <w:customXmlInsRangeStart w:id="3607" w:author="peng" w:date="2015-01-26T02:21:00Z"/>
              </w:sdtContent>
            </w:sdt>
            <w:customXmlInsRangeEnd w:id="3607"/>
            <w:ins w:id="3608" w:author="peng" w:date="2015-01-26T02:21:00Z">
              <w:r w:rsidR="00420066">
                <w:t xml:space="preserve">] </w:t>
              </w:r>
            </w:ins>
            <w:customXmlInsRangeStart w:id="3609" w:author="peng" w:date="2015-01-26T02:21:00Z"/>
            <w:sdt>
              <w:sdtPr>
                <w:alias w:val="DataType ATTRIBUTE Name"/>
                <w:tag w:val="00000004-0000-0009-0000-000000000000"/>
                <w:id w:val="-2004356257"/>
                <w:dataBinding w:xpath="/elements/element[@objid='00000004-0000-0009-0000-000000000000']/content[@alias='DataType ATTRIBUTE Name']" w:storeItemID="{D35B6978-45B9-4860-8E6E-EDB6F017D2CB}"/>
                <w:text w:multiLine="1"/>
              </w:sdtPr>
              <w:sdtEndPr/>
              <w:sdtContent>
                <w:customXmlInsRangeEnd w:id="3609"/>
                <w:ins w:id="3610" w:author="peng" w:date="2015-01-26T02:21:00Z">
                  <w:r w:rsidR="00420066">
                    <w:t>integer</w:t>
                  </w:r>
                </w:ins>
                <w:customXmlInsRangeStart w:id="3611" w:author="peng" w:date="2015-01-26T02:21:00Z"/>
              </w:sdtContent>
            </w:sdt>
            <w:customXmlInsRangeEnd w:id="3611"/>
          </w:p>
        </w:tc>
        <w:tc>
          <w:tcPr>
            <w:tcW w:w="0" w:type="auto"/>
          </w:tcPr>
          <w:p w14:paraId="4C52E7E3" w14:textId="77777777" w:rsidR="00420066" w:rsidRDefault="00420066" w:rsidP="00420066">
            <w:pPr>
              <w:cnfStyle w:val="000000000000" w:firstRow="0" w:lastRow="0" w:firstColumn="0" w:lastColumn="0" w:oddVBand="0" w:evenVBand="0" w:oddHBand="0" w:evenHBand="0" w:firstRowFirstColumn="0" w:firstRowLastColumn="0" w:lastRowFirstColumn="0" w:lastRowLastColumn="0"/>
              <w:rPr>
                <w:ins w:id="3612" w:author="peng" w:date="2015-01-26T02:21:00Z"/>
              </w:rPr>
            </w:pPr>
          </w:p>
        </w:tc>
      </w:tr>
    </w:tbl>
    <w:p w14:paraId="6DA0E561" w14:textId="77777777" w:rsidR="00420066" w:rsidRDefault="00420066" w:rsidP="00420066">
      <w:pPr>
        <w:pStyle w:val="af4"/>
        <w:rPr>
          <w:ins w:id="3613" w:author="peng" w:date="2015-01-26T02:35:00Z"/>
        </w:rPr>
      </w:pPr>
      <w:ins w:id="3614" w:author="peng" w:date="2015-01-26T02:21:00Z">
        <w:r>
          <w:t>Table </w:t>
        </w:r>
        <w:r>
          <w:fldChar w:fldCharType="begin"/>
        </w:r>
        <w:r>
          <w:instrText>SEQ Table \* ARABIC</w:instrText>
        </w:r>
        <w:r>
          <w:fldChar w:fldCharType="separate"/>
        </w:r>
      </w:ins>
      <w:ins w:id="3615" w:author="peng" w:date="2015-01-26T03:23:00Z">
        <w:r w:rsidR="00EA58DD">
          <w:rPr>
            <w:noProof/>
          </w:rPr>
          <w:t>22</w:t>
        </w:r>
      </w:ins>
      <w:ins w:id="3616" w:author="peng" w:date="2015-01-26T02:21:00Z">
        <w:r>
          <w:fldChar w:fldCharType="end"/>
        </w:r>
        <w:r>
          <w:t> Attributes of Class "TreeNode"</w:t>
        </w:r>
      </w:ins>
    </w:p>
    <w:p w14:paraId="39A29C68" w14:textId="77777777" w:rsidR="00520160" w:rsidRPr="00EA58DD" w:rsidRDefault="00520160">
      <w:pPr>
        <w:rPr>
          <w:ins w:id="3617" w:author="peng" w:date="2015-01-26T02:21:00Z"/>
        </w:rPr>
        <w:pPrChange w:id="3618" w:author="peng" w:date="2015-01-26T02:35:00Z">
          <w:pPr>
            <w:pStyle w:val="af4"/>
          </w:pPr>
        </w:pPrChange>
      </w:pPr>
    </w:p>
    <w:tbl>
      <w:tblPr>
        <w:tblStyle w:val="-1"/>
        <w:tblW w:w="5000" w:type="pct"/>
        <w:jc w:val="both"/>
        <w:tblLook w:val="04A0" w:firstRow="1" w:lastRow="0" w:firstColumn="1" w:lastColumn="0" w:noHBand="0" w:noVBand="1"/>
      </w:tblPr>
      <w:tblGrid>
        <w:gridCol w:w="5289"/>
        <w:gridCol w:w="3763"/>
      </w:tblGrid>
      <w:tr w:rsidR="00420066" w14:paraId="358AA530" w14:textId="77777777" w:rsidTr="00420066">
        <w:trPr>
          <w:cnfStyle w:val="100000000000" w:firstRow="1" w:lastRow="0" w:firstColumn="0" w:lastColumn="0" w:oddVBand="0" w:evenVBand="0" w:oddHBand="0" w:evenHBand="0" w:firstRowFirstColumn="0" w:firstRowLastColumn="0" w:lastRowFirstColumn="0" w:lastRowLastColumn="0"/>
          <w:tblHeader/>
          <w:jc w:val="both"/>
          <w:ins w:id="361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08CBCB0" w14:textId="77777777" w:rsidR="00420066" w:rsidRDefault="00420066" w:rsidP="00420066">
            <w:pPr>
              <w:jc w:val="center"/>
              <w:rPr>
                <w:ins w:id="3620" w:author="peng" w:date="2015-01-26T02:21:00Z"/>
              </w:rPr>
            </w:pPr>
            <w:ins w:id="3621" w:author="peng" w:date="2015-01-26T02:21:00Z">
              <w:r>
                <w:t>Name</w:t>
              </w:r>
            </w:ins>
          </w:p>
        </w:tc>
        <w:tc>
          <w:tcPr>
            <w:tcW w:w="0" w:type="auto"/>
          </w:tcPr>
          <w:p w14:paraId="422F8EEB"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3622" w:author="peng" w:date="2015-01-26T02:21:00Z"/>
              </w:rPr>
            </w:pPr>
            <w:ins w:id="3623" w:author="peng" w:date="2015-01-26T02:21:00Z">
              <w:r>
                <w:t>Description</w:t>
              </w:r>
            </w:ins>
          </w:p>
        </w:tc>
      </w:tr>
      <w:tr w:rsidR="00420066" w14:paraId="34FA3A2E" w14:textId="77777777" w:rsidTr="00420066">
        <w:trPr>
          <w:cnfStyle w:val="000000100000" w:firstRow="0" w:lastRow="0" w:firstColumn="0" w:lastColumn="0" w:oddVBand="0" w:evenVBand="0" w:oddHBand="1" w:evenHBand="0" w:firstRowFirstColumn="0" w:firstRowLastColumn="0" w:lastRowFirstColumn="0" w:lastRowLastColumn="0"/>
          <w:jc w:val="both"/>
          <w:ins w:id="362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2EFF7C8" w14:textId="77777777" w:rsidR="00420066" w:rsidRDefault="007D1D13" w:rsidP="00420066">
            <w:pPr>
              <w:rPr>
                <w:ins w:id="3625" w:author="peng" w:date="2015-01-26T02:21:00Z"/>
              </w:rPr>
            </w:pPr>
            <w:customXmlInsRangeStart w:id="3626" w:author="peng" w:date="2015-01-26T02:21:00Z"/>
            <w:sdt>
              <w:sdtPr>
                <w:alias w:val="Association ATTRIBUTE Name"/>
                <w:tag w:val="052acf94-33c6-4972-9a0c-321d44835c48"/>
                <w:id w:val="-191459906"/>
                <w:showingPlcHdr/>
                <w:dataBinding w:xpath="/elements/element[@objid='052acf94-33c6-4972-9a0c-321d44835c48']/content[@alias='Association ATTRIBUTE Name']" w:storeItemID="{D35B6978-45B9-4860-8E6E-EDB6F017D2CB}"/>
                <w:text w:multiLine="1"/>
              </w:sdtPr>
              <w:sdtEndPr/>
              <w:sdtContent>
                <w:customXmlInsRangeEnd w:id="3626"/>
                <w:ins w:id="3627" w:author="peng" w:date="2015-01-26T02:21:00Z">
                  <w:r w:rsidR="00420066">
                    <w:t xml:space="preserve">     </w:t>
                  </w:r>
                </w:ins>
                <w:customXmlInsRangeStart w:id="3628" w:author="peng" w:date="2015-01-26T02:21:00Z"/>
              </w:sdtContent>
            </w:sdt>
            <w:customXmlInsRangeEnd w:id="3628"/>
            <w:ins w:id="3629" w:author="peng" w:date="2015-01-26T02:21:00Z">
              <w:r w:rsidR="00420066">
                <w:t>-&gt;</w:t>
              </w:r>
            </w:ins>
            <w:customXmlInsRangeStart w:id="3630" w:author="peng" w:date="2015-01-26T02:21:00Z"/>
            <w:sdt>
              <w:sdtPr>
                <w:alias w:val="AssociationEnd ATTRIBUTE Name"/>
                <w:tag w:val="d790bcf1-f79e-4f49-be58-cb0de2cd71fe"/>
                <w:id w:val="116802182"/>
                <w:dataBinding w:xpath="/elements/element[@objid='d790bcf1-f79e-4f49-be58-cb0de2cd71fe']/content[@alias='AssociationEnd ATTRIBUTE Name']" w:storeItemID="{D35B6978-45B9-4860-8E6E-EDB6F017D2CB}"/>
                <w:text w:multiLine="1"/>
              </w:sdtPr>
              <w:sdtEndPr/>
              <w:sdtContent>
                <w:customXmlInsRangeEnd w:id="3630"/>
                <w:ins w:id="3631" w:author="peng" w:date="2015-01-26T02:21:00Z">
                  <w:r w:rsidR="00420066">
                    <w:t>leftChild</w:t>
                  </w:r>
                </w:ins>
                <w:customXmlInsRangeStart w:id="3632" w:author="peng" w:date="2015-01-26T02:21:00Z"/>
              </w:sdtContent>
            </w:sdt>
            <w:customXmlInsRangeEnd w:id="3632"/>
            <w:ins w:id="3633" w:author="peng" w:date="2015-01-26T02:21:00Z">
              <w:r w:rsidR="00420066">
                <w:t xml:space="preserve"> : [</w:t>
              </w:r>
            </w:ins>
            <w:customXmlInsRangeStart w:id="3634" w:author="peng" w:date="2015-01-26T02:21:00Z"/>
            <w:sdt>
              <w:sdtPr>
                <w:alias w:val="AssociationEnd ATTRIBUTE MultiplicityMin"/>
                <w:tag w:val="d790bcf1-f79e-4f49-be58-cb0de2cd71fe"/>
                <w:id w:val="1585952199"/>
                <w:dataBinding w:xpath="/elements/element[@objid='d790bcf1-f79e-4f49-be58-cb0de2cd71fe']/content[@alias='AssociationEnd ATTRIBUTE MultiplicityMin']" w:storeItemID="{D35B6978-45B9-4860-8E6E-EDB6F017D2CB}"/>
                <w:text w:multiLine="1"/>
              </w:sdtPr>
              <w:sdtEndPr/>
              <w:sdtContent>
                <w:customXmlInsRangeEnd w:id="3634"/>
                <w:ins w:id="3635" w:author="peng" w:date="2015-01-26T02:21:00Z">
                  <w:r w:rsidR="00420066">
                    <w:t>0</w:t>
                  </w:r>
                </w:ins>
                <w:customXmlInsRangeStart w:id="3636" w:author="peng" w:date="2015-01-26T02:21:00Z"/>
              </w:sdtContent>
            </w:sdt>
            <w:customXmlInsRangeEnd w:id="3636"/>
            <w:ins w:id="3637" w:author="peng" w:date="2015-01-26T02:21:00Z">
              <w:r w:rsidR="00420066">
                <w:t>..</w:t>
              </w:r>
            </w:ins>
            <w:customXmlInsRangeStart w:id="3638" w:author="peng" w:date="2015-01-26T02:21:00Z"/>
            <w:sdt>
              <w:sdtPr>
                <w:alias w:val="AssociationEnd ATTRIBUTE MultiplicityMax"/>
                <w:tag w:val="d790bcf1-f79e-4f49-be58-cb0de2cd71fe"/>
                <w:id w:val="-393353963"/>
                <w:dataBinding w:xpath="/elements/element[@objid='d790bcf1-f79e-4f49-be58-cb0de2cd71fe']/content[@alias='AssociationEnd ATTRIBUTE MultiplicityMax']" w:storeItemID="{D35B6978-45B9-4860-8E6E-EDB6F017D2CB}"/>
                <w:text w:multiLine="1"/>
              </w:sdtPr>
              <w:sdtEndPr/>
              <w:sdtContent>
                <w:customXmlInsRangeEnd w:id="3638"/>
                <w:ins w:id="3639" w:author="peng" w:date="2015-01-26T02:21:00Z">
                  <w:r w:rsidR="00420066">
                    <w:t>1</w:t>
                  </w:r>
                </w:ins>
                <w:customXmlInsRangeStart w:id="3640" w:author="peng" w:date="2015-01-26T02:21:00Z"/>
              </w:sdtContent>
            </w:sdt>
            <w:customXmlInsRangeEnd w:id="3640"/>
            <w:ins w:id="3641" w:author="peng" w:date="2015-01-26T02:21:00Z">
              <w:r w:rsidR="00420066">
                <w:t xml:space="preserve">] </w:t>
              </w:r>
              <w:r w:rsidR="00420066">
                <w:fldChar w:fldCharType="begin"/>
              </w:r>
              <w:r w:rsidR="00420066">
                <w:instrText xml:space="preserve"> HYPERLINK \l "_67321fdf-07c5-4b25-973e-2c0c213fa851" \h </w:instrText>
              </w:r>
              <w:r w:rsidR="00420066">
                <w:fldChar w:fldCharType="separate"/>
              </w:r>
              <w:r w:rsidR="00420066">
                <w:rPr>
                  <w:rStyle w:val="af2"/>
                </w:rPr>
                <w:t>TreeNode</w:t>
              </w:r>
              <w:r w:rsidR="00420066">
                <w:rPr>
                  <w:rStyle w:val="af2"/>
                </w:rPr>
                <w:fldChar w:fldCharType="end"/>
              </w:r>
            </w:ins>
          </w:p>
        </w:tc>
        <w:tc>
          <w:tcPr>
            <w:tcW w:w="0" w:type="auto"/>
          </w:tcPr>
          <w:p w14:paraId="6B018939"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642" w:author="peng" w:date="2015-01-26T02:21:00Z"/>
              </w:rPr>
            </w:pPr>
            <w:customXmlInsRangeStart w:id="3643" w:author="peng" w:date="2015-01-26T02:21:00Z"/>
            <w:sdt>
              <w:sdtPr>
                <w:alias w:val="AssociationEnd NOTE description 0"/>
                <w:tag w:val="d790bcf1-f79e-4f49-be58-cb0de2cd71fe"/>
                <w:id w:val="-1259128871"/>
                <w:dataBinding w:xpath="/elements/element[@objid='d790bcf1-f79e-4f49-be58-cb0de2cd71fe']/content[@alias='AssociationEnd NOTE description 0']" w:storeItemID="{D35B6978-45B9-4860-8E6E-EDB6F017D2CB}"/>
                <w:text w:multiLine="1"/>
              </w:sdtPr>
              <w:sdtEndPr/>
              <w:sdtContent>
                <w:customXmlInsRangeEnd w:id="3643"/>
                <w:ins w:id="3644" w:author="peng" w:date="2015-01-26T02:21:00Z">
                  <w:r w:rsidR="00420066">
                    <w:t>left child of this node</w:t>
                  </w:r>
                </w:ins>
                <w:customXmlInsRangeStart w:id="3645" w:author="peng" w:date="2015-01-26T02:21:00Z"/>
              </w:sdtContent>
            </w:sdt>
            <w:customXmlInsRangeEnd w:id="3645"/>
          </w:p>
        </w:tc>
      </w:tr>
      <w:tr w:rsidR="00420066" w14:paraId="685D623D" w14:textId="77777777" w:rsidTr="00420066">
        <w:trPr>
          <w:jc w:val="both"/>
          <w:ins w:id="364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E96D4E4" w14:textId="77777777" w:rsidR="00420066" w:rsidRDefault="007D1D13" w:rsidP="00420066">
            <w:pPr>
              <w:rPr>
                <w:ins w:id="3647" w:author="peng" w:date="2015-01-26T02:21:00Z"/>
              </w:rPr>
            </w:pPr>
            <w:customXmlInsRangeStart w:id="3648" w:author="peng" w:date="2015-01-26T02:21:00Z"/>
            <w:sdt>
              <w:sdtPr>
                <w:alias w:val="Association ATTRIBUTE Name"/>
                <w:tag w:val="0b72c86a-36ae-43df-a8e2-9478707d0cd0"/>
                <w:id w:val="-558633097"/>
                <w:showingPlcHdr/>
                <w:dataBinding w:xpath="/elements/element[@objid='0b72c86a-36ae-43df-a8e2-9478707d0cd0']/content[@alias='Association ATTRIBUTE Name']" w:storeItemID="{D35B6978-45B9-4860-8E6E-EDB6F017D2CB}"/>
                <w:text w:multiLine="1"/>
              </w:sdtPr>
              <w:sdtEndPr/>
              <w:sdtContent>
                <w:customXmlInsRangeEnd w:id="3648"/>
                <w:ins w:id="3649" w:author="peng" w:date="2015-01-26T02:21:00Z">
                  <w:r w:rsidR="00420066">
                    <w:t xml:space="preserve">     </w:t>
                  </w:r>
                </w:ins>
                <w:customXmlInsRangeStart w:id="3650" w:author="peng" w:date="2015-01-26T02:21:00Z"/>
              </w:sdtContent>
            </w:sdt>
            <w:customXmlInsRangeEnd w:id="3650"/>
            <w:ins w:id="3651" w:author="peng" w:date="2015-01-26T02:21:00Z">
              <w:r w:rsidR="00420066">
                <w:t>-&gt;</w:t>
              </w:r>
            </w:ins>
            <w:customXmlInsRangeStart w:id="3652" w:author="peng" w:date="2015-01-26T02:21:00Z"/>
            <w:sdt>
              <w:sdtPr>
                <w:alias w:val="AssociationEnd ATTRIBUTE Name"/>
                <w:tag w:val="f49884cb-a796-455c-89d2-3049637325cd"/>
                <w:id w:val="139238498"/>
                <w:dataBinding w:xpath="/elements/element[@objid='f49884cb-a796-455c-89d2-3049637325cd']/content[@alias='AssociationEnd ATTRIBUTE Name']" w:storeItemID="{D35B6978-45B9-4860-8E6E-EDB6F017D2CB}"/>
                <w:text w:multiLine="1"/>
              </w:sdtPr>
              <w:sdtEndPr/>
              <w:sdtContent>
                <w:customXmlInsRangeEnd w:id="3652"/>
                <w:ins w:id="3653" w:author="peng" w:date="2015-01-26T02:21:00Z">
                  <w:r w:rsidR="00420066">
                    <w:t>rightChild</w:t>
                  </w:r>
                </w:ins>
                <w:customXmlInsRangeStart w:id="3654" w:author="peng" w:date="2015-01-26T02:21:00Z"/>
              </w:sdtContent>
            </w:sdt>
            <w:customXmlInsRangeEnd w:id="3654"/>
            <w:ins w:id="3655" w:author="peng" w:date="2015-01-26T02:21:00Z">
              <w:r w:rsidR="00420066">
                <w:t xml:space="preserve"> : [</w:t>
              </w:r>
            </w:ins>
            <w:customXmlInsRangeStart w:id="3656" w:author="peng" w:date="2015-01-26T02:21:00Z"/>
            <w:sdt>
              <w:sdtPr>
                <w:alias w:val="AssociationEnd ATTRIBUTE MultiplicityMin"/>
                <w:tag w:val="f49884cb-a796-455c-89d2-3049637325cd"/>
                <w:id w:val="-1104879689"/>
                <w:dataBinding w:xpath="/elements/element[@objid='f49884cb-a796-455c-89d2-3049637325cd']/content[@alias='AssociationEnd ATTRIBUTE MultiplicityMin']" w:storeItemID="{D35B6978-45B9-4860-8E6E-EDB6F017D2CB}"/>
                <w:text w:multiLine="1"/>
              </w:sdtPr>
              <w:sdtEndPr/>
              <w:sdtContent>
                <w:customXmlInsRangeEnd w:id="3656"/>
                <w:ins w:id="3657" w:author="peng" w:date="2015-01-26T02:21:00Z">
                  <w:r w:rsidR="00420066">
                    <w:t>1</w:t>
                  </w:r>
                </w:ins>
                <w:customXmlInsRangeStart w:id="3658" w:author="peng" w:date="2015-01-26T02:21:00Z"/>
              </w:sdtContent>
            </w:sdt>
            <w:customXmlInsRangeEnd w:id="3658"/>
            <w:ins w:id="3659" w:author="peng" w:date="2015-01-26T02:21:00Z">
              <w:r w:rsidR="00420066">
                <w:t>..</w:t>
              </w:r>
            </w:ins>
            <w:customXmlInsRangeStart w:id="3660" w:author="peng" w:date="2015-01-26T02:21:00Z"/>
            <w:sdt>
              <w:sdtPr>
                <w:alias w:val="AssociationEnd ATTRIBUTE MultiplicityMax"/>
                <w:tag w:val="f49884cb-a796-455c-89d2-3049637325cd"/>
                <w:id w:val="-719357235"/>
                <w:dataBinding w:xpath="/elements/element[@objid='f49884cb-a796-455c-89d2-3049637325cd']/content[@alias='AssociationEnd ATTRIBUTE MultiplicityMax']" w:storeItemID="{D35B6978-45B9-4860-8E6E-EDB6F017D2CB}"/>
                <w:text w:multiLine="1"/>
              </w:sdtPr>
              <w:sdtEndPr/>
              <w:sdtContent>
                <w:customXmlInsRangeEnd w:id="3660"/>
                <w:ins w:id="3661" w:author="peng" w:date="2015-01-26T02:21:00Z">
                  <w:r w:rsidR="00420066">
                    <w:t>1</w:t>
                  </w:r>
                </w:ins>
                <w:customXmlInsRangeStart w:id="3662" w:author="peng" w:date="2015-01-26T02:21:00Z"/>
              </w:sdtContent>
            </w:sdt>
            <w:customXmlInsRangeEnd w:id="3662"/>
            <w:ins w:id="3663" w:author="peng" w:date="2015-01-26T02:21:00Z">
              <w:r w:rsidR="00420066">
                <w:t xml:space="preserve">] </w:t>
              </w:r>
              <w:r w:rsidR="00420066">
                <w:fldChar w:fldCharType="begin"/>
              </w:r>
              <w:r w:rsidR="00420066">
                <w:instrText xml:space="preserve"> HYPERLINK \l "_67321fdf-07c5-4b25-973e-2c0c213fa851" \h </w:instrText>
              </w:r>
              <w:r w:rsidR="00420066">
                <w:fldChar w:fldCharType="separate"/>
              </w:r>
              <w:r w:rsidR="00420066">
                <w:rPr>
                  <w:rStyle w:val="af2"/>
                </w:rPr>
                <w:t>TreeNode</w:t>
              </w:r>
              <w:r w:rsidR="00420066">
                <w:rPr>
                  <w:rStyle w:val="af2"/>
                </w:rPr>
                <w:fldChar w:fldCharType="end"/>
              </w:r>
            </w:ins>
          </w:p>
        </w:tc>
        <w:tc>
          <w:tcPr>
            <w:tcW w:w="0" w:type="auto"/>
          </w:tcPr>
          <w:p w14:paraId="7B723B64"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664" w:author="peng" w:date="2015-01-26T02:21:00Z"/>
              </w:rPr>
            </w:pPr>
            <w:customXmlInsRangeStart w:id="3665" w:author="peng" w:date="2015-01-26T02:21:00Z"/>
            <w:sdt>
              <w:sdtPr>
                <w:alias w:val="AssociationEnd NOTE description 0"/>
                <w:tag w:val="f49884cb-a796-455c-89d2-3049637325cd"/>
                <w:id w:val="1923059038"/>
                <w:dataBinding w:xpath="/elements/element[@objid='f49884cb-a796-455c-89d2-3049637325cd']/content[@alias='AssociationEnd NOTE description 0']" w:storeItemID="{D35B6978-45B9-4860-8E6E-EDB6F017D2CB}"/>
                <w:text w:multiLine="1"/>
              </w:sdtPr>
              <w:sdtEndPr/>
              <w:sdtContent>
                <w:customXmlInsRangeEnd w:id="3665"/>
                <w:ins w:id="3666" w:author="peng" w:date="2015-01-26T02:21:00Z">
                  <w:r w:rsidR="00420066">
                    <w:t>right child of this node</w:t>
                  </w:r>
                </w:ins>
                <w:customXmlInsRangeStart w:id="3667" w:author="peng" w:date="2015-01-26T02:21:00Z"/>
              </w:sdtContent>
            </w:sdt>
            <w:customXmlInsRangeEnd w:id="3667"/>
          </w:p>
        </w:tc>
      </w:tr>
      <w:tr w:rsidR="00420066" w14:paraId="326A2601" w14:textId="77777777" w:rsidTr="00420066">
        <w:trPr>
          <w:cnfStyle w:val="000000100000" w:firstRow="0" w:lastRow="0" w:firstColumn="0" w:lastColumn="0" w:oddVBand="0" w:evenVBand="0" w:oddHBand="1" w:evenHBand="0" w:firstRowFirstColumn="0" w:firstRowLastColumn="0" w:lastRowFirstColumn="0" w:lastRowLastColumn="0"/>
          <w:jc w:val="both"/>
          <w:ins w:id="366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18EA230" w14:textId="77777777" w:rsidR="00420066" w:rsidRDefault="007D1D13" w:rsidP="00420066">
            <w:pPr>
              <w:rPr>
                <w:ins w:id="3669" w:author="peng" w:date="2015-01-26T02:21:00Z"/>
              </w:rPr>
            </w:pPr>
            <w:customXmlInsRangeStart w:id="3670" w:author="peng" w:date="2015-01-26T02:21:00Z"/>
            <w:sdt>
              <w:sdtPr>
                <w:alias w:val="Association ATTRIBUTE Name"/>
                <w:tag w:val="b4641769-0a9e-4832-8df5-2ba5df02e536"/>
                <w:id w:val="-1495488084"/>
                <w:showingPlcHdr/>
                <w:dataBinding w:xpath="/elements/element[@objid='b4641769-0a9e-4832-8df5-2ba5df02e536']/content[@alias='Association ATTRIBUTE Name']" w:storeItemID="{D35B6978-45B9-4860-8E6E-EDB6F017D2CB}"/>
                <w:text w:multiLine="1"/>
              </w:sdtPr>
              <w:sdtEndPr/>
              <w:sdtContent>
                <w:customXmlInsRangeEnd w:id="3670"/>
                <w:ins w:id="3671" w:author="peng" w:date="2015-01-26T02:21:00Z">
                  <w:r w:rsidR="00420066">
                    <w:t xml:space="preserve">     </w:t>
                  </w:r>
                </w:ins>
                <w:customXmlInsRangeStart w:id="3672" w:author="peng" w:date="2015-01-26T02:21:00Z"/>
              </w:sdtContent>
            </w:sdt>
            <w:customXmlInsRangeEnd w:id="3672"/>
            <w:ins w:id="3673" w:author="peng" w:date="2015-01-26T02:21:00Z">
              <w:r w:rsidR="00420066">
                <w:t>-&gt;</w:t>
              </w:r>
            </w:ins>
            <w:customXmlInsRangeStart w:id="3674" w:author="peng" w:date="2015-01-26T02:21:00Z"/>
            <w:sdt>
              <w:sdtPr>
                <w:alias w:val="AssociationEnd ATTRIBUTE Name"/>
                <w:tag w:val="f30ffbce-5ef9-47c6-9c47-d8546919c4db"/>
                <w:id w:val="-1719282346"/>
                <w:dataBinding w:xpath="/elements/element[@objid='f30ffbce-5ef9-47c6-9c47-d8546919c4db']/content[@alias='AssociationEnd ATTRIBUTE Name']" w:storeItemID="{D35B6978-45B9-4860-8E6E-EDB6F017D2CB}"/>
                <w:text w:multiLine="1"/>
              </w:sdtPr>
              <w:sdtEndPr/>
              <w:sdtContent>
                <w:customXmlInsRangeEnd w:id="3674"/>
                <w:ins w:id="3675" w:author="peng" w:date="2015-01-26T02:21:00Z">
                  <w:r w:rsidR="00420066">
                    <w:t>parent</w:t>
                  </w:r>
                </w:ins>
                <w:customXmlInsRangeStart w:id="3676" w:author="peng" w:date="2015-01-26T02:21:00Z"/>
              </w:sdtContent>
            </w:sdt>
            <w:customXmlInsRangeEnd w:id="3676"/>
            <w:ins w:id="3677" w:author="peng" w:date="2015-01-26T02:21:00Z">
              <w:r w:rsidR="00420066">
                <w:t xml:space="preserve"> : [</w:t>
              </w:r>
            </w:ins>
            <w:customXmlInsRangeStart w:id="3678" w:author="peng" w:date="2015-01-26T02:21:00Z"/>
            <w:sdt>
              <w:sdtPr>
                <w:alias w:val="AssociationEnd ATTRIBUTE MultiplicityMin"/>
                <w:tag w:val="f30ffbce-5ef9-47c6-9c47-d8546919c4db"/>
                <w:id w:val="-1153063174"/>
                <w:dataBinding w:xpath="/elements/element[@objid='f30ffbce-5ef9-47c6-9c47-d8546919c4db']/content[@alias='AssociationEnd ATTRIBUTE MultiplicityMin']" w:storeItemID="{D35B6978-45B9-4860-8E6E-EDB6F017D2CB}"/>
                <w:text w:multiLine="1"/>
              </w:sdtPr>
              <w:sdtEndPr/>
              <w:sdtContent>
                <w:customXmlInsRangeEnd w:id="3678"/>
                <w:ins w:id="3679" w:author="peng" w:date="2015-01-26T02:21:00Z">
                  <w:r w:rsidR="00420066">
                    <w:t>1</w:t>
                  </w:r>
                </w:ins>
                <w:customXmlInsRangeStart w:id="3680" w:author="peng" w:date="2015-01-26T02:21:00Z"/>
              </w:sdtContent>
            </w:sdt>
            <w:customXmlInsRangeEnd w:id="3680"/>
            <w:ins w:id="3681" w:author="peng" w:date="2015-01-26T02:21:00Z">
              <w:r w:rsidR="00420066">
                <w:t>..</w:t>
              </w:r>
            </w:ins>
            <w:customXmlInsRangeStart w:id="3682" w:author="peng" w:date="2015-01-26T02:21:00Z"/>
            <w:sdt>
              <w:sdtPr>
                <w:alias w:val="AssociationEnd ATTRIBUTE MultiplicityMax"/>
                <w:tag w:val="f30ffbce-5ef9-47c6-9c47-d8546919c4db"/>
                <w:id w:val="739529026"/>
                <w:dataBinding w:xpath="/elements/element[@objid='f30ffbce-5ef9-47c6-9c47-d8546919c4db']/content[@alias='AssociationEnd ATTRIBUTE MultiplicityMax']" w:storeItemID="{D35B6978-45B9-4860-8E6E-EDB6F017D2CB}"/>
                <w:text w:multiLine="1"/>
              </w:sdtPr>
              <w:sdtEndPr/>
              <w:sdtContent>
                <w:customXmlInsRangeEnd w:id="3682"/>
                <w:ins w:id="3683" w:author="peng" w:date="2015-01-26T02:21:00Z">
                  <w:r w:rsidR="00420066">
                    <w:t>1</w:t>
                  </w:r>
                </w:ins>
                <w:customXmlInsRangeStart w:id="3684" w:author="peng" w:date="2015-01-26T02:21:00Z"/>
              </w:sdtContent>
            </w:sdt>
            <w:customXmlInsRangeEnd w:id="3684"/>
            <w:ins w:id="3685" w:author="peng" w:date="2015-01-26T02:21:00Z">
              <w:r w:rsidR="00420066">
                <w:t xml:space="preserve">] </w:t>
              </w:r>
              <w:r w:rsidR="00420066">
                <w:fldChar w:fldCharType="begin"/>
              </w:r>
              <w:r w:rsidR="00420066">
                <w:instrText xml:space="preserve"> HYPERLINK \l "_67321fdf-07c5-4b25-973e-2c0c213fa851" \h </w:instrText>
              </w:r>
              <w:r w:rsidR="00420066">
                <w:fldChar w:fldCharType="separate"/>
              </w:r>
              <w:r w:rsidR="00420066">
                <w:rPr>
                  <w:rStyle w:val="af2"/>
                </w:rPr>
                <w:t>TreeNode</w:t>
              </w:r>
              <w:r w:rsidR="00420066">
                <w:rPr>
                  <w:rStyle w:val="af2"/>
                </w:rPr>
                <w:fldChar w:fldCharType="end"/>
              </w:r>
            </w:ins>
          </w:p>
        </w:tc>
        <w:tc>
          <w:tcPr>
            <w:tcW w:w="0" w:type="auto"/>
          </w:tcPr>
          <w:p w14:paraId="37F0F816"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686" w:author="peng" w:date="2015-01-26T02:21:00Z"/>
              </w:rPr>
            </w:pPr>
            <w:customXmlInsRangeStart w:id="3687" w:author="peng" w:date="2015-01-26T02:21:00Z"/>
            <w:sdt>
              <w:sdtPr>
                <w:alias w:val="AssociationEnd NOTE description 0"/>
                <w:tag w:val="f30ffbce-5ef9-47c6-9c47-d8546919c4db"/>
                <w:id w:val="-1310631798"/>
                <w:dataBinding w:xpath="/elements/element[@objid='f30ffbce-5ef9-47c6-9c47-d8546919c4db']/content[@alias='AssociationEnd NOTE description 0']" w:storeItemID="{D35B6978-45B9-4860-8E6E-EDB6F017D2CB}"/>
                <w:text w:multiLine="1"/>
              </w:sdtPr>
              <w:sdtEndPr/>
              <w:sdtContent>
                <w:customXmlInsRangeEnd w:id="3687"/>
                <w:ins w:id="3688" w:author="peng" w:date="2015-01-26T02:21:00Z">
                  <w:r w:rsidR="00420066">
                    <w:t>parent of this node</w:t>
                  </w:r>
                </w:ins>
                <w:customXmlInsRangeStart w:id="3689" w:author="peng" w:date="2015-01-26T02:21:00Z"/>
              </w:sdtContent>
            </w:sdt>
            <w:customXmlInsRangeEnd w:id="3689"/>
          </w:p>
        </w:tc>
      </w:tr>
      <w:tr w:rsidR="00420066" w14:paraId="2C523848" w14:textId="77777777" w:rsidTr="00420066">
        <w:trPr>
          <w:jc w:val="both"/>
          <w:ins w:id="369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D40CF2E" w14:textId="77777777" w:rsidR="00420066" w:rsidRDefault="007D1D13" w:rsidP="00420066">
            <w:pPr>
              <w:rPr>
                <w:ins w:id="3691" w:author="peng" w:date="2015-01-26T02:21:00Z"/>
              </w:rPr>
            </w:pPr>
            <w:customXmlInsRangeStart w:id="3692" w:author="peng" w:date="2015-01-26T02:21:00Z"/>
            <w:sdt>
              <w:sdtPr>
                <w:alias w:val="Association ATTRIBUTE Name"/>
                <w:tag w:val="a421ffee-aeb9-4b9b-80bb-21afd4be00a3"/>
                <w:id w:val="-15231766"/>
                <w:showingPlcHdr/>
                <w:dataBinding w:xpath="/elements/element[@objid='a421ffee-aeb9-4b9b-80bb-21afd4be00a3']/content[@alias='Association ATTRIBUTE Name']" w:storeItemID="{D35B6978-45B9-4860-8E6E-EDB6F017D2CB}"/>
                <w:text w:multiLine="1"/>
              </w:sdtPr>
              <w:sdtEndPr/>
              <w:sdtContent>
                <w:customXmlInsRangeEnd w:id="3692"/>
                <w:ins w:id="3693" w:author="peng" w:date="2015-01-26T02:21:00Z">
                  <w:r w:rsidR="00420066">
                    <w:t xml:space="preserve">     </w:t>
                  </w:r>
                </w:ins>
                <w:customXmlInsRangeStart w:id="3694" w:author="peng" w:date="2015-01-26T02:21:00Z"/>
              </w:sdtContent>
            </w:sdt>
            <w:customXmlInsRangeEnd w:id="3694"/>
            <w:ins w:id="3695" w:author="peng" w:date="2015-01-26T02:21:00Z">
              <w:r w:rsidR="00420066">
                <w:t>-&gt;</w:t>
              </w:r>
            </w:ins>
            <w:customXmlInsRangeStart w:id="3696" w:author="peng" w:date="2015-01-26T02:21:00Z"/>
            <w:sdt>
              <w:sdtPr>
                <w:alias w:val="AssociationEnd ATTRIBUTE Name"/>
                <w:tag w:val="72961c6c-94e5-4036-bb71-43f490662b4a"/>
                <w:id w:val="903718672"/>
                <w:dataBinding w:xpath="/elements/element[@objid='72961c6c-94e5-4036-bb71-43f490662b4a']/content[@alias='AssociationEnd ATTRIBUTE Name']" w:storeItemID="{D35B6978-45B9-4860-8E6E-EDB6F017D2CB}"/>
                <w:text w:multiLine="1"/>
              </w:sdtPr>
              <w:sdtEndPr/>
              <w:sdtContent>
                <w:customXmlInsRangeEnd w:id="3696"/>
                <w:ins w:id="3697" w:author="peng" w:date="2015-01-26T02:21:00Z">
                  <w:r w:rsidR="00420066">
                    <w:t>data</w:t>
                  </w:r>
                </w:ins>
                <w:customXmlInsRangeStart w:id="3698" w:author="peng" w:date="2015-01-26T02:21:00Z"/>
              </w:sdtContent>
            </w:sdt>
            <w:customXmlInsRangeEnd w:id="3698"/>
            <w:ins w:id="3699" w:author="peng" w:date="2015-01-26T02:21:00Z">
              <w:r w:rsidR="00420066">
                <w:t xml:space="preserve"> : [</w:t>
              </w:r>
            </w:ins>
            <w:customXmlInsRangeStart w:id="3700" w:author="peng" w:date="2015-01-26T02:21:00Z"/>
            <w:sdt>
              <w:sdtPr>
                <w:alias w:val="AssociationEnd ATTRIBUTE MultiplicityMin"/>
                <w:tag w:val="72961c6c-94e5-4036-bb71-43f490662b4a"/>
                <w:id w:val="1776445966"/>
                <w:dataBinding w:xpath="/elements/element[@objid='72961c6c-94e5-4036-bb71-43f490662b4a']/content[@alias='AssociationEnd ATTRIBUTE MultiplicityMin']" w:storeItemID="{D35B6978-45B9-4860-8E6E-EDB6F017D2CB}"/>
                <w:text w:multiLine="1"/>
              </w:sdtPr>
              <w:sdtEndPr/>
              <w:sdtContent>
                <w:customXmlInsRangeEnd w:id="3700"/>
                <w:ins w:id="3701" w:author="peng" w:date="2015-01-26T02:21:00Z">
                  <w:r w:rsidR="00420066">
                    <w:t>0</w:t>
                  </w:r>
                </w:ins>
                <w:customXmlInsRangeStart w:id="3702" w:author="peng" w:date="2015-01-26T02:21:00Z"/>
              </w:sdtContent>
            </w:sdt>
            <w:customXmlInsRangeEnd w:id="3702"/>
            <w:ins w:id="3703" w:author="peng" w:date="2015-01-26T02:21:00Z">
              <w:r w:rsidR="00420066">
                <w:t>..</w:t>
              </w:r>
            </w:ins>
            <w:customXmlInsRangeStart w:id="3704" w:author="peng" w:date="2015-01-26T02:21:00Z"/>
            <w:sdt>
              <w:sdtPr>
                <w:alias w:val="AssociationEnd ATTRIBUTE MultiplicityMax"/>
                <w:tag w:val="72961c6c-94e5-4036-bb71-43f490662b4a"/>
                <w:id w:val="-194777797"/>
                <w:dataBinding w:xpath="/elements/element[@objid='72961c6c-94e5-4036-bb71-43f490662b4a']/content[@alias='AssociationEnd ATTRIBUTE MultiplicityMax']" w:storeItemID="{D35B6978-45B9-4860-8E6E-EDB6F017D2CB}"/>
                <w:text w:multiLine="1"/>
              </w:sdtPr>
              <w:sdtEndPr/>
              <w:sdtContent>
                <w:customXmlInsRangeEnd w:id="3704"/>
                <w:ins w:id="3705" w:author="peng" w:date="2015-01-26T02:21:00Z">
                  <w:r w:rsidR="00420066">
                    <w:t>*</w:t>
                  </w:r>
                </w:ins>
                <w:customXmlInsRangeStart w:id="3706" w:author="peng" w:date="2015-01-26T02:21:00Z"/>
              </w:sdtContent>
            </w:sdt>
            <w:customXmlInsRangeEnd w:id="3706"/>
            <w:ins w:id="3707" w:author="peng" w:date="2015-01-26T02:21:00Z">
              <w:r w:rsidR="00420066">
                <w:t xml:space="preserve">] </w:t>
              </w:r>
              <w:r w:rsidR="00420066">
                <w:fldChar w:fldCharType="begin"/>
              </w:r>
              <w:r w:rsidR="00420066">
                <w:instrText xml:space="preserve"> HYPERLINK \l "_4ccce523-4653-4dc2-a5bc-b4bfbbe95a34" \h </w:instrText>
              </w:r>
              <w:r w:rsidR="00420066">
                <w:fldChar w:fldCharType="separate"/>
              </w:r>
              <w:r w:rsidR="00420066">
                <w:rPr>
                  <w:rStyle w:val="af2"/>
                </w:rPr>
                <w:t>DataVector</w:t>
              </w:r>
              <w:r w:rsidR="00420066">
                <w:rPr>
                  <w:rStyle w:val="af2"/>
                </w:rPr>
                <w:fldChar w:fldCharType="end"/>
              </w:r>
            </w:ins>
          </w:p>
        </w:tc>
        <w:tc>
          <w:tcPr>
            <w:tcW w:w="0" w:type="auto"/>
          </w:tcPr>
          <w:p w14:paraId="2A58D0E2"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708" w:author="peng" w:date="2015-01-26T02:21:00Z"/>
              </w:rPr>
            </w:pPr>
            <w:customXmlInsRangeStart w:id="3709" w:author="peng" w:date="2015-01-26T02:21:00Z"/>
            <w:sdt>
              <w:sdtPr>
                <w:alias w:val="AssociationEnd NOTE description 0"/>
                <w:tag w:val="72961c6c-94e5-4036-bb71-43f490662b4a"/>
                <w:id w:val="1309437458"/>
                <w:dataBinding w:xpath="/elements/element[@objid='72961c6c-94e5-4036-bb71-43f490662b4a']/content[@alias='AssociationEnd NOTE description 0']" w:storeItemID="{D35B6978-45B9-4860-8E6E-EDB6F017D2CB}"/>
                <w:text w:multiLine="1"/>
              </w:sdtPr>
              <w:sdtEndPr/>
              <w:sdtContent>
                <w:customXmlInsRangeEnd w:id="3709"/>
                <w:ins w:id="3710" w:author="peng" w:date="2015-01-26T02:21:00Z">
                  <w:r w:rsidR="00420066">
                    <w:t>data at current level</w:t>
                  </w:r>
                </w:ins>
                <w:customXmlInsRangeStart w:id="3711" w:author="peng" w:date="2015-01-26T02:21:00Z"/>
              </w:sdtContent>
            </w:sdt>
            <w:customXmlInsRangeEnd w:id="3711"/>
          </w:p>
        </w:tc>
      </w:tr>
    </w:tbl>
    <w:p w14:paraId="6945F540" w14:textId="77777777" w:rsidR="00420066" w:rsidRDefault="00420066" w:rsidP="00420066">
      <w:pPr>
        <w:pStyle w:val="af4"/>
        <w:rPr>
          <w:ins w:id="3712" w:author="peng" w:date="2015-01-26T02:21:00Z"/>
        </w:rPr>
      </w:pPr>
      <w:ins w:id="3713" w:author="peng" w:date="2015-01-26T02:21:00Z">
        <w:r>
          <w:t>Table </w:t>
        </w:r>
        <w:r>
          <w:fldChar w:fldCharType="begin"/>
        </w:r>
        <w:r>
          <w:instrText>SEQ Table \* ARABIC</w:instrText>
        </w:r>
        <w:r>
          <w:fldChar w:fldCharType="separate"/>
        </w:r>
      </w:ins>
      <w:ins w:id="3714" w:author="peng" w:date="2015-01-26T03:23:00Z">
        <w:r w:rsidR="00EA58DD">
          <w:rPr>
            <w:noProof/>
          </w:rPr>
          <w:t>23</w:t>
        </w:r>
      </w:ins>
      <w:ins w:id="3715" w:author="peng" w:date="2015-01-26T02:21:00Z">
        <w:r>
          <w:fldChar w:fldCharType="end"/>
        </w:r>
        <w:r>
          <w:t> Associations of Class "TreeNode"</w:t>
        </w:r>
      </w:ins>
    </w:p>
    <w:p w14:paraId="3BDE82F3" w14:textId="77777777" w:rsidR="00420066" w:rsidRDefault="00420066" w:rsidP="00420066">
      <w:pPr>
        <w:pStyle w:val="1"/>
        <w:pageBreakBefore/>
        <w:rPr>
          <w:ins w:id="3716" w:author="peng" w:date="2015-01-26T02:21:00Z"/>
        </w:rPr>
      </w:pPr>
      <w:bookmarkStart w:id="3717" w:name="_Toc410005062"/>
      <w:ins w:id="3718" w:author="peng" w:date="2015-01-26T02:21:00Z">
        <w:r>
          <w:lastRenderedPageBreak/>
          <w:t>Package "</w:t>
        </w:r>
      </w:ins>
      <w:customXmlInsRangeStart w:id="3719" w:author="peng" w:date="2015-01-26T02:21:00Z"/>
      <w:sdt>
        <w:sdtPr>
          <w:alias w:val="Package ATTRIBUTE Name"/>
          <w:tag w:val="ffda6e8b-f5ec-48e6-9347-56af0b87eb91"/>
          <w:id w:val="-37513713"/>
          <w:dataBinding w:xpath="/elements/element[@objid='ffda6e8b-f5ec-48e6-9347-56af0b87eb91']/content[@alias='Package ATTRIBUTE Name']" w:storeItemID="{D35B6978-45B9-4860-8E6E-EDB6F017D2CB}"/>
          <w:text w:multiLine="1"/>
        </w:sdtPr>
        <w:sdtEndPr/>
        <w:sdtContent>
          <w:customXmlInsRangeEnd w:id="3719"/>
          <w:ins w:id="3720" w:author="peng" w:date="2015-01-26T02:21:00Z">
            <w:r>
              <w:t>RandomForest</w:t>
            </w:r>
          </w:ins>
          <w:customXmlInsRangeStart w:id="3721" w:author="peng" w:date="2015-01-26T02:21:00Z"/>
        </w:sdtContent>
      </w:sdt>
      <w:customXmlInsRangeEnd w:id="3721"/>
      <w:ins w:id="3722" w:author="peng" w:date="2015-01-26T02:21:00Z">
        <w:r>
          <w:t>"</w:t>
        </w:r>
        <w:bookmarkEnd w:id="3717"/>
      </w:ins>
    </w:p>
    <w:p w14:paraId="625270ED" w14:textId="77777777" w:rsidR="00420066" w:rsidRDefault="00420066" w:rsidP="00420066">
      <w:pPr>
        <w:pStyle w:val="ab"/>
        <w:rPr>
          <w:ins w:id="3723" w:author="peng" w:date="2015-01-26T02:21:00Z"/>
          <w:rStyle w:val="ae"/>
        </w:rPr>
      </w:pPr>
      <w:ins w:id="3724" w:author="peng" w:date="2015-01-26T02:21:00Z">
        <w:r>
          <w:rPr>
            <w:rStyle w:val="ae"/>
          </w:rPr>
          <w:t xml:space="preserve">from Package </w:t>
        </w:r>
      </w:ins>
      <w:customXmlInsRangeStart w:id="3725" w:author="peng" w:date="2015-01-26T02:21:00Z"/>
      <w:sdt>
        <w:sdtPr>
          <w:rPr>
            <w:rStyle w:val="ae"/>
          </w:rPr>
          <w:alias w:val="Package ATTRIBUTE Name"/>
          <w:tag w:val="3dcb2c09-2a32-475f-982a-7933da523875"/>
          <w:id w:val="226422491"/>
          <w:dataBinding w:xpath="/elements/element[@objid='3dcb2c09-2a32-475f-982a-7933da523875']/content[@alias='Package ATTRIBUTE Name']" w:storeItemID="{D35B6978-45B9-4860-8E6E-EDB6F017D2CB}"/>
          <w:text w:multiLine="1"/>
        </w:sdtPr>
        <w:sdtEndPr>
          <w:rPr>
            <w:rStyle w:val="ae"/>
          </w:rPr>
        </w:sdtEndPr>
        <w:sdtContent>
          <w:customXmlInsRangeEnd w:id="3725"/>
          <w:ins w:id="3726" w:author="peng" w:date="2015-01-26T02:21:00Z">
            <w:r>
              <w:rPr>
                <w:rStyle w:val="ae"/>
              </w:rPr>
              <w:t>gforge</w:t>
            </w:r>
          </w:ins>
          <w:customXmlInsRangeStart w:id="3727" w:author="peng" w:date="2015-01-26T02:21:00Z"/>
        </w:sdtContent>
      </w:sdt>
      <w:customXmlInsRangeEnd w:id="3727"/>
      <w:ins w:id="3728" w:author="peng" w:date="2015-01-26T02:21:00Z">
        <w:r>
          <w:rPr>
            <w:rStyle w:val="ae"/>
          </w:rPr>
          <w:t>.</w:t>
        </w:r>
        <w:r>
          <w:fldChar w:fldCharType="begin"/>
        </w:r>
        <w:r>
          <w:instrText xml:space="preserve"> HYPERLINK \l "_3c0eec90-a163-4364-8ec1-855c885b184b" \h </w:instrText>
        </w:r>
        <w:r>
          <w:fldChar w:fldCharType="separate"/>
        </w:r>
        <w:r>
          <w:rPr>
            <w:rStyle w:val="af2"/>
          </w:rPr>
          <w:t>RandomForestHOG</w:t>
        </w:r>
        <w:r>
          <w:rPr>
            <w:rStyle w:val="af2"/>
          </w:rPr>
          <w:fldChar w:fldCharType="end"/>
        </w:r>
      </w:ins>
    </w:p>
    <w:p w14:paraId="086EBF40" w14:textId="2E57048B" w:rsidR="00420066" w:rsidRDefault="00420066">
      <w:pPr>
        <w:pStyle w:val="Texte"/>
        <w:rPr>
          <w:ins w:id="3729" w:author="peng" w:date="2015-01-26T02:35:00Z"/>
        </w:rPr>
        <w:pPrChange w:id="3730" w:author="peng" w:date="2015-01-26T02:35:00Z">
          <w:pPr>
            <w:pStyle w:val="ab"/>
          </w:pPr>
        </w:pPrChange>
      </w:pPr>
      <w:ins w:id="3731" w:author="peng" w:date="2015-01-26T02:21:00Z">
        <w:r>
          <w:t xml:space="preserve">Stereotypes: </w:t>
        </w:r>
      </w:ins>
      <w:customXmlInsRangeStart w:id="3732" w:author="peng" w:date="2015-01-26T02:21:00Z"/>
      <w:sdt>
        <w:sdtPr>
          <w:alias w:val="Stereotype ATTRIBUTE Name"/>
          <w:tag w:val="01ec23a8-0000-0126-0000-000000000000"/>
          <w:id w:val="-1516220964"/>
          <w:dataBinding w:xpath="/elements/element[@objid='01ec23a8-0000-0126-0000-000000000000']/content[@alias='Stereotype ATTRIBUTE Name']" w:storeItemID="{D35B6978-45B9-4860-8E6E-EDB6F017D2CB}"/>
          <w:text w:multiLine="1"/>
        </w:sdtPr>
        <w:sdtEndPr/>
        <w:sdtContent>
          <w:customXmlInsRangeEnd w:id="3732"/>
          <w:ins w:id="3733" w:author="peng" w:date="2015-01-26T02:21:00Z">
            <w:r>
              <w:t>Java Package</w:t>
            </w:r>
          </w:ins>
          <w:customXmlInsRangeStart w:id="3734" w:author="peng" w:date="2015-01-26T02:21:00Z"/>
        </w:sdtContent>
      </w:sdt>
      <w:customXmlInsRangeEnd w:id="3734"/>
    </w:p>
    <w:p w14:paraId="5B561C44" w14:textId="77777777" w:rsidR="00520160" w:rsidRDefault="00520160">
      <w:pPr>
        <w:pStyle w:val="Texte"/>
        <w:rPr>
          <w:ins w:id="3735" w:author="peng" w:date="2015-01-26T02:35:00Z"/>
        </w:rPr>
        <w:pPrChange w:id="3736" w:author="peng" w:date="2015-01-26T02:35:00Z">
          <w:pPr>
            <w:pStyle w:val="ab"/>
          </w:pPr>
        </w:pPrChange>
      </w:pPr>
    </w:p>
    <w:p w14:paraId="336BB6DB" w14:textId="77777777" w:rsidR="00520160" w:rsidRDefault="00520160">
      <w:pPr>
        <w:pStyle w:val="Texte"/>
        <w:rPr>
          <w:ins w:id="3737" w:author="peng" w:date="2015-01-26T02:21:00Z"/>
        </w:rPr>
        <w:pPrChange w:id="3738" w:author="peng" w:date="2015-01-26T02:35:00Z">
          <w:pPr>
            <w:pStyle w:val="ab"/>
          </w:pPr>
        </w:pPrChange>
      </w:pPr>
    </w:p>
    <w:tbl>
      <w:tblPr>
        <w:tblStyle w:val="-1"/>
        <w:tblW w:w="5000" w:type="pct"/>
        <w:jc w:val="both"/>
        <w:tblLook w:val="04A0" w:firstRow="1" w:lastRow="0" w:firstColumn="1" w:lastColumn="0" w:noHBand="0" w:noVBand="1"/>
      </w:tblPr>
      <w:tblGrid>
        <w:gridCol w:w="2782"/>
        <w:gridCol w:w="6270"/>
      </w:tblGrid>
      <w:tr w:rsidR="00420066" w14:paraId="18E568E0" w14:textId="77777777" w:rsidTr="00420066">
        <w:trPr>
          <w:cnfStyle w:val="100000000000" w:firstRow="1" w:lastRow="0" w:firstColumn="0" w:lastColumn="0" w:oddVBand="0" w:evenVBand="0" w:oddHBand="0" w:evenHBand="0" w:firstRowFirstColumn="0" w:firstRowLastColumn="0" w:lastRowFirstColumn="0" w:lastRowLastColumn="0"/>
          <w:tblHeader/>
          <w:jc w:val="both"/>
          <w:ins w:id="373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BAB9DFE" w14:textId="77777777" w:rsidR="00420066" w:rsidRDefault="00420066" w:rsidP="00420066">
            <w:pPr>
              <w:jc w:val="center"/>
              <w:rPr>
                <w:ins w:id="3740" w:author="peng" w:date="2015-01-26T02:21:00Z"/>
              </w:rPr>
            </w:pPr>
            <w:ins w:id="3741" w:author="peng" w:date="2015-01-26T02:21:00Z">
              <w:r>
                <w:t>Name</w:t>
              </w:r>
            </w:ins>
          </w:p>
        </w:tc>
        <w:tc>
          <w:tcPr>
            <w:tcW w:w="0" w:type="auto"/>
          </w:tcPr>
          <w:p w14:paraId="21D8E567"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3742" w:author="peng" w:date="2015-01-26T02:21:00Z"/>
              </w:rPr>
            </w:pPr>
            <w:ins w:id="3743" w:author="peng" w:date="2015-01-26T02:21:00Z">
              <w:r>
                <w:t>Summary</w:t>
              </w:r>
            </w:ins>
          </w:p>
        </w:tc>
      </w:tr>
      <w:tr w:rsidR="00420066" w14:paraId="79697FD8" w14:textId="77777777" w:rsidTr="00420066">
        <w:trPr>
          <w:cnfStyle w:val="000000100000" w:firstRow="0" w:lastRow="0" w:firstColumn="0" w:lastColumn="0" w:oddVBand="0" w:evenVBand="0" w:oddHBand="1" w:evenHBand="0" w:firstRowFirstColumn="0" w:firstRowLastColumn="0" w:lastRowFirstColumn="0" w:lastRowLastColumn="0"/>
          <w:jc w:val="both"/>
          <w:ins w:id="374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3F525A7" w14:textId="77777777" w:rsidR="00420066" w:rsidRDefault="00420066" w:rsidP="00420066">
            <w:pPr>
              <w:rPr>
                <w:ins w:id="3745" w:author="peng" w:date="2015-01-26T02:21:00Z"/>
              </w:rPr>
            </w:pPr>
            <w:ins w:id="3746" w:author="peng" w:date="2015-01-26T02:21:00Z">
              <w:r>
                <w:fldChar w:fldCharType="begin"/>
              </w:r>
              <w:r>
                <w:instrText xml:space="preserve"> HYPERLINK \l "_81236832-24f2-4e63-9b25-09e05cf5c4b1" \h </w:instrText>
              </w:r>
              <w:r>
                <w:fldChar w:fldCharType="separate"/>
              </w:r>
              <w:r>
                <w:rPr>
                  <w:rStyle w:val="af2"/>
                </w:rPr>
                <w:t>RandomForest</w:t>
              </w:r>
              <w:r>
                <w:rPr>
                  <w:rStyle w:val="af2"/>
                </w:rPr>
                <w:fldChar w:fldCharType="end"/>
              </w:r>
            </w:ins>
          </w:p>
        </w:tc>
        <w:tc>
          <w:tcPr>
            <w:tcW w:w="0" w:type="auto"/>
          </w:tcPr>
          <w:p w14:paraId="5EB24E0F"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747" w:author="peng" w:date="2015-01-26T02:21:00Z"/>
              </w:rPr>
            </w:pPr>
            <w:customXmlInsRangeStart w:id="3748" w:author="peng" w:date="2015-01-26T02:21:00Z"/>
            <w:sdt>
              <w:sdtPr>
                <w:alias w:val="Class NOTE summary 0"/>
                <w:tag w:val="81236832-24f2-4e63-9b25-09e05cf5c4b1"/>
                <w:id w:val="1015194903"/>
                <w:dataBinding w:xpath="/elements/element[@objid='81236832-24f2-4e63-9b25-09e05cf5c4b1']/content[@alias='Class NOTE summary 0']" w:storeItemID="{D35B6978-45B9-4860-8E6E-EDB6F017D2CB}"/>
                <w:text w:multiLine="1"/>
              </w:sdtPr>
              <w:sdtEndPr/>
              <w:sdtContent>
                <w:customXmlInsRangeEnd w:id="3748"/>
                <w:ins w:id="3749" w:author="peng" w:date="2015-01-26T02:21:00Z">
                  <w:r w:rsidR="00420066">
                    <w:t>Class define the classifier generated by random forest.</w:t>
                  </w:r>
                </w:ins>
                <w:customXmlInsRangeStart w:id="3750" w:author="peng" w:date="2015-01-26T02:21:00Z"/>
              </w:sdtContent>
            </w:sdt>
            <w:customXmlInsRangeEnd w:id="3750"/>
          </w:p>
        </w:tc>
      </w:tr>
      <w:tr w:rsidR="00420066" w14:paraId="1F1054BB" w14:textId="77777777" w:rsidTr="00420066">
        <w:trPr>
          <w:jc w:val="both"/>
          <w:ins w:id="375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F5A7EF9" w14:textId="77777777" w:rsidR="00420066" w:rsidRDefault="00420066" w:rsidP="00420066">
            <w:pPr>
              <w:rPr>
                <w:ins w:id="3752" w:author="peng" w:date="2015-01-26T02:21:00Z"/>
              </w:rPr>
            </w:pPr>
            <w:ins w:id="3753" w:author="peng" w:date="2015-01-26T02:21:00Z">
              <w:r>
                <w:fldChar w:fldCharType="begin"/>
              </w:r>
              <w:r>
                <w:instrText xml:space="preserve"> HYPERLINK \l "_f13ea57b-2648-48bf-8e5e-b1319a05eaba" \h </w:instrText>
              </w:r>
              <w:r>
                <w:fldChar w:fldCharType="separate"/>
              </w:r>
              <w:r>
                <w:rPr>
                  <w:rStyle w:val="af2"/>
                </w:rPr>
                <w:t>RandomForestLearner</w:t>
              </w:r>
              <w:r>
                <w:rPr>
                  <w:rStyle w:val="af2"/>
                </w:rPr>
                <w:fldChar w:fldCharType="end"/>
              </w:r>
            </w:ins>
          </w:p>
        </w:tc>
        <w:tc>
          <w:tcPr>
            <w:tcW w:w="0" w:type="auto"/>
          </w:tcPr>
          <w:p w14:paraId="2DC5F9E3"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754" w:author="peng" w:date="2015-01-26T02:21:00Z"/>
              </w:rPr>
            </w:pPr>
            <w:customXmlInsRangeStart w:id="3755" w:author="peng" w:date="2015-01-26T02:21:00Z"/>
            <w:sdt>
              <w:sdtPr>
                <w:alias w:val="Class NOTE summary 0"/>
                <w:tag w:val="f13ea57b-2648-48bf-8e5e-b1319a05eaba"/>
                <w:id w:val="-1261832678"/>
                <w:dataBinding w:xpath="/elements/element[@objid='f13ea57b-2648-48bf-8e5e-b1319a05eaba']/content[@alias='Class NOTE summary 0']" w:storeItemID="{D35B6978-45B9-4860-8E6E-EDB6F017D2CB}"/>
                <w:text w:multiLine="1"/>
              </w:sdtPr>
              <w:sdtEndPr/>
              <w:sdtContent>
                <w:customXmlInsRangeEnd w:id="3755"/>
                <w:ins w:id="3756" w:author="peng" w:date="2015-01-26T02:21:00Z">
                  <w:r w:rsidR="00420066">
                    <w:t>Class responsible for random forest learning</w:t>
                  </w:r>
                </w:ins>
                <w:customXmlInsRangeStart w:id="3757" w:author="peng" w:date="2015-01-26T02:21:00Z"/>
              </w:sdtContent>
            </w:sdt>
            <w:customXmlInsRangeEnd w:id="3757"/>
          </w:p>
        </w:tc>
      </w:tr>
      <w:tr w:rsidR="00420066" w14:paraId="4287BFFA" w14:textId="77777777" w:rsidTr="00420066">
        <w:trPr>
          <w:cnfStyle w:val="000000100000" w:firstRow="0" w:lastRow="0" w:firstColumn="0" w:lastColumn="0" w:oddVBand="0" w:evenVBand="0" w:oddHBand="1" w:evenHBand="0" w:firstRowFirstColumn="0" w:firstRowLastColumn="0" w:lastRowFirstColumn="0" w:lastRowLastColumn="0"/>
          <w:jc w:val="both"/>
          <w:ins w:id="375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08F468D" w14:textId="77777777" w:rsidR="00420066" w:rsidRDefault="00420066" w:rsidP="00420066">
            <w:pPr>
              <w:rPr>
                <w:ins w:id="3759" w:author="peng" w:date="2015-01-26T02:21:00Z"/>
              </w:rPr>
            </w:pPr>
            <w:ins w:id="3760" w:author="peng" w:date="2015-01-26T02:21:00Z">
              <w:r>
                <w:fldChar w:fldCharType="begin"/>
              </w:r>
              <w:r>
                <w:instrText xml:space="preserve"> HYPERLINK \l "_9529dee4-15ba-48ea-911d-4b1953bb1a0a" \h </w:instrText>
              </w:r>
              <w:r>
                <w:fldChar w:fldCharType="separate"/>
              </w:r>
              <w:r>
                <w:rPr>
                  <w:rStyle w:val="af2"/>
                </w:rPr>
                <w:t>MainRun</w:t>
              </w:r>
              <w:r>
                <w:rPr>
                  <w:rStyle w:val="af2"/>
                </w:rPr>
                <w:fldChar w:fldCharType="end"/>
              </w:r>
            </w:ins>
          </w:p>
        </w:tc>
        <w:tc>
          <w:tcPr>
            <w:tcW w:w="0" w:type="auto"/>
          </w:tcPr>
          <w:p w14:paraId="2392670A"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761" w:author="peng" w:date="2015-01-26T02:21:00Z"/>
              </w:rPr>
            </w:pPr>
            <w:customXmlInsRangeStart w:id="3762" w:author="peng" w:date="2015-01-26T02:21:00Z"/>
            <w:sdt>
              <w:sdtPr>
                <w:alias w:val="Class NOTE summary 0"/>
                <w:tag w:val="9529dee4-15ba-48ea-911d-4b1953bb1a0a"/>
                <w:id w:val="-1503506846"/>
                <w:dataBinding w:xpath="/elements/element[@objid='9529dee4-15ba-48ea-911d-4b1953bb1a0a']/content[@alias='Class NOTE summary 0']" w:storeItemID="{D35B6978-45B9-4860-8E6E-EDB6F017D2CB}"/>
                <w:text w:multiLine="1"/>
              </w:sdtPr>
              <w:sdtEndPr/>
              <w:sdtContent>
                <w:customXmlInsRangeEnd w:id="3762"/>
                <w:ins w:id="3763" w:author="peng" w:date="2015-01-26T02:21:00Z">
                  <w:r w:rsidR="00420066">
                    <w:t>Main class</w:t>
                  </w:r>
                </w:ins>
                <w:customXmlInsRangeStart w:id="3764" w:author="peng" w:date="2015-01-26T02:21:00Z"/>
              </w:sdtContent>
            </w:sdt>
            <w:customXmlInsRangeEnd w:id="3764"/>
          </w:p>
        </w:tc>
      </w:tr>
    </w:tbl>
    <w:p w14:paraId="6CDCAF63" w14:textId="77777777" w:rsidR="00420066" w:rsidRDefault="00420066" w:rsidP="00420066">
      <w:pPr>
        <w:pStyle w:val="af4"/>
        <w:rPr>
          <w:ins w:id="3765" w:author="peng" w:date="2015-01-26T02:36:00Z"/>
        </w:rPr>
      </w:pPr>
      <w:ins w:id="3766" w:author="peng" w:date="2015-01-26T02:21:00Z">
        <w:r>
          <w:t>Table </w:t>
        </w:r>
        <w:r>
          <w:fldChar w:fldCharType="begin"/>
        </w:r>
        <w:r>
          <w:instrText>SEQ Table \* ARABIC</w:instrText>
        </w:r>
        <w:r>
          <w:fldChar w:fldCharType="separate"/>
        </w:r>
      </w:ins>
      <w:ins w:id="3767" w:author="peng" w:date="2015-01-26T03:23:00Z">
        <w:r w:rsidR="00EA58DD">
          <w:rPr>
            <w:noProof/>
          </w:rPr>
          <w:t>24</w:t>
        </w:r>
      </w:ins>
      <w:ins w:id="3768" w:author="peng" w:date="2015-01-26T02:21:00Z">
        <w:r>
          <w:fldChar w:fldCharType="end"/>
        </w:r>
        <w:r>
          <w:t> Owned Classes of Package "RandomForest"</w:t>
        </w:r>
      </w:ins>
    </w:p>
    <w:p w14:paraId="003F7623" w14:textId="77777777" w:rsidR="00520160" w:rsidRDefault="00520160">
      <w:pPr>
        <w:rPr>
          <w:ins w:id="3769" w:author="peng" w:date="2015-01-26T02:36:00Z"/>
        </w:rPr>
        <w:pPrChange w:id="3770" w:author="peng" w:date="2015-01-26T02:36:00Z">
          <w:pPr>
            <w:pStyle w:val="af4"/>
          </w:pPr>
        </w:pPrChange>
      </w:pPr>
    </w:p>
    <w:p w14:paraId="1DA3D1B1" w14:textId="77777777" w:rsidR="00520160" w:rsidRDefault="00520160">
      <w:pPr>
        <w:rPr>
          <w:ins w:id="3771" w:author="peng" w:date="2015-01-26T02:36:00Z"/>
        </w:rPr>
        <w:pPrChange w:id="3772" w:author="peng" w:date="2015-01-26T02:36:00Z">
          <w:pPr>
            <w:pStyle w:val="af4"/>
          </w:pPr>
        </w:pPrChange>
      </w:pPr>
    </w:p>
    <w:p w14:paraId="30B036E4" w14:textId="77777777" w:rsidR="00520160" w:rsidRDefault="00520160">
      <w:pPr>
        <w:rPr>
          <w:ins w:id="3773" w:author="peng" w:date="2015-01-26T02:36:00Z"/>
        </w:rPr>
        <w:pPrChange w:id="3774" w:author="peng" w:date="2015-01-26T02:36:00Z">
          <w:pPr>
            <w:pStyle w:val="af4"/>
          </w:pPr>
        </w:pPrChange>
      </w:pPr>
    </w:p>
    <w:p w14:paraId="7336848B" w14:textId="77777777" w:rsidR="00520160" w:rsidRDefault="00520160">
      <w:pPr>
        <w:rPr>
          <w:ins w:id="3775" w:author="peng" w:date="2015-01-26T02:36:00Z"/>
        </w:rPr>
        <w:pPrChange w:id="3776" w:author="peng" w:date="2015-01-26T02:36:00Z">
          <w:pPr>
            <w:pStyle w:val="af4"/>
          </w:pPr>
        </w:pPrChange>
      </w:pPr>
    </w:p>
    <w:p w14:paraId="0D87BFC9" w14:textId="77777777" w:rsidR="00520160" w:rsidRDefault="00520160">
      <w:pPr>
        <w:rPr>
          <w:ins w:id="3777" w:author="peng" w:date="2015-01-26T02:36:00Z"/>
        </w:rPr>
        <w:pPrChange w:id="3778" w:author="peng" w:date="2015-01-26T02:36:00Z">
          <w:pPr>
            <w:pStyle w:val="af4"/>
          </w:pPr>
        </w:pPrChange>
      </w:pPr>
    </w:p>
    <w:p w14:paraId="2BD53C17" w14:textId="77777777" w:rsidR="00520160" w:rsidRDefault="00520160">
      <w:pPr>
        <w:rPr>
          <w:ins w:id="3779" w:author="peng" w:date="2015-01-26T02:36:00Z"/>
        </w:rPr>
        <w:pPrChange w:id="3780" w:author="peng" w:date="2015-01-26T02:36:00Z">
          <w:pPr>
            <w:pStyle w:val="af4"/>
          </w:pPr>
        </w:pPrChange>
      </w:pPr>
    </w:p>
    <w:p w14:paraId="2E6F0F6E" w14:textId="77777777" w:rsidR="00520160" w:rsidRDefault="00520160">
      <w:pPr>
        <w:rPr>
          <w:ins w:id="3781" w:author="peng" w:date="2015-01-26T02:36:00Z"/>
        </w:rPr>
        <w:pPrChange w:id="3782" w:author="peng" w:date="2015-01-26T02:36:00Z">
          <w:pPr>
            <w:pStyle w:val="af4"/>
          </w:pPr>
        </w:pPrChange>
      </w:pPr>
    </w:p>
    <w:p w14:paraId="75AFB6F7" w14:textId="77777777" w:rsidR="00520160" w:rsidRDefault="00520160">
      <w:pPr>
        <w:rPr>
          <w:ins w:id="3783" w:author="peng" w:date="2015-01-26T02:36:00Z"/>
        </w:rPr>
        <w:pPrChange w:id="3784" w:author="peng" w:date="2015-01-26T02:36:00Z">
          <w:pPr>
            <w:pStyle w:val="af4"/>
          </w:pPr>
        </w:pPrChange>
      </w:pPr>
    </w:p>
    <w:p w14:paraId="710B10EC" w14:textId="77777777" w:rsidR="00520160" w:rsidRDefault="00520160">
      <w:pPr>
        <w:rPr>
          <w:ins w:id="3785" w:author="peng" w:date="2015-01-26T02:36:00Z"/>
        </w:rPr>
        <w:pPrChange w:id="3786" w:author="peng" w:date="2015-01-26T02:36:00Z">
          <w:pPr>
            <w:pStyle w:val="af4"/>
          </w:pPr>
        </w:pPrChange>
      </w:pPr>
    </w:p>
    <w:p w14:paraId="50951CDA" w14:textId="77777777" w:rsidR="00520160" w:rsidRDefault="00520160">
      <w:pPr>
        <w:rPr>
          <w:ins w:id="3787" w:author="peng" w:date="2015-01-26T02:36:00Z"/>
        </w:rPr>
        <w:pPrChange w:id="3788" w:author="peng" w:date="2015-01-26T02:36:00Z">
          <w:pPr>
            <w:pStyle w:val="af4"/>
          </w:pPr>
        </w:pPrChange>
      </w:pPr>
    </w:p>
    <w:p w14:paraId="0380BF6D" w14:textId="77777777" w:rsidR="00520160" w:rsidRDefault="00520160">
      <w:pPr>
        <w:rPr>
          <w:ins w:id="3789" w:author="peng" w:date="2015-01-26T02:36:00Z"/>
        </w:rPr>
        <w:pPrChange w:id="3790" w:author="peng" w:date="2015-01-26T02:36:00Z">
          <w:pPr>
            <w:pStyle w:val="af4"/>
          </w:pPr>
        </w:pPrChange>
      </w:pPr>
    </w:p>
    <w:p w14:paraId="7D3C5F1B" w14:textId="77777777" w:rsidR="00520160" w:rsidRDefault="00520160">
      <w:pPr>
        <w:rPr>
          <w:ins w:id="3791" w:author="peng" w:date="2015-01-26T02:36:00Z"/>
        </w:rPr>
        <w:pPrChange w:id="3792" w:author="peng" w:date="2015-01-26T02:36:00Z">
          <w:pPr>
            <w:pStyle w:val="af4"/>
          </w:pPr>
        </w:pPrChange>
      </w:pPr>
    </w:p>
    <w:p w14:paraId="10199CF3" w14:textId="77777777" w:rsidR="00520160" w:rsidRDefault="00520160">
      <w:pPr>
        <w:rPr>
          <w:ins w:id="3793" w:author="peng" w:date="2015-01-26T02:36:00Z"/>
        </w:rPr>
        <w:pPrChange w:id="3794" w:author="peng" w:date="2015-01-26T02:36:00Z">
          <w:pPr>
            <w:pStyle w:val="af4"/>
          </w:pPr>
        </w:pPrChange>
      </w:pPr>
    </w:p>
    <w:p w14:paraId="41A6DFC8" w14:textId="77777777" w:rsidR="00520160" w:rsidRDefault="00520160">
      <w:pPr>
        <w:rPr>
          <w:ins w:id="3795" w:author="peng" w:date="2015-01-26T02:36:00Z"/>
        </w:rPr>
        <w:pPrChange w:id="3796" w:author="peng" w:date="2015-01-26T02:36:00Z">
          <w:pPr>
            <w:pStyle w:val="af4"/>
          </w:pPr>
        </w:pPrChange>
      </w:pPr>
    </w:p>
    <w:p w14:paraId="68930EEA" w14:textId="77777777" w:rsidR="00520160" w:rsidRDefault="00520160">
      <w:pPr>
        <w:rPr>
          <w:ins w:id="3797" w:author="peng" w:date="2015-01-26T02:36:00Z"/>
        </w:rPr>
        <w:pPrChange w:id="3798" w:author="peng" w:date="2015-01-26T02:36:00Z">
          <w:pPr>
            <w:pStyle w:val="af4"/>
          </w:pPr>
        </w:pPrChange>
      </w:pPr>
    </w:p>
    <w:p w14:paraId="6CB00D48" w14:textId="77777777" w:rsidR="00520160" w:rsidRDefault="00520160">
      <w:pPr>
        <w:rPr>
          <w:ins w:id="3799" w:author="peng" w:date="2015-01-26T02:36:00Z"/>
        </w:rPr>
        <w:pPrChange w:id="3800" w:author="peng" w:date="2015-01-26T02:36:00Z">
          <w:pPr>
            <w:pStyle w:val="af4"/>
          </w:pPr>
        </w:pPrChange>
      </w:pPr>
    </w:p>
    <w:p w14:paraId="38FA8109" w14:textId="77777777" w:rsidR="00520160" w:rsidRPr="00EA58DD" w:rsidRDefault="00520160">
      <w:pPr>
        <w:rPr>
          <w:ins w:id="3801" w:author="peng" w:date="2015-01-26T02:21:00Z"/>
        </w:rPr>
        <w:pPrChange w:id="3802" w:author="peng" w:date="2015-01-26T02:36:00Z">
          <w:pPr>
            <w:pStyle w:val="af4"/>
          </w:pPr>
        </w:pPrChange>
      </w:pPr>
    </w:p>
    <w:p w14:paraId="69415370" w14:textId="77777777" w:rsidR="00420066" w:rsidRDefault="00420066" w:rsidP="00420066">
      <w:pPr>
        <w:pStyle w:val="2"/>
        <w:rPr>
          <w:ins w:id="3803" w:author="peng" w:date="2015-01-26T02:21:00Z"/>
        </w:rPr>
      </w:pPr>
      <w:bookmarkStart w:id="3804" w:name="_81236832-24f2-4e63-9b25-09e05cf5c4b1"/>
      <w:bookmarkStart w:id="3805" w:name="_Toc410005063"/>
      <w:ins w:id="3806" w:author="peng" w:date="2015-01-26T02:21:00Z">
        <w:r>
          <w:lastRenderedPageBreak/>
          <w:t>Class "</w:t>
        </w:r>
      </w:ins>
      <w:customXmlInsRangeStart w:id="3807" w:author="peng" w:date="2015-01-26T02:21:00Z"/>
      <w:sdt>
        <w:sdtPr>
          <w:alias w:val="Class ATTRIBUTE Name"/>
          <w:tag w:val="81236832-24f2-4e63-9b25-09e05cf5c4b1"/>
          <w:id w:val="1839729827"/>
          <w:dataBinding w:xpath="/elements/element[@objid='81236832-24f2-4e63-9b25-09e05cf5c4b1']/content[@alias='Class ATTRIBUTE Name']" w:storeItemID="{D35B6978-45B9-4860-8E6E-EDB6F017D2CB}"/>
          <w:text w:multiLine="1"/>
        </w:sdtPr>
        <w:sdtEndPr/>
        <w:sdtContent>
          <w:customXmlInsRangeEnd w:id="3807"/>
          <w:ins w:id="3808" w:author="peng" w:date="2015-01-26T02:21:00Z">
            <w:r>
              <w:t>RandomForest</w:t>
            </w:r>
          </w:ins>
          <w:customXmlInsRangeStart w:id="3809" w:author="peng" w:date="2015-01-26T02:21:00Z"/>
        </w:sdtContent>
      </w:sdt>
      <w:customXmlInsRangeEnd w:id="3809"/>
      <w:ins w:id="3810" w:author="peng" w:date="2015-01-26T02:21:00Z">
        <w:r>
          <w:t>"</w:t>
        </w:r>
        <w:bookmarkEnd w:id="3804"/>
        <w:bookmarkEnd w:id="3805"/>
      </w:ins>
    </w:p>
    <w:p w14:paraId="0A2ACDE0" w14:textId="77777777" w:rsidR="00420066" w:rsidRDefault="00420066" w:rsidP="00420066">
      <w:pPr>
        <w:pStyle w:val="ab"/>
        <w:rPr>
          <w:ins w:id="3811" w:author="peng" w:date="2015-01-26T02:21:00Z"/>
          <w:rStyle w:val="ae"/>
        </w:rPr>
      </w:pPr>
      <w:ins w:id="3812" w:author="peng" w:date="2015-01-26T02:21:00Z">
        <w:r>
          <w:rPr>
            <w:rStyle w:val="ae"/>
          </w:rPr>
          <w:t xml:space="preserve">from Package </w:t>
        </w:r>
      </w:ins>
      <w:customXmlInsRangeStart w:id="3813" w:author="peng" w:date="2015-01-26T02:21:00Z"/>
      <w:sdt>
        <w:sdtPr>
          <w:rPr>
            <w:rStyle w:val="ae"/>
          </w:rPr>
          <w:alias w:val="Package ATTRIBUTE Name"/>
          <w:tag w:val="3dcb2c09-2a32-475f-982a-7933da523875"/>
          <w:id w:val="442343101"/>
          <w:dataBinding w:xpath="/elements/element[@objid='3dcb2c09-2a32-475f-982a-7933da523875']/content[@alias='Package ATTRIBUTE Name']" w:storeItemID="{D35B6978-45B9-4860-8E6E-EDB6F017D2CB}"/>
          <w:text w:multiLine="1"/>
        </w:sdtPr>
        <w:sdtEndPr>
          <w:rPr>
            <w:rStyle w:val="ae"/>
          </w:rPr>
        </w:sdtEndPr>
        <w:sdtContent>
          <w:customXmlInsRangeEnd w:id="3813"/>
          <w:ins w:id="3814" w:author="peng" w:date="2015-01-26T02:21:00Z">
            <w:r>
              <w:rPr>
                <w:rStyle w:val="ae"/>
              </w:rPr>
              <w:t>gforge</w:t>
            </w:r>
          </w:ins>
          <w:customXmlInsRangeStart w:id="3815" w:author="peng" w:date="2015-01-26T02:21:00Z"/>
        </w:sdtContent>
      </w:sdt>
      <w:customXmlInsRangeEnd w:id="3815"/>
      <w:ins w:id="3816" w:author="peng" w:date="2015-01-26T02:21:00Z">
        <w:r>
          <w:rPr>
            <w:rStyle w:val="ae"/>
          </w:rPr>
          <w:t>.</w:t>
        </w:r>
      </w:ins>
      <w:customXmlInsRangeStart w:id="3817" w:author="peng" w:date="2015-01-26T02:21:00Z"/>
      <w:sdt>
        <w:sdtPr>
          <w:rPr>
            <w:rStyle w:val="ae"/>
          </w:rPr>
          <w:alias w:val="Package ATTRIBUTE Name"/>
          <w:tag w:val="3c0eec90-a163-4364-8ec1-855c885b184b"/>
          <w:id w:val="-1028173652"/>
          <w:dataBinding w:xpath="/elements/element[@objid='3c0eec90-a163-4364-8ec1-855c885b184b']/content[@alias='Package ATTRIBUTE Name']" w:storeItemID="{D35B6978-45B9-4860-8E6E-EDB6F017D2CB}"/>
          <w:text w:multiLine="1"/>
        </w:sdtPr>
        <w:sdtEndPr>
          <w:rPr>
            <w:rStyle w:val="ae"/>
          </w:rPr>
        </w:sdtEndPr>
        <w:sdtContent>
          <w:customXmlInsRangeEnd w:id="3817"/>
          <w:ins w:id="3818" w:author="peng" w:date="2015-01-26T02:21:00Z">
            <w:r>
              <w:rPr>
                <w:rStyle w:val="ae"/>
              </w:rPr>
              <w:t>RandomForestHOG</w:t>
            </w:r>
          </w:ins>
          <w:customXmlInsRangeStart w:id="3819" w:author="peng" w:date="2015-01-26T02:21:00Z"/>
        </w:sdtContent>
      </w:sdt>
      <w:customXmlInsRangeEnd w:id="3819"/>
      <w:ins w:id="3820" w:author="peng" w:date="2015-01-26T02:21:00Z">
        <w:r>
          <w:rPr>
            <w:rStyle w:val="ae"/>
          </w:rPr>
          <w:t>.</w:t>
        </w:r>
        <w:r>
          <w:fldChar w:fldCharType="begin"/>
        </w:r>
        <w:r>
          <w:instrText xml:space="preserve"> HYPERLINK \l "_ffda6e8b-f5ec-48e6-9347-56af0b87eb91" \h </w:instrText>
        </w:r>
        <w:r>
          <w:fldChar w:fldCharType="separate"/>
        </w:r>
        <w:r>
          <w:rPr>
            <w:rStyle w:val="af2"/>
          </w:rPr>
          <w:t>RandomForest</w:t>
        </w:r>
        <w:r>
          <w:rPr>
            <w:rStyle w:val="af2"/>
          </w:rPr>
          <w:fldChar w:fldCharType="end"/>
        </w:r>
      </w:ins>
    </w:p>
    <w:p w14:paraId="2728CA37" w14:textId="77777777" w:rsidR="00420066" w:rsidRDefault="00420066" w:rsidP="00420066">
      <w:pPr>
        <w:pStyle w:val="Texte"/>
        <w:rPr>
          <w:ins w:id="3821" w:author="peng" w:date="2015-01-26T02:21:00Z"/>
        </w:rPr>
      </w:pPr>
      <w:ins w:id="3822" w:author="peng" w:date="2015-01-26T02:21:00Z">
        <w:r>
          <w:t xml:space="preserve">Stereotypes: </w:t>
        </w:r>
      </w:ins>
      <w:customXmlInsRangeStart w:id="3823" w:author="peng" w:date="2015-01-26T02:21:00Z"/>
      <w:sdt>
        <w:sdtPr>
          <w:alias w:val="Stereotype ATTRIBUTE Name"/>
          <w:tag w:val="01ec23a8-0000-0258-0000-000000000000"/>
          <w:id w:val="742688111"/>
          <w:dataBinding w:xpath="/elements/element[@objid='01ec23a8-0000-0258-0000-000000000000']/content[@alias='Stereotype ATTRIBUTE Name']" w:storeItemID="{D35B6978-45B9-4860-8E6E-EDB6F017D2CB}"/>
          <w:text w:multiLine="1"/>
        </w:sdtPr>
        <w:sdtEndPr/>
        <w:sdtContent>
          <w:customXmlInsRangeEnd w:id="3823"/>
          <w:ins w:id="3824" w:author="peng" w:date="2015-01-26T02:21:00Z">
            <w:r>
              <w:t>Java Class</w:t>
            </w:r>
          </w:ins>
          <w:customXmlInsRangeStart w:id="3825" w:author="peng" w:date="2015-01-26T02:21:00Z"/>
        </w:sdtContent>
      </w:sdt>
      <w:customXmlInsRangeEnd w:id="3825"/>
    </w:p>
    <w:p w14:paraId="62E27087" w14:textId="77777777" w:rsidR="00420066" w:rsidRDefault="007D1D13" w:rsidP="00420066">
      <w:pPr>
        <w:rPr>
          <w:ins w:id="3826" w:author="peng" w:date="2015-01-26T02:21:00Z"/>
        </w:rPr>
      </w:pPr>
      <w:customXmlInsRangeStart w:id="3827" w:author="peng" w:date="2015-01-26T02:21:00Z"/>
      <w:sdt>
        <w:sdtPr>
          <w:alias w:val="Class NOTE description 0"/>
          <w:tag w:val="81236832-24f2-4e63-9b25-09e05cf5c4b1"/>
          <w:id w:val="1561051170"/>
          <w:dataBinding w:xpath="/elements/element[@objid='81236832-24f2-4e63-9b25-09e05cf5c4b1']/content[@alias='Class NOTE description 0']" w:storeItemID="{D35B6978-45B9-4860-8E6E-EDB6F017D2CB}"/>
          <w:text w:multiLine="1"/>
        </w:sdtPr>
        <w:sdtEndPr/>
        <w:sdtContent>
          <w:customXmlInsRangeEnd w:id="3827"/>
          <w:ins w:id="3828" w:author="peng" w:date="2015-01-26T02:21:00Z">
            <w:r w:rsidR="00420066">
              <w:t>This class contains information about the classifier trained with random forest and provides operation to classify images.</w:t>
            </w:r>
          </w:ins>
          <w:customXmlInsRangeStart w:id="3829" w:author="peng" w:date="2015-01-26T02:21:00Z"/>
        </w:sdtContent>
      </w:sdt>
      <w:customXmlInsRangeEnd w:id="3829"/>
    </w:p>
    <w:p w14:paraId="7D351619" w14:textId="77777777" w:rsidR="00520160" w:rsidRDefault="00520160" w:rsidP="00420066">
      <w:pPr>
        <w:pStyle w:val="af4"/>
        <w:rPr>
          <w:ins w:id="3830" w:author="peng" w:date="2015-01-26T02:36:00Z"/>
        </w:rPr>
      </w:pPr>
    </w:p>
    <w:p w14:paraId="218D12FB" w14:textId="77777777" w:rsidR="00520160" w:rsidRDefault="00520160">
      <w:pPr>
        <w:rPr>
          <w:ins w:id="3831" w:author="peng" w:date="2015-01-26T02:36:00Z"/>
        </w:rPr>
        <w:pPrChange w:id="3832" w:author="peng" w:date="2015-01-26T02:36:00Z">
          <w:pPr>
            <w:pStyle w:val="af4"/>
          </w:pPr>
        </w:pPrChange>
      </w:pPr>
    </w:p>
    <w:p w14:paraId="3C1DD929" w14:textId="77777777" w:rsidR="00520160" w:rsidRPr="00EA58DD" w:rsidRDefault="00520160">
      <w:pPr>
        <w:rPr>
          <w:ins w:id="3833" w:author="peng" w:date="2015-01-26T02:36:00Z"/>
        </w:rPr>
        <w:pPrChange w:id="3834" w:author="peng" w:date="2015-01-26T02:36:00Z">
          <w:pPr>
            <w:pStyle w:val="af4"/>
          </w:pPr>
        </w:pPrChange>
      </w:pPr>
    </w:p>
    <w:p w14:paraId="47B08C05" w14:textId="77777777" w:rsidR="00420066" w:rsidRDefault="00420066" w:rsidP="00420066">
      <w:pPr>
        <w:pStyle w:val="af4"/>
        <w:rPr>
          <w:ins w:id="3835" w:author="peng" w:date="2015-01-26T02:21:00Z"/>
        </w:rPr>
      </w:pPr>
      <w:ins w:id="3836" w:author="peng" w:date="2015-01-26T02:21:00Z">
        <w:r>
          <w:t>Figure </w:t>
        </w:r>
        <w:r>
          <w:fldChar w:fldCharType="begin"/>
        </w:r>
        <w:r>
          <w:instrText>SEQ Figure \* ARABIC</w:instrText>
        </w:r>
        <w:r>
          <w:fldChar w:fldCharType="separate"/>
        </w:r>
      </w:ins>
      <w:ins w:id="3837" w:author="peng" w:date="2015-01-26T03:23:00Z">
        <w:r w:rsidR="00EA58DD">
          <w:rPr>
            <w:noProof/>
          </w:rPr>
          <w:t>8</w:t>
        </w:r>
      </w:ins>
      <w:ins w:id="3838" w:author="peng" w:date="2015-01-26T02:21:00Z">
        <w:r>
          <w:fldChar w:fldCharType="end"/>
        </w:r>
        <w:r>
          <w:t xml:space="preserve"> RandomForest </w:t>
        </w:r>
      </w:ins>
    </w:p>
    <w:p w14:paraId="5AF87A99" w14:textId="0C71AAEC" w:rsidR="00420066" w:rsidRDefault="00420066" w:rsidP="00420066">
      <w:pPr>
        <w:pStyle w:val="Image"/>
        <w:jc w:val="center"/>
        <w:rPr>
          <w:ins w:id="3839" w:author="peng" w:date="2015-01-26T02:21:00Z"/>
        </w:rPr>
      </w:pPr>
      <w:ins w:id="3840" w:author="peng" w:date="2015-01-26T02:21:00Z">
        <w:r>
          <w:rPr>
            <w:noProof/>
            <w:lang w:eastAsia="zh-TW"/>
          </w:rPr>
          <w:drawing>
            <wp:inline distT="0" distB="0" distL="0" distR="0" wp14:anchorId="1192EC89" wp14:editId="4F5BB669">
              <wp:extent cx="5715000" cy="386715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592753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67150"/>
                      </a:xfrm>
                      <a:prstGeom prst="rect">
                        <a:avLst/>
                      </a:prstGeom>
                      <a:noFill/>
                      <a:ln>
                        <a:noFill/>
                      </a:ln>
                    </pic:spPr>
                  </pic:pic>
                </a:graphicData>
              </a:graphic>
            </wp:inline>
          </w:drawing>
        </w:r>
      </w:ins>
    </w:p>
    <w:p w14:paraId="6020D9A7" w14:textId="77777777" w:rsidR="00520160" w:rsidRDefault="00520160">
      <w:pPr>
        <w:rPr>
          <w:ins w:id="3841" w:author="peng" w:date="2015-01-26T02:36:00Z"/>
        </w:rPr>
        <w:pPrChange w:id="3842" w:author="peng" w:date="2015-01-26T02:36:00Z">
          <w:pPr>
            <w:pStyle w:val="Image"/>
            <w:jc w:val="center"/>
          </w:pPr>
        </w:pPrChange>
      </w:pPr>
    </w:p>
    <w:p w14:paraId="674ABAC0" w14:textId="77777777" w:rsidR="00520160" w:rsidRDefault="00520160">
      <w:pPr>
        <w:rPr>
          <w:ins w:id="3843" w:author="peng" w:date="2015-01-26T02:36:00Z"/>
        </w:rPr>
        <w:pPrChange w:id="3844" w:author="peng" w:date="2015-01-26T02:36:00Z">
          <w:pPr>
            <w:pStyle w:val="Image"/>
            <w:jc w:val="center"/>
          </w:pPr>
        </w:pPrChange>
      </w:pPr>
    </w:p>
    <w:p w14:paraId="38EB44D9" w14:textId="77777777" w:rsidR="00520160" w:rsidRDefault="00520160">
      <w:pPr>
        <w:rPr>
          <w:ins w:id="3845" w:author="peng" w:date="2015-01-26T02:36:00Z"/>
        </w:rPr>
        <w:pPrChange w:id="3846" w:author="peng" w:date="2015-01-26T02:36:00Z">
          <w:pPr>
            <w:pStyle w:val="Image"/>
            <w:jc w:val="center"/>
          </w:pPr>
        </w:pPrChange>
      </w:pPr>
    </w:p>
    <w:p w14:paraId="34BCFE4B" w14:textId="77777777" w:rsidR="00520160" w:rsidRDefault="00520160">
      <w:pPr>
        <w:rPr>
          <w:ins w:id="3847" w:author="peng" w:date="2015-01-26T02:36:00Z"/>
        </w:rPr>
        <w:pPrChange w:id="3848" w:author="peng" w:date="2015-01-26T02:36:00Z">
          <w:pPr>
            <w:pStyle w:val="Image"/>
            <w:jc w:val="center"/>
          </w:pPr>
        </w:pPrChange>
      </w:pPr>
    </w:p>
    <w:p w14:paraId="51744555" w14:textId="77777777" w:rsidR="00520160" w:rsidRDefault="00520160">
      <w:pPr>
        <w:rPr>
          <w:ins w:id="3849" w:author="peng" w:date="2015-01-26T02:36:00Z"/>
        </w:rPr>
        <w:pPrChange w:id="3850" w:author="peng" w:date="2015-01-26T02:36:00Z">
          <w:pPr>
            <w:pStyle w:val="Image"/>
            <w:jc w:val="center"/>
          </w:pPr>
        </w:pPrChange>
      </w:pPr>
    </w:p>
    <w:p w14:paraId="7494AFA8" w14:textId="77777777" w:rsidR="00520160" w:rsidRPr="00520160" w:rsidRDefault="00520160">
      <w:pPr>
        <w:rPr>
          <w:ins w:id="3851" w:author="peng" w:date="2015-01-26T02:21:00Z"/>
        </w:rPr>
        <w:pPrChange w:id="3852" w:author="peng" w:date="2015-01-26T02:36:00Z">
          <w:pPr>
            <w:pStyle w:val="Image"/>
            <w:jc w:val="center"/>
          </w:pPr>
        </w:pPrChange>
      </w:pPr>
    </w:p>
    <w:tbl>
      <w:tblPr>
        <w:tblStyle w:val="-1"/>
        <w:tblW w:w="5000" w:type="pct"/>
        <w:jc w:val="both"/>
        <w:tblLook w:val="04A0" w:firstRow="1" w:lastRow="0" w:firstColumn="1" w:lastColumn="0" w:noHBand="0" w:noVBand="1"/>
      </w:tblPr>
      <w:tblGrid>
        <w:gridCol w:w="5483"/>
        <w:gridCol w:w="3569"/>
      </w:tblGrid>
      <w:tr w:rsidR="00420066" w14:paraId="559D360B" w14:textId="77777777" w:rsidTr="00420066">
        <w:trPr>
          <w:cnfStyle w:val="100000000000" w:firstRow="1" w:lastRow="0" w:firstColumn="0" w:lastColumn="0" w:oddVBand="0" w:evenVBand="0" w:oddHBand="0" w:evenHBand="0" w:firstRowFirstColumn="0" w:firstRowLastColumn="0" w:lastRowFirstColumn="0" w:lastRowLastColumn="0"/>
          <w:tblHeader/>
          <w:jc w:val="both"/>
          <w:ins w:id="385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F54B4BA" w14:textId="77777777" w:rsidR="00420066" w:rsidRDefault="00420066" w:rsidP="00420066">
            <w:pPr>
              <w:jc w:val="center"/>
              <w:rPr>
                <w:ins w:id="3854" w:author="peng" w:date="2015-01-26T02:21:00Z"/>
              </w:rPr>
            </w:pPr>
            <w:ins w:id="3855" w:author="peng" w:date="2015-01-26T02:21:00Z">
              <w:r>
                <w:lastRenderedPageBreak/>
                <w:t>Name</w:t>
              </w:r>
            </w:ins>
          </w:p>
        </w:tc>
        <w:tc>
          <w:tcPr>
            <w:tcW w:w="0" w:type="auto"/>
          </w:tcPr>
          <w:p w14:paraId="6FA63070"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3856" w:author="peng" w:date="2015-01-26T02:21:00Z"/>
              </w:rPr>
            </w:pPr>
            <w:ins w:id="3857" w:author="peng" w:date="2015-01-26T02:21:00Z">
              <w:r>
                <w:t>Description</w:t>
              </w:r>
            </w:ins>
          </w:p>
        </w:tc>
      </w:tr>
      <w:tr w:rsidR="00420066" w14:paraId="5B8FFA3D" w14:textId="77777777" w:rsidTr="00420066">
        <w:trPr>
          <w:cnfStyle w:val="000000100000" w:firstRow="0" w:lastRow="0" w:firstColumn="0" w:lastColumn="0" w:oddVBand="0" w:evenVBand="0" w:oddHBand="1" w:evenHBand="0" w:firstRowFirstColumn="0" w:firstRowLastColumn="0" w:lastRowFirstColumn="0" w:lastRowLastColumn="0"/>
          <w:jc w:val="both"/>
          <w:ins w:id="385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B2F197E" w14:textId="77777777" w:rsidR="00420066" w:rsidRDefault="007D1D13" w:rsidP="00420066">
            <w:pPr>
              <w:rPr>
                <w:ins w:id="3859" w:author="peng" w:date="2015-01-26T02:21:00Z"/>
              </w:rPr>
            </w:pPr>
            <w:customXmlInsRangeStart w:id="3860" w:author="peng" w:date="2015-01-26T02:21:00Z"/>
            <w:sdt>
              <w:sdtPr>
                <w:alias w:val="Operation ATTRIBUTE Name"/>
                <w:tag w:val="ac42c5e3-d539-4f26-a424-2eb7ce9ce5e8"/>
                <w:id w:val="800201731"/>
                <w:dataBinding w:xpath="/elements/element[@objid='ac42c5e3-d539-4f26-a424-2eb7ce9ce5e8']/content[@alias='Operation ATTRIBUTE Name']" w:storeItemID="{D35B6978-45B9-4860-8E6E-EDB6F017D2CB}"/>
                <w:text w:multiLine="1"/>
              </w:sdtPr>
              <w:sdtEndPr/>
              <w:sdtContent>
                <w:customXmlInsRangeEnd w:id="3860"/>
                <w:ins w:id="3861" w:author="peng" w:date="2015-01-26T02:21:00Z">
                  <w:r w:rsidR="00420066">
                    <w:t>RandomForest</w:t>
                  </w:r>
                </w:ins>
                <w:customXmlInsRangeStart w:id="3862" w:author="peng" w:date="2015-01-26T02:21:00Z"/>
              </w:sdtContent>
            </w:sdt>
            <w:customXmlInsRangeEnd w:id="3862"/>
            <w:ins w:id="3863" w:author="peng" w:date="2015-01-26T02:21:00Z">
              <w:r w:rsidR="00420066">
                <w:t xml:space="preserve"> (</w:t>
              </w:r>
            </w:ins>
            <w:customXmlInsRangeStart w:id="3864" w:author="peng" w:date="2015-01-26T02:21:00Z"/>
            <w:sdt>
              <w:sdtPr>
                <w:rPr>
                  <w:rStyle w:val="ae"/>
                </w:rPr>
                <w:alias w:val="Parameter ATTRIBUTE ParameterPassing"/>
                <w:tag w:val="24f76ccc-8c91-479a-856c-0d33b30d1670"/>
                <w:id w:val="-542827839"/>
                <w:dataBinding w:xpath="/elements/element[@objid='24f76ccc-8c91-479a-856c-0d33b30d1670']/content[@alias='Parameter ATTRIBUTE ParameterPassing']" w:storeItemID="{D35B6978-45B9-4860-8E6E-EDB6F017D2CB}"/>
                <w:text w:multiLine="1"/>
              </w:sdtPr>
              <w:sdtEndPr>
                <w:rPr>
                  <w:rStyle w:val="ae"/>
                </w:rPr>
              </w:sdtEndPr>
              <w:sdtContent>
                <w:customXmlInsRangeEnd w:id="3864"/>
                <w:ins w:id="3865" w:author="peng" w:date="2015-01-26T02:21:00Z">
                  <w:r w:rsidR="00420066">
                    <w:rPr>
                      <w:rStyle w:val="ae"/>
                    </w:rPr>
                    <w:t>In</w:t>
                  </w:r>
                </w:ins>
                <w:customXmlInsRangeStart w:id="3866" w:author="peng" w:date="2015-01-26T02:21:00Z"/>
              </w:sdtContent>
            </w:sdt>
            <w:customXmlInsRangeEnd w:id="3866"/>
            <w:ins w:id="3867" w:author="peng" w:date="2015-01-26T02:21:00Z">
              <w:r w:rsidR="00420066">
                <w:rPr>
                  <w:rStyle w:val="ae"/>
                </w:rPr>
                <w:t xml:space="preserve"> </w:t>
              </w:r>
            </w:ins>
            <w:customXmlInsRangeStart w:id="3868" w:author="peng" w:date="2015-01-26T02:21:00Z"/>
            <w:sdt>
              <w:sdtPr>
                <w:alias w:val="Parameter ATTRIBUTE Name"/>
                <w:tag w:val="24f76ccc-8c91-479a-856c-0d33b30d1670"/>
                <w:id w:val="-1534419075"/>
                <w:dataBinding w:xpath="/elements/element[@objid='24f76ccc-8c91-479a-856c-0d33b30d1670']/content[@alias='Parameter ATTRIBUTE Name']" w:storeItemID="{D35B6978-45B9-4860-8E6E-EDB6F017D2CB}"/>
                <w:text w:multiLine="1"/>
              </w:sdtPr>
              <w:sdtEndPr/>
              <w:sdtContent>
                <w:customXmlInsRangeEnd w:id="3868"/>
                <w:ins w:id="3869" w:author="peng" w:date="2015-01-26T02:21:00Z">
                  <w:r w:rsidR="00420066">
                    <w:t>maxDepth</w:t>
                  </w:r>
                </w:ins>
                <w:customXmlInsRangeStart w:id="3870" w:author="peng" w:date="2015-01-26T02:21:00Z"/>
              </w:sdtContent>
            </w:sdt>
            <w:customXmlInsRangeEnd w:id="3870"/>
            <w:ins w:id="3871" w:author="peng" w:date="2015-01-26T02:21:00Z">
              <w:r w:rsidR="00420066">
                <w:t xml:space="preserve"> </w:t>
              </w:r>
            </w:ins>
            <w:customXmlInsRangeStart w:id="3872" w:author="peng" w:date="2015-01-26T02:21:00Z"/>
            <w:sdt>
              <w:sdtPr>
                <w:alias w:val="DataType ATTRIBUTE Name"/>
                <w:tag w:val="00000004-0000-0009-0000-000000000000"/>
                <w:id w:val="-284971341"/>
                <w:dataBinding w:xpath="/elements/element[@objid='00000004-0000-0009-0000-000000000000']/content[@alias='DataType ATTRIBUTE Name']" w:storeItemID="{D35B6978-45B9-4860-8E6E-EDB6F017D2CB}"/>
                <w:text w:multiLine="1"/>
              </w:sdtPr>
              <w:sdtEndPr/>
              <w:sdtContent>
                <w:customXmlInsRangeEnd w:id="3872"/>
                <w:ins w:id="3873" w:author="peng" w:date="2015-01-26T02:21:00Z">
                  <w:r w:rsidR="00420066">
                    <w:t>integer</w:t>
                  </w:r>
                </w:ins>
                <w:customXmlInsRangeStart w:id="3874" w:author="peng" w:date="2015-01-26T02:21:00Z"/>
              </w:sdtContent>
            </w:sdt>
            <w:customXmlInsRangeEnd w:id="3874"/>
            <w:ins w:id="3875" w:author="peng" w:date="2015-01-26T02:21:00Z">
              <w:r w:rsidR="00420066">
                <w:t>,</w:t>
              </w:r>
            </w:ins>
            <w:customXmlInsRangeStart w:id="3876" w:author="peng" w:date="2015-01-26T02:21:00Z"/>
            <w:sdt>
              <w:sdtPr>
                <w:rPr>
                  <w:rStyle w:val="ae"/>
                </w:rPr>
                <w:alias w:val="Parameter ATTRIBUTE ParameterPassing"/>
                <w:tag w:val="feec1a8e-e91c-4c0b-8100-b701c58156ee"/>
                <w:id w:val="1668831114"/>
                <w:dataBinding w:xpath="/elements/element[@objid='feec1a8e-e91c-4c0b-8100-b701c58156ee']/content[@alias='Parameter ATTRIBUTE ParameterPassing']" w:storeItemID="{D35B6978-45B9-4860-8E6E-EDB6F017D2CB}"/>
                <w:text w:multiLine="1"/>
              </w:sdtPr>
              <w:sdtEndPr>
                <w:rPr>
                  <w:rStyle w:val="ae"/>
                </w:rPr>
              </w:sdtEndPr>
              <w:sdtContent>
                <w:customXmlInsRangeEnd w:id="3876"/>
                <w:ins w:id="3877" w:author="peng" w:date="2015-01-26T02:21:00Z">
                  <w:r w:rsidR="00420066">
                    <w:rPr>
                      <w:rStyle w:val="ae"/>
                    </w:rPr>
                    <w:t>In</w:t>
                  </w:r>
                </w:ins>
                <w:customXmlInsRangeStart w:id="3878" w:author="peng" w:date="2015-01-26T02:21:00Z"/>
              </w:sdtContent>
            </w:sdt>
            <w:customXmlInsRangeEnd w:id="3878"/>
            <w:ins w:id="3879" w:author="peng" w:date="2015-01-26T02:21:00Z">
              <w:r w:rsidR="00420066">
                <w:rPr>
                  <w:rStyle w:val="ae"/>
                </w:rPr>
                <w:t xml:space="preserve"> </w:t>
              </w:r>
            </w:ins>
            <w:customXmlInsRangeStart w:id="3880" w:author="peng" w:date="2015-01-26T02:21:00Z"/>
            <w:sdt>
              <w:sdtPr>
                <w:alias w:val="Parameter ATTRIBUTE Name"/>
                <w:tag w:val="feec1a8e-e91c-4c0b-8100-b701c58156ee"/>
                <w:id w:val="-1398583022"/>
                <w:dataBinding w:xpath="/elements/element[@objid='feec1a8e-e91c-4c0b-8100-b701c58156ee']/content[@alias='Parameter ATTRIBUTE Name']" w:storeItemID="{D35B6978-45B9-4860-8E6E-EDB6F017D2CB}"/>
                <w:text w:multiLine="1"/>
              </w:sdtPr>
              <w:sdtEndPr/>
              <w:sdtContent>
                <w:customXmlInsRangeEnd w:id="3880"/>
                <w:ins w:id="3881" w:author="peng" w:date="2015-01-26T02:21:00Z">
                  <w:r w:rsidR="00420066">
                    <w:t>maxNumOfTrees</w:t>
                  </w:r>
                </w:ins>
                <w:customXmlInsRangeStart w:id="3882" w:author="peng" w:date="2015-01-26T02:21:00Z"/>
              </w:sdtContent>
            </w:sdt>
            <w:customXmlInsRangeEnd w:id="3882"/>
            <w:ins w:id="3883" w:author="peng" w:date="2015-01-26T02:21:00Z">
              <w:r w:rsidR="00420066">
                <w:t xml:space="preserve"> </w:t>
              </w:r>
            </w:ins>
            <w:customXmlInsRangeStart w:id="3884" w:author="peng" w:date="2015-01-26T02:21:00Z"/>
            <w:sdt>
              <w:sdtPr>
                <w:alias w:val="DataType ATTRIBUTE Name"/>
                <w:tag w:val="00000004-0000-0009-0000-000000000000"/>
                <w:id w:val="-2057775412"/>
                <w:dataBinding w:xpath="/elements/element[@objid='00000004-0000-0009-0000-000000000000']/content[@alias='DataType ATTRIBUTE Name']" w:storeItemID="{D35B6978-45B9-4860-8E6E-EDB6F017D2CB}"/>
                <w:text w:multiLine="1"/>
              </w:sdtPr>
              <w:sdtEndPr/>
              <w:sdtContent>
                <w:customXmlInsRangeEnd w:id="3884"/>
                <w:ins w:id="3885" w:author="peng" w:date="2015-01-26T02:21:00Z">
                  <w:r w:rsidR="00420066">
                    <w:t>integer</w:t>
                  </w:r>
                </w:ins>
                <w:customXmlInsRangeStart w:id="3886" w:author="peng" w:date="2015-01-26T02:21:00Z"/>
              </w:sdtContent>
            </w:sdt>
            <w:customXmlInsRangeEnd w:id="3886"/>
            <w:ins w:id="3887" w:author="peng" w:date="2015-01-26T02:21:00Z">
              <w:r w:rsidR="00420066">
                <w:t>)</w:t>
              </w:r>
            </w:ins>
          </w:p>
        </w:tc>
        <w:tc>
          <w:tcPr>
            <w:tcW w:w="0" w:type="auto"/>
          </w:tcPr>
          <w:p w14:paraId="28F1B3E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888" w:author="peng" w:date="2015-01-26T02:21:00Z"/>
              </w:rPr>
            </w:pPr>
            <w:customXmlInsRangeStart w:id="3889" w:author="peng" w:date="2015-01-26T02:21:00Z"/>
            <w:sdt>
              <w:sdtPr>
                <w:alias w:val="Operation NOTE description 0"/>
                <w:tag w:val="ac42c5e3-d539-4f26-a424-2eb7ce9ce5e8"/>
                <w:id w:val="-1436126325"/>
                <w:dataBinding w:xpath="/elements/element[@objid='ac42c5e3-d539-4f26-a424-2eb7ce9ce5e8']/content[@alias='Operation NOTE description 0']" w:storeItemID="{D35B6978-45B9-4860-8E6E-EDB6F017D2CB}"/>
                <w:text w:multiLine="1"/>
              </w:sdtPr>
              <w:sdtEndPr/>
              <w:sdtContent>
                <w:customXmlInsRangeEnd w:id="3889"/>
                <w:ins w:id="3890" w:author="peng" w:date="2015-01-26T02:21:00Z">
                  <w:r w:rsidR="00420066">
                    <w:t>the constructor of random forest</w:t>
                  </w:r>
                </w:ins>
                <w:customXmlInsRangeStart w:id="3891" w:author="peng" w:date="2015-01-26T02:21:00Z"/>
              </w:sdtContent>
            </w:sdt>
            <w:customXmlInsRangeEnd w:id="3891"/>
          </w:p>
        </w:tc>
      </w:tr>
      <w:tr w:rsidR="00420066" w14:paraId="082C938D" w14:textId="77777777" w:rsidTr="00420066">
        <w:trPr>
          <w:jc w:val="both"/>
          <w:ins w:id="389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D7FD505" w14:textId="77777777" w:rsidR="00420066" w:rsidRDefault="007D1D13" w:rsidP="00420066">
            <w:pPr>
              <w:rPr>
                <w:ins w:id="3893" w:author="peng" w:date="2015-01-26T02:21:00Z"/>
              </w:rPr>
            </w:pPr>
            <w:customXmlInsRangeStart w:id="3894" w:author="peng" w:date="2015-01-26T02:21:00Z"/>
            <w:sdt>
              <w:sdtPr>
                <w:alias w:val="Operation ATTRIBUTE Name"/>
                <w:tag w:val="54267cd5-6dbf-42a2-b3b4-db975582eafb"/>
                <w:id w:val="-238788054"/>
                <w:dataBinding w:xpath="/elements/element[@objid='54267cd5-6dbf-42a2-b3b4-db975582eafb']/content[@alias='Operation ATTRIBUTE Name']" w:storeItemID="{D35B6978-45B9-4860-8E6E-EDB6F017D2CB}"/>
                <w:text w:multiLine="1"/>
              </w:sdtPr>
              <w:sdtEndPr/>
              <w:sdtContent>
                <w:customXmlInsRangeEnd w:id="3894"/>
                <w:ins w:id="3895" w:author="peng" w:date="2015-01-26T02:21:00Z">
                  <w:r w:rsidR="00420066">
                    <w:t>write</w:t>
                  </w:r>
                </w:ins>
                <w:customXmlInsRangeStart w:id="3896" w:author="peng" w:date="2015-01-26T02:21:00Z"/>
              </w:sdtContent>
            </w:sdt>
            <w:customXmlInsRangeEnd w:id="3896"/>
            <w:ins w:id="3897" w:author="peng" w:date="2015-01-26T02:21:00Z">
              <w:r w:rsidR="00420066">
                <w:t xml:space="preserve"> (</w:t>
              </w:r>
            </w:ins>
            <w:customXmlInsRangeStart w:id="3898" w:author="peng" w:date="2015-01-26T02:21:00Z"/>
            <w:sdt>
              <w:sdtPr>
                <w:rPr>
                  <w:rStyle w:val="ae"/>
                </w:rPr>
                <w:alias w:val="Parameter ATTRIBUTE ParameterPassing"/>
                <w:tag w:val="df06f2b8-47c2-4145-bad3-3a88a53e0ee3"/>
                <w:id w:val="800887222"/>
                <w:dataBinding w:xpath="/elements/element[@objid='df06f2b8-47c2-4145-bad3-3a88a53e0ee3']/content[@alias='Parameter ATTRIBUTE ParameterPassing']" w:storeItemID="{D35B6978-45B9-4860-8E6E-EDB6F017D2CB}"/>
                <w:text w:multiLine="1"/>
              </w:sdtPr>
              <w:sdtEndPr>
                <w:rPr>
                  <w:rStyle w:val="ae"/>
                </w:rPr>
              </w:sdtEndPr>
              <w:sdtContent>
                <w:customXmlInsRangeEnd w:id="3898"/>
                <w:ins w:id="3899" w:author="peng" w:date="2015-01-26T02:21:00Z">
                  <w:r w:rsidR="00420066">
                    <w:rPr>
                      <w:rStyle w:val="ae"/>
                    </w:rPr>
                    <w:t>Inout</w:t>
                  </w:r>
                </w:ins>
                <w:customXmlInsRangeStart w:id="3900" w:author="peng" w:date="2015-01-26T02:21:00Z"/>
              </w:sdtContent>
            </w:sdt>
            <w:customXmlInsRangeEnd w:id="3900"/>
            <w:ins w:id="3901" w:author="peng" w:date="2015-01-26T02:21:00Z">
              <w:r w:rsidR="00420066">
                <w:rPr>
                  <w:rStyle w:val="ae"/>
                </w:rPr>
                <w:t xml:space="preserve"> </w:t>
              </w:r>
            </w:ins>
            <w:customXmlInsRangeStart w:id="3902" w:author="peng" w:date="2015-01-26T02:21:00Z"/>
            <w:sdt>
              <w:sdtPr>
                <w:alias w:val="Parameter ATTRIBUTE Name"/>
                <w:tag w:val="df06f2b8-47c2-4145-bad3-3a88a53e0ee3"/>
                <w:id w:val="1438255177"/>
                <w:dataBinding w:xpath="/elements/element[@objid='df06f2b8-47c2-4145-bad3-3a88a53e0ee3']/content[@alias='Parameter ATTRIBUTE Name']" w:storeItemID="{D35B6978-45B9-4860-8E6E-EDB6F017D2CB}"/>
                <w:text w:multiLine="1"/>
              </w:sdtPr>
              <w:sdtEndPr/>
              <w:sdtContent>
                <w:customXmlInsRangeEnd w:id="3902"/>
                <w:ins w:id="3903" w:author="peng" w:date="2015-01-26T02:21:00Z">
                  <w:r w:rsidR="00420066">
                    <w:t>p0</w:t>
                  </w:r>
                </w:ins>
                <w:customXmlInsRangeStart w:id="3904" w:author="peng" w:date="2015-01-26T02:21:00Z"/>
              </w:sdtContent>
            </w:sdt>
            <w:customXmlInsRangeEnd w:id="3904"/>
            <w:ins w:id="3905" w:author="peng" w:date="2015-01-26T02:21:00Z">
              <w:r w:rsidR="00420066">
                <w:t xml:space="preserve"> </w:t>
              </w:r>
            </w:ins>
            <w:customXmlInsRangeStart w:id="3906" w:author="peng" w:date="2015-01-26T02:21:00Z"/>
            <w:sdt>
              <w:sdtPr>
                <w:alias w:val="Class ATTRIBUTE Name"/>
                <w:tag w:val="0b7ec804-7913-4f69-9ea8-40516c408851"/>
                <w:id w:val="851923575"/>
                <w:dataBinding w:xpath="/elements/element[@objid='0b7ec804-7913-4f69-9ea8-40516c408851']/content[@alias='Class ATTRIBUTE Name']" w:storeItemID="{D35B6978-45B9-4860-8E6E-EDB6F017D2CB}"/>
                <w:text w:multiLine="1"/>
              </w:sdtPr>
              <w:sdtEndPr/>
              <w:sdtContent>
                <w:customXmlInsRangeEnd w:id="3906"/>
                <w:ins w:id="3907" w:author="peng" w:date="2015-01-26T02:21:00Z">
                  <w:r w:rsidR="00420066">
                    <w:t>BufferedWriter</w:t>
                  </w:r>
                </w:ins>
                <w:customXmlInsRangeStart w:id="3908" w:author="peng" w:date="2015-01-26T02:21:00Z"/>
              </w:sdtContent>
            </w:sdt>
            <w:customXmlInsRangeEnd w:id="3908"/>
            <w:ins w:id="3909" w:author="peng" w:date="2015-01-26T02:21:00Z">
              <w:r w:rsidR="00420066">
                <w:t>,</w:t>
              </w:r>
            </w:ins>
            <w:customXmlInsRangeStart w:id="3910" w:author="peng" w:date="2015-01-26T02:21:00Z"/>
            <w:sdt>
              <w:sdtPr>
                <w:rPr>
                  <w:rStyle w:val="ae"/>
                </w:rPr>
                <w:alias w:val="Parameter ATTRIBUTE ParameterPassing"/>
                <w:tag w:val="217a30eb-e385-4654-b40e-5009ac58b52f"/>
                <w:id w:val="-91549304"/>
                <w:dataBinding w:xpath="/elements/element[@objid='217a30eb-e385-4654-b40e-5009ac58b52f']/content[@alias='Parameter ATTRIBUTE ParameterPassing']" w:storeItemID="{D35B6978-45B9-4860-8E6E-EDB6F017D2CB}"/>
                <w:text w:multiLine="1"/>
              </w:sdtPr>
              <w:sdtEndPr>
                <w:rPr>
                  <w:rStyle w:val="ae"/>
                </w:rPr>
              </w:sdtEndPr>
              <w:sdtContent>
                <w:customXmlInsRangeEnd w:id="3910"/>
                <w:ins w:id="3911" w:author="peng" w:date="2015-01-26T02:21:00Z">
                  <w:r w:rsidR="00420066">
                    <w:rPr>
                      <w:rStyle w:val="ae"/>
                    </w:rPr>
                    <w:t>Inout</w:t>
                  </w:r>
                </w:ins>
                <w:customXmlInsRangeStart w:id="3912" w:author="peng" w:date="2015-01-26T02:21:00Z"/>
              </w:sdtContent>
            </w:sdt>
            <w:customXmlInsRangeEnd w:id="3912"/>
            <w:ins w:id="3913" w:author="peng" w:date="2015-01-26T02:21:00Z">
              <w:r w:rsidR="00420066">
                <w:rPr>
                  <w:rStyle w:val="ae"/>
                </w:rPr>
                <w:t xml:space="preserve"> </w:t>
              </w:r>
            </w:ins>
            <w:customXmlInsRangeStart w:id="3914" w:author="peng" w:date="2015-01-26T02:21:00Z"/>
            <w:sdt>
              <w:sdtPr>
                <w:alias w:val="Parameter ATTRIBUTE Name"/>
                <w:tag w:val="217a30eb-e385-4654-b40e-5009ac58b52f"/>
                <w:id w:val="-668100678"/>
                <w:dataBinding w:xpath="/elements/element[@objid='217a30eb-e385-4654-b40e-5009ac58b52f']/content[@alias='Parameter ATTRIBUTE Name']" w:storeItemID="{D35B6978-45B9-4860-8E6E-EDB6F017D2CB}"/>
                <w:text w:multiLine="1"/>
              </w:sdtPr>
              <w:sdtEndPr/>
              <w:sdtContent>
                <w:customXmlInsRangeEnd w:id="3914"/>
                <w:ins w:id="3915" w:author="peng" w:date="2015-01-26T02:21:00Z">
                  <w:r w:rsidR="00420066">
                    <w:t>p1</w:t>
                  </w:r>
                </w:ins>
                <w:customXmlInsRangeStart w:id="3916" w:author="peng" w:date="2015-01-26T02:21:00Z"/>
              </w:sdtContent>
            </w:sdt>
            <w:customXmlInsRangeEnd w:id="3916"/>
            <w:ins w:id="3917" w:author="peng" w:date="2015-01-26T02:21:00Z">
              <w:r w:rsidR="00420066">
                <w:t xml:space="preserve"> </w:t>
              </w:r>
            </w:ins>
            <w:customXmlInsRangeStart w:id="3918" w:author="peng" w:date="2015-01-26T02:21:00Z"/>
            <w:sdt>
              <w:sdtPr>
                <w:alias w:val="DataType ATTRIBUTE Name"/>
                <w:tag w:val="00000004-0000-0005-0000-000000000000"/>
                <w:id w:val="317008295"/>
                <w:dataBinding w:xpath="/elements/element[@objid='00000004-0000-0005-0000-000000000000']/content[@alias='DataType ATTRIBUTE Name']" w:storeItemID="{D35B6978-45B9-4860-8E6E-EDB6F017D2CB}"/>
                <w:text w:multiLine="1"/>
              </w:sdtPr>
              <w:sdtEndPr/>
              <w:sdtContent>
                <w:customXmlInsRangeEnd w:id="3918"/>
                <w:ins w:id="3919" w:author="peng" w:date="2015-01-26T02:21:00Z">
                  <w:r w:rsidR="00420066">
                    <w:t>boolean</w:t>
                  </w:r>
                </w:ins>
                <w:customXmlInsRangeStart w:id="3920" w:author="peng" w:date="2015-01-26T02:21:00Z"/>
              </w:sdtContent>
            </w:sdt>
            <w:customXmlInsRangeEnd w:id="3920"/>
            <w:ins w:id="3921" w:author="peng" w:date="2015-01-26T02:21:00Z">
              <w:r w:rsidR="00420066">
                <w:t>)</w:t>
              </w:r>
            </w:ins>
          </w:p>
        </w:tc>
        <w:tc>
          <w:tcPr>
            <w:tcW w:w="0" w:type="auto"/>
          </w:tcPr>
          <w:p w14:paraId="6C1BF90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922" w:author="peng" w:date="2015-01-26T02:21:00Z"/>
              </w:rPr>
            </w:pPr>
            <w:customXmlInsRangeStart w:id="3923" w:author="peng" w:date="2015-01-26T02:21:00Z"/>
            <w:sdt>
              <w:sdtPr>
                <w:alias w:val="Operation NOTE description 0"/>
                <w:tag w:val="54267cd5-6dbf-42a2-b3b4-db975582eafb"/>
                <w:id w:val="1007255868"/>
                <w:dataBinding w:xpath="/elements/element[@objid='54267cd5-6dbf-42a2-b3b4-db975582eafb']/content[@alias='Operation NOTE description 0']" w:storeItemID="{D35B6978-45B9-4860-8E6E-EDB6F017D2CB}"/>
                <w:text w:multiLine="1"/>
              </w:sdtPr>
              <w:sdtEndPr/>
              <w:sdtContent>
                <w:customXmlInsRangeEnd w:id="3923"/>
                <w:ins w:id="3924" w:author="peng" w:date="2015-01-26T02:21:00Z">
                  <w:r w:rsidR="00420066">
                    <w:t>implement write method of Classifier</w:t>
                  </w:r>
                </w:ins>
                <w:customXmlInsRangeStart w:id="3925" w:author="peng" w:date="2015-01-26T02:21:00Z"/>
              </w:sdtContent>
            </w:sdt>
            <w:customXmlInsRangeEnd w:id="3925"/>
          </w:p>
        </w:tc>
      </w:tr>
      <w:tr w:rsidR="00420066" w14:paraId="7C3307BC" w14:textId="77777777" w:rsidTr="00420066">
        <w:trPr>
          <w:cnfStyle w:val="000000100000" w:firstRow="0" w:lastRow="0" w:firstColumn="0" w:lastColumn="0" w:oddVBand="0" w:evenVBand="0" w:oddHBand="1" w:evenHBand="0" w:firstRowFirstColumn="0" w:firstRowLastColumn="0" w:lastRowFirstColumn="0" w:lastRowLastColumn="0"/>
          <w:jc w:val="both"/>
          <w:ins w:id="392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1254930" w14:textId="77777777" w:rsidR="00420066" w:rsidRDefault="007D1D13" w:rsidP="00420066">
            <w:pPr>
              <w:rPr>
                <w:ins w:id="3927" w:author="peng" w:date="2015-01-26T02:21:00Z"/>
              </w:rPr>
            </w:pPr>
            <w:customXmlInsRangeStart w:id="3928" w:author="peng" w:date="2015-01-26T02:21:00Z"/>
            <w:sdt>
              <w:sdtPr>
                <w:alias w:val="Operation ATTRIBUTE Name"/>
                <w:tag w:val="985f5480-a2ab-47af-bab4-bd707fb6a9d9"/>
                <w:id w:val="1203594362"/>
                <w:dataBinding w:xpath="/elements/element[@objid='985f5480-a2ab-47af-bab4-bd707fb6a9d9']/content[@alias='Operation ATTRIBUTE Name']" w:storeItemID="{D35B6978-45B9-4860-8E6E-EDB6F017D2CB}"/>
                <w:text w:multiLine="1"/>
              </w:sdtPr>
              <w:sdtEndPr/>
              <w:sdtContent>
                <w:customXmlInsRangeEnd w:id="3928"/>
                <w:ins w:id="3929" w:author="peng" w:date="2015-01-26T02:21:00Z">
                  <w:r w:rsidR="00420066">
                    <w:t>read</w:t>
                  </w:r>
                </w:ins>
                <w:customXmlInsRangeStart w:id="3930" w:author="peng" w:date="2015-01-26T02:21:00Z"/>
              </w:sdtContent>
            </w:sdt>
            <w:customXmlInsRangeEnd w:id="3930"/>
            <w:ins w:id="3931" w:author="peng" w:date="2015-01-26T02:21:00Z">
              <w:r w:rsidR="00420066">
                <w:t xml:space="preserve"> (</w:t>
              </w:r>
            </w:ins>
            <w:customXmlInsRangeStart w:id="3932" w:author="peng" w:date="2015-01-26T02:21:00Z"/>
            <w:sdt>
              <w:sdtPr>
                <w:rPr>
                  <w:rStyle w:val="ae"/>
                </w:rPr>
                <w:alias w:val="Parameter ATTRIBUTE ParameterPassing"/>
                <w:tag w:val="46f2b005-6d86-4df9-88f5-7fd61ad5e0c8"/>
                <w:id w:val="23922796"/>
                <w:dataBinding w:xpath="/elements/element[@objid='46f2b005-6d86-4df9-88f5-7fd61ad5e0c8']/content[@alias='Parameter ATTRIBUTE ParameterPassing']" w:storeItemID="{D35B6978-45B9-4860-8E6E-EDB6F017D2CB}"/>
                <w:text w:multiLine="1"/>
              </w:sdtPr>
              <w:sdtEndPr>
                <w:rPr>
                  <w:rStyle w:val="ae"/>
                </w:rPr>
              </w:sdtEndPr>
              <w:sdtContent>
                <w:customXmlInsRangeEnd w:id="3932"/>
                <w:ins w:id="3933" w:author="peng" w:date="2015-01-26T02:21:00Z">
                  <w:r w:rsidR="00420066">
                    <w:rPr>
                      <w:rStyle w:val="ae"/>
                    </w:rPr>
                    <w:t>Inout</w:t>
                  </w:r>
                </w:ins>
                <w:customXmlInsRangeStart w:id="3934" w:author="peng" w:date="2015-01-26T02:21:00Z"/>
              </w:sdtContent>
            </w:sdt>
            <w:customXmlInsRangeEnd w:id="3934"/>
            <w:ins w:id="3935" w:author="peng" w:date="2015-01-26T02:21:00Z">
              <w:r w:rsidR="00420066">
                <w:rPr>
                  <w:rStyle w:val="ae"/>
                </w:rPr>
                <w:t xml:space="preserve"> </w:t>
              </w:r>
            </w:ins>
            <w:customXmlInsRangeStart w:id="3936" w:author="peng" w:date="2015-01-26T02:21:00Z"/>
            <w:sdt>
              <w:sdtPr>
                <w:alias w:val="Parameter ATTRIBUTE Name"/>
                <w:tag w:val="46f2b005-6d86-4df9-88f5-7fd61ad5e0c8"/>
                <w:id w:val="1552884371"/>
                <w:dataBinding w:xpath="/elements/element[@objid='46f2b005-6d86-4df9-88f5-7fd61ad5e0c8']/content[@alias='Parameter ATTRIBUTE Name']" w:storeItemID="{D35B6978-45B9-4860-8E6E-EDB6F017D2CB}"/>
                <w:text w:multiLine="1"/>
              </w:sdtPr>
              <w:sdtEndPr/>
              <w:sdtContent>
                <w:customXmlInsRangeEnd w:id="3936"/>
                <w:ins w:id="3937" w:author="peng" w:date="2015-01-26T02:21:00Z">
                  <w:r w:rsidR="00420066">
                    <w:t>p0</w:t>
                  </w:r>
                </w:ins>
                <w:customXmlInsRangeStart w:id="3938" w:author="peng" w:date="2015-01-26T02:21:00Z"/>
              </w:sdtContent>
            </w:sdt>
            <w:customXmlInsRangeEnd w:id="3938"/>
            <w:ins w:id="3939" w:author="peng" w:date="2015-01-26T02:21:00Z">
              <w:r w:rsidR="00420066">
                <w:t xml:space="preserve"> </w:t>
              </w:r>
            </w:ins>
            <w:customXmlInsRangeStart w:id="3940" w:author="peng" w:date="2015-01-26T02:21:00Z"/>
            <w:sdt>
              <w:sdtPr>
                <w:alias w:val="Class ATTRIBUTE Name"/>
                <w:tag w:val="5706d10e-33bc-47ea-9824-17e57725e880"/>
                <w:id w:val="-1574030888"/>
                <w:dataBinding w:xpath="/elements/element[@objid='5706d10e-33bc-47ea-9824-17e57725e880']/content[@alias='Class ATTRIBUTE Name']" w:storeItemID="{D35B6978-45B9-4860-8E6E-EDB6F017D2CB}"/>
                <w:text w:multiLine="1"/>
              </w:sdtPr>
              <w:sdtEndPr/>
              <w:sdtContent>
                <w:customXmlInsRangeEnd w:id="3940"/>
                <w:ins w:id="3941" w:author="peng" w:date="2015-01-26T02:21:00Z">
                  <w:r w:rsidR="00420066">
                    <w:t>BufferedReader</w:t>
                  </w:r>
                </w:ins>
                <w:customXmlInsRangeStart w:id="3942" w:author="peng" w:date="2015-01-26T02:21:00Z"/>
              </w:sdtContent>
            </w:sdt>
            <w:customXmlInsRangeEnd w:id="3942"/>
            <w:ins w:id="3943" w:author="peng" w:date="2015-01-26T02:21:00Z">
              <w:r w:rsidR="00420066">
                <w:t>)</w:t>
              </w:r>
            </w:ins>
          </w:p>
        </w:tc>
        <w:tc>
          <w:tcPr>
            <w:tcW w:w="0" w:type="auto"/>
          </w:tcPr>
          <w:p w14:paraId="7E757C6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3944" w:author="peng" w:date="2015-01-26T02:21:00Z"/>
              </w:rPr>
            </w:pPr>
            <w:customXmlInsRangeStart w:id="3945" w:author="peng" w:date="2015-01-26T02:21:00Z"/>
            <w:sdt>
              <w:sdtPr>
                <w:alias w:val="Operation NOTE description 0"/>
                <w:tag w:val="985f5480-a2ab-47af-bab4-bd707fb6a9d9"/>
                <w:id w:val="1932776872"/>
                <w:dataBinding w:xpath="/elements/element[@objid='985f5480-a2ab-47af-bab4-bd707fb6a9d9']/content[@alias='Operation NOTE description 0']" w:storeItemID="{D35B6978-45B9-4860-8E6E-EDB6F017D2CB}"/>
                <w:text w:multiLine="1"/>
              </w:sdtPr>
              <w:sdtEndPr/>
              <w:sdtContent>
                <w:customXmlInsRangeEnd w:id="3945"/>
                <w:ins w:id="3946" w:author="peng" w:date="2015-01-26T02:21:00Z">
                  <w:r w:rsidR="00420066">
                    <w:t>implement read method of Classifier</w:t>
                  </w:r>
                </w:ins>
                <w:customXmlInsRangeStart w:id="3947" w:author="peng" w:date="2015-01-26T02:21:00Z"/>
              </w:sdtContent>
            </w:sdt>
            <w:customXmlInsRangeEnd w:id="3947"/>
          </w:p>
        </w:tc>
      </w:tr>
      <w:tr w:rsidR="00420066" w14:paraId="118602A5" w14:textId="77777777" w:rsidTr="00420066">
        <w:trPr>
          <w:jc w:val="both"/>
          <w:ins w:id="394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CBCA2AB" w14:textId="77777777" w:rsidR="00420066" w:rsidRDefault="007D1D13" w:rsidP="00420066">
            <w:pPr>
              <w:rPr>
                <w:ins w:id="3949" w:author="peng" w:date="2015-01-26T02:21:00Z"/>
              </w:rPr>
            </w:pPr>
            <w:customXmlInsRangeStart w:id="3950" w:author="peng" w:date="2015-01-26T02:21:00Z"/>
            <w:sdt>
              <w:sdtPr>
                <w:alias w:val="DataType ATTRIBUTE Name"/>
                <w:tag w:val="00000004-0000-0009-0000-000000000000"/>
                <w:id w:val="-220592034"/>
                <w:dataBinding w:xpath="/elements/element[@objid='00000004-0000-0009-0000-000000000000']/content[@alias='DataType ATTRIBUTE Name']" w:storeItemID="{D35B6978-45B9-4860-8E6E-EDB6F017D2CB}"/>
                <w:text w:multiLine="1"/>
              </w:sdtPr>
              <w:sdtEndPr/>
              <w:sdtContent>
                <w:customXmlInsRangeEnd w:id="3950"/>
                <w:ins w:id="3951" w:author="peng" w:date="2015-01-26T02:21:00Z">
                  <w:r w:rsidR="00420066">
                    <w:t>integer</w:t>
                  </w:r>
                </w:ins>
                <w:customXmlInsRangeStart w:id="3952" w:author="peng" w:date="2015-01-26T02:21:00Z"/>
              </w:sdtContent>
            </w:sdt>
            <w:customXmlInsRangeEnd w:id="3952"/>
            <w:ins w:id="3953" w:author="peng" w:date="2015-01-26T02:21:00Z">
              <w:r w:rsidR="00420066">
                <w:t xml:space="preserve"> </w:t>
              </w:r>
            </w:ins>
            <w:customXmlInsRangeStart w:id="3954" w:author="peng" w:date="2015-01-26T02:21:00Z"/>
            <w:sdt>
              <w:sdtPr>
                <w:alias w:val="Operation ATTRIBUTE Name"/>
                <w:tag w:val="3659a8e2-c8b2-456a-a298-a337db21d555"/>
                <w:id w:val="1407727632"/>
                <w:dataBinding w:xpath="/elements/element[@objid='3659a8e2-c8b2-456a-a298-a337db21d555']/content[@alias='Operation ATTRIBUTE Name']" w:storeItemID="{D35B6978-45B9-4860-8E6E-EDB6F017D2CB}"/>
                <w:text w:multiLine="1"/>
              </w:sdtPr>
              <w:sdtEndPr/>
              <w:sdtContent>
                <w:customXmlInsRangeEnd w:id="3954"/>
                <w:ins w:id="3955" w:author="peng" w:date="2015-01-26T02:21:00Z">
                  <w:r w:rsidR="00420066">
                    <w:t>classify</w:t>
                  </w:r>
                </w:ins>
                <w:customXmlInsRangeStart w:id="3956" w:author="peng" w:date="2015-01-26T02:21:00Z"/>
              </w:sdtContent>
            </w:sdt>
            <w:customXmlInsRangeEnd w:id="3956"/>
            <w:ins w:id="3957" w:author="peng" w:date="2015-01-26T02:21:00Z">
              <w:r w:rsidR="00420066">
                <w:t xml:space="preserve"> (</w:t>
              </w:r>
            </w:ins>
            <w:customXmlInsRangeStart w:id="3958" w:author="peng" w:date="2015-01-26T02:21:00Z"/>
            <w:sdt>
              <w:sdtPr>
                <w:rPr>
                  <w:rStyle w:val="ae"/>
                </w:rPr>
                <w:alias w:val="Parameter ATTRIBUTE ParameterPassing"/>
                <w:tag w:val="868d76eb-236d-4224-9590-d254fb75f616"/>
                <w:id w:val="273057345"/>
                <w:dataBinding w:xpath="/elements/element[@objid='868d76eb-236d-4224-9590-d254fb75f616']/content[@alias='Parameter ATTRIBUTE ParameterPassing']" w:storeItemID="{D35B6978-45B9-4860-8E6E-EDB6F017D2CB}"/>
                <w:text w:multiLine="1"/>
              </w:sdtPr>
              <w:sdtEndPr>
                <w:rPr>
                  <w:rStyle w:val="ae"/>
                </w:rPr>
              </w:sdtEndPr>
              <w:sdtContent>
                <w:customXmlInsRangeEnd w:id="3958"/>
                <w:ins w:id="3959" w:author="peng" w:date="2015-01-26T02:21:00Z">
                  <w:r w:rsidR="00420066">
                    <w:rPr>
                      <w:rStyle w:val="ae"/>
                    </w:rPr>
                    <w:t>Inout</w:t>
                  </w:r>
                </w:ins>
                <w:customXmlInsRangeStart w:id="3960" w:author="peng" w:date="2015-01-26T02:21:00Z"/>
              </w:sdtContent>
            </w:sdt>
            <w:customXmlInsRangeEnd w:id="3960"/>
            <w:ins w:id="3961" w:author="peng" w:date="2015-01-26T02:21:00Z">
              <w:r w:rsidR="00420066">
                <w:rPr>
                  <w:rStyle w:val="ae"/>
                </w:rPr>
                <w:t xml:space="preserve"> </w:t>
              </w:r>
            </w:ins>
            <w:customXmlInsRangeStart w:id="3962" w:author="peng" w:date="2015-01-26T02:21:00Z"/>
            <w:sdt>
              <w:sdtPr>
                <w:alias w:val="Parameter ATTRIBUTE Name"/>
                <w:tag w:val="868d76eb-236d-4224-9590-d254fb75f616"/>
                <w:id w:val="-1017377310"/>
                <w:dataBinding w:xpath="/elements/element[@objid='868d76eb-236d-4224-9590-d254fb75f616']/content[@alias='Parameter ATTRIBUTE Name']" w:storeItemID="{D35B6978-45B9-4860-8E6E-EDB6F017D2CB}"/>
                <w:text w:multiLine="1"/>
              </w:sdtPr>
              <w:sdtEndPr/>
              <w:sdtContent>
                <w:customXmlInsRangeEnd w:id="3962"/>
                <w:ins w:id="3963" w:author="peng" w:date="2015-01-26T02:21:00Z">
                  <w:r w:rsidR="00420066">
                    <w:t>p0</w:t>
                  </w:r>
                </w:ins>
                <w:customXmlInsRangeStart w:id="3964" w:author="peng" w:date="2015-01-26T02:21:00Z"/>
              </w:sdtContent>
            </w:sdt>
            <w:customXmlInsRangeEnd w:id="3964"/>
            <w:ins w:id="3965" w:author="peng" w:date="2015-01-26T02:21:00Z">
              <w:r w:rsidR="00420066">
                <w:t xml:space="preserve"> )</w:t>
              </w:r>
            </w:ins>
          </w:p>
        </w:tc>
        <w:tc>
          <w:tcPr>
            <w:tcW w:w="0" w:type="auto"/>
          </w:tcPr>
          <w:p w14:paraId="7BB95F32"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3966" w:author="peng" w:date="2015-01-26T02:21:00Z"/>
              </w:rPr>
            </w:pPr>
            <w:customXmlInsRangeStart w:id="3967" w:author="peng" w:date="2015-01-26T02:21:00Z"/>
            <w:sdt>
              <w:sdtPr>
                <w:alias w:val="Operation NOTE description 0"/>
                <w:tag w:val="3659a8e2-c8b2-456a-a298-a337db21d555"/>
                <w:id w:val="-377707070"/>
                <w:dataBinding w:xpath="/elements/element[@objid='3659a8e2-c8b2-456a-a298-a337db21d555']/content[@alias='Operation NOTE description 0']" w:storeItemID="{D35B6978-45B9-4860-8E6E-EDB6F017D2CB}"/>
                <w:text w:multiLine="1"/>
              </w:sdtPr>
              <w:sdtEndPr/>
              <w:sdtContent>
                <w:customXmlInsRangeEnd w:id="3967"/>
                <w:ins w:id="3968" w:author="peng" w:date="2015-01-26T02:21:00Z">
                  <w:r w:rsidR="00420066">
                    <w:t>classify dataset p0</w:t>
                  </w:r>
                </w:ins>
                <w:customXmlInsRangeStart w:id="3969" w:author="peng" w:date="2015-01-26T02:21:00Z"/>
              </w:sdtContent>
            </w:sdt>
            <w:customXmlInsRangeEnd w:id="3969"/>
          </w:p>
        </w:tc>
      </w:tr>
      <w:tr w:rsidR="00420066" w14:paraId="1F6805E3" w14:textId="77777777" w:rsidTr="00420066">
        <w:trPr>
          <w:cnfStyle w:val="000000100000" w:firstRow="0" w:lastRow="0" w:firstColumn="0" w:lastColumn="0" w:oddVBand="0" w:evenVBand="0" w:oddHBand="1" w:evenHBand="0" w:firstRowFirstColumn="0" w:firstRowLastColumn="0" w:lastRowFirstColumn="0" w:lastRowLastColumn="0"/>
          <w:jc w:val="both"/>
          <w:ins w:id="397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D20229F" w14:textId="77777777" w:rsidR="00420066" w:rsidRDefault="007D1D13" w:rsidP="00420066">
            <w:pPr>
              <w:rPr>
                <w:ins w:id="3971" w:author="peng" w:date="2015-01-26T02:21:00Z"/>
              </w:rPr>
            </w:pPr>
            <w:customXmlInsRangeStart w:id="3972" w:author="peng" w:date="2015-01-26T02:21:00Z"/>
            <w:sdt>
              <w:sdtPr>
                <w:alias w:val="DataType ATTRIBUTE Name"/>
                <w:tag w:val="00000004-0000-0009-0000-000000000000"/>
                <w:id w:val="1678846368"/>
                <w:dataBinding w:xpath="/elements/element[@objid='00000004-0000-0009-0000-000000000000']/content[@alias='DataType ATTRIBUTE Name']" w:storeItemID="{D35B6978-45B9-4860-8E6E-EDB6F017D2CB}"/>
                <w:text w:multiLine="1"/>
              </w:sdtPr>
              <w:sdtEndPr/>
              <w:sdtContent>
                <w:customXmlInsRangeEnd w:id="3972"/>
                <w:ins w:id="3973" w:author="peng" w:date="2015-01-26T02:21:00Z">
                  <w:r w:rsidR="00420066">
                    <w:t>integer</w:t>
                  </w:r>
                </w:ins>
                <w:customXmlInsRangeStart w:id="3974" w:author="peng" w:date="2015-01-26T02:21:00Z"/>
              </w:sdtContent>
            </w:sdt>
            <w:customXmlInsRangeEnd w:id="3974"/>
            <w:ins w:id="3975" w:author="peng" w:date="2015-01-26T02:21:00Z">
              <w:r w:rsidR="00420066">
                <w:t xml:space="preserve"> </w:t>
              </w:r>
            </w:ins>
            <w:customXmlInsRangeStart w:id="3976" w:author="peng" w:date="2015-01-26T02:21:00Z"/>
            <w:sdt>
              <w:sdtPr>
                <w:alias w:val="Operation ATTRIBUTE Name"/>
                <w:tag w:val="78457ecd-cfad-4344-a5ef-0bd86ea0a7b5"/>
                <w:id w:val="809359825"/>
                <w:dataBinding w:xpath="/elements/element[@objid='78457ecd-cfad-4344-a5ef-0bd86ea0a7b5']/content[@alias='Operation ATTRIBUTE Name']" w:storeItemID="{D35B6978-45B9-4860-8E6E-EDB6F017D2CB}"/>
                <w:text w:multiLine="1"/>
              </w:sdtPr>
              <w:sdtEndPr/>
              <w:sdtContent>
                <w:customXmlInsRangeEnd w:id="3976"/>
                <w:ins w:id="3977" w:author="peng" w:date="2015-01-26T02:21:00Z">
                  <w:r w:rsidR="00420066">
                    <w:t>classify</w:t>
                  </w:r>
                </w:ins>
                <w:customXmlInsRangeStart w:id="3978" w:author="peng" w:date="2015-01-26T02:21:00Z"/>
              </w:sdtContent>
            </w:sdt>
            <w:customXmlInsRangeEnd w:id="3978"/>
            <w:ins w:id="3979" w:author="peng" w:date="2015-01-26T02:21:00Z">
              <w:r w:rsidR="00420066">
                <w:t xml:space="preserve"> (</w:t>
              </w:r>
            </w:ins>
            <w:customXmlInsRangeStart w:id="3980" w:author="peng" w:date="2015-01-26T02:21:00Z"/>
            <w:sdt>
              <w:sdtPr>
                <w:rPr>
                  <w:rStyle w:val="ae"/>
                </w:rPr>
                <w:alias w:val="Parameter ATTRIBUTE ParameterPassing"/>
                <w:tag w:val="380d0133-789a-4ab5-99d1-7d536bae7842"/>
                <w:id w:val="-1596315630"/>
                <w:dataBinding w:xpath="/elements/element[@objid='380d0133-789a-4ab5-99d1-7d536bae7842']/content[@alias='Parameter ATTRIBUTE ParameterPassing']" w:storeItemID="{D35B6978-45B9-4860-8E6E-EDB6F017D2CB}"/>
                <w:text w:multiLine="1"/>
              </w:sdtPr>
              <w:sdtEndPr>
                <w:rPr>
                  <w:rStyle w:val="ae"/>
                </w:rPr>
              </w:sdtEndPr>
              <w:sdtContent>
                <w:customXmlInsRangeEnd w:id="3980"/>
                <w:ins w:id="3981" w:author="peng" w:date="2015-01-26T02:21:00Z">
                  <w:r w:rsidR="00420066">
                    <w:rPr>
                      <w:rStyle w:val="ae"/>
                    </w:rPr>
                    <w:t>Inout</w:t>
                  </w:r>
                </w:ins>
                <w:customXmlInsRangeStart w:id="3982" w:author="peng" w:date="2015-01-26T02:21:00Z"/>
              </w:sdtContent>
            </w:sdt>
            <w:customXmlInsRangeEnd w:id="3982"/>
            <w:ins w:id="3983" w:author="peng" w:date="2015-01-26T02:21:00Z">
              <w:r w:rsidR="00420066">
                <w:rPr>
                  <w:rStyle w:val="ae"/>
                </w:rPr>
                <w:t xml:space="preserve"> </w:t>
              </w:r>
            </w:ins>
            <w:customXmlInsRangeStart w:id="3984" w:author="peng" w:date="2015-01-26T02:21:00Z"/>
            <w:sdt>
              <w:sdtPr>
                <w:alias w:val="Parameter ATTRIBUTE Name"/>
                <w:tag w:val="380d0133-789a-4ab5-99d1-7d536bae7842"/>
                <w:id w:val="-1745478262"/>
                <w:dataBinding w:xpath="/elements/element[@objid='380d0133-789a-4ab5-99d1-7d536bae7842']/content[@alias='Parameter ATTRIBUTE Name']" w:storeItemID="{D35B6978-45B9-4860-8E6E-EDB6F017D2CB}"/>
                <w:text w:multiLine="1"/>
              </w:sdtPr>
              <w:sdtEndPr/>
              <w:sdtContent>
                <w:customXmlInsRangeEnd w:id="3984"/>
                <w:ins w:id="3985" w:author="peng" w:date="2015-01-26T02:21:00Z">
                  <w:r w:rsidR="00420066">
                    <w:t>data</w:t>
                  </w:r>
                </w:ins>
                <w:customXmlInsRangeStart w:id="3986" w:author="peng" w:date="2015-01-26T02:21:00Z"/>
              </w:sdtContent>
            </w:sdt>
            <w:customXmlInsRangeEnd w:id="3986"/>
            <w:ins w:id="3987" w:author="peng" w:date="2015-01-26T02:21:00Z">
              <w:r w:rsidR="00420066">
                <w:t xml:space="preserve"> </w:t>
              </w:r>
            </w:ins>
            <w:customXmlInsRangeStart w:id="3988" w:author="peng" w:date="2015-01-26T02:21:00Z"/>
            <w:sdt>
              <w:sdtPr>
                <w:alias w:val="Class ATTRIBUTE Name"/>
                <w:tag w:val="4ccce523-4653-4dc2-a5bc-b4bfbbe95a34"/>
                <w:id w:val="2147461174"/>
                <w:dataBinding w:xpath="/elements/element[@objid='4ccce523-4653-4dc2-a5bc-b4bfbbe95a34']/content[@alias='Class ATTRIBUTE Name']" w:storeItemID="{D35B6978-45B9-4860-8E6E-EDB6F017D2CB}"/>
                <w:text w:multiLine="1"/>
              </w:sdtPr>
              <w:sdtEndPr/>
              <w:sdtContent>
                <w:customXmlInsRangeEnd w:id="3988"/>
                <w:ins w:id="3989" w:author="peng" w:date="2015-01-26T02:21:00Z">
                  <w:r w:rsidR="00420066">
                    <w:t>DataVector</w:t>
                  </w:r>
                </w:ins>
                <w:customXmlInsRangeStart w:id="3990" w:author="peng" w:date="2015-01-26T02:21:00Z"/>
              </w:sdtContent>
            </w:sdt>
            <w:customXmlInsRangeEnd w:id="3990"/>
            <w:ins w:id="3991" w:author="peng" w:date="2015-01-26T02:21:00Z">
              <w:r w:rsidR="00420066">
                <w:t>,</w:t>
              </w:r>
            </w:ins>
            <w:customXmlInsRangeStart w:id="3992" w:author="peng" w:date="2015-01-26T02:21:00Z"/>
            <w:sdt>
              <w:sdtPr>
                <w:rPr>
                  <w:rStyle w:val="ae"/>
                </w:rPr>
                <w:alias w:val="Parameter ATTRIBUTE ParameterPassing"/>
                <w:tag w:val="362f8c48-cfd4-4835-b088-54e9029044ea"/>
                <w:id w:val="2029604765"/>
                <w:dataBinding w:xpath="/elements/element[@objid='362f8c48-cfd4-4835-b088-54e9029044ea']/content[@alias='Parameter ATTRIBUTE ParameterPassing']" w:storeItemID="{D35B6978-45B9-4860-8E6E-EDB6F017D2CB}"/>
                <w:text w:multiLine="1"/>
              </w:sdtPr>
              <w:sdtEndPr>
                <w:rPr>
                  <w:rStyle w:val="ae"/>
                </w:rPr>
              </w:sdtEndPr>
              <w:sdtContent>
                <w:customXmlInsRangeEnd w:id="3992"/>
                <w:ins w:id="3993" w:author="peng" w:date="2015-01-26T02:21:00Z">
                  <w:r w:rsidR="00420066">
                    <w:rPr>
                      <w:rStyle w:val="ae"/>
                    </w:rPr>
                    <w:t>Inout</w:t>
                  </w:r>
                </w:ins>
                <w:customXmlInsRangeStart w:id="3994" w:author="peng" w:date="2015-01-26T02:21:00Z"/>
              </w:sdtContent>
            </w:sdt>
            <w:customXmlInsRangeEnd w:id="3994"/>
            <w:ins w:id="3995" w:author="peng" w:date="2015-01-26T02:21:00Z">
              <w:r w:rsidR="00420066">
                <w:rPr>
                  <w:rStyle w:val="ae"/>
                </w:rPr>
                <w:t xml:space="preserve"> </w:t>
              </w:r>
            </w:ins>
            <w:customXmlInsRangeStart w:id="3996" w:author="peng" w:date="2015-01-26T02:21:00Z"/>
            <w:sdt>
              <w:sdtPr>
                <w:alias w:val="Parameter ATTRIBUTE Name"/>
                <w:tag w:val="362f8c48-cfd4-4835-b088-54e9029044ea"/>
                <w:id w:val="-1666474999"/>
                <w:dataBinding w:xpath="/elements/element[@objid='362f8c48-cfd4-4835-b088-54e9029044ea']/content[@alias='Parameter ATTRIBUTE Name']" w:storeItemID="{D35B6978-45B9-4860-8E6E-EDB6F017D2CB}"/>
                <w:text w:multiLine="1"/>
              </w:sdtPr>
              <w:sdtEndPr/>
              <w:sdtContent>
                <w:customXmlInsRangeEnd w:id="3996"/>
                <w:ins w:id="3997" w:author="peng" w:date="2015-01-26T02:21:00Z">
                  <w:r w:rsidR="00420066">
                    <w:t>calAccuracy</w:t>
                  </w:r>
                </w:ins>
                <w:customXmlInsRangeStart w:id="3998" w:author="peng" w:date="2015-01-26T02:21:00Z"/>
              </w:sdtContent>
            </w:sdt>
            <w:customXmlInsRangeEnd w:id="3998"/>
            <w:ins w:id="3999" w:author="peng" w:date="2015-01-26T02:21:00Z">
              <w:r w:rsidR="00420066">
                <w:t xml:space="preserve"> </w:t>
              </w:r>
            </w:ins>
            <w:customXmlInsRangeStart w:id="4000" w:author="peng" w:date="2015-01-26T02:21:00Z"/>
            <w:sdt>
              <w:sdtPr>
                <w:alias w:val="DataType ATTRIBUTE Name"/>
                <w:tag w:val="00000004-0000-0005-0000-000000000000"/>
                <w:id w:val="1940639665"/>
                <w:dataBinding w:xpath="/elements/element[@objid='00000004-0000-0005-0000-000000000000']/content[@alias='DataType ATTRIBUTE Name']" w:storeItemID="{D35B6978-45B9-4860-8E6E-EDB6F017D2CB}"/>
                <w:text w:multiLine="1"/>
              </w:sdtPr>
              <w:sdtEndPr/>
              <w:sdtContent>
                <w:customXmlInsRangeEnd w:id="4000"/>
                <w:ins w:id="4001" w:author="peng" w:date="2015-01-26T02:21:00Z">
                  <w:r w:rsidR="00420066">
                    <w:t>boolean</w:t>
                  </w:r>
                </w:ins>
                <w:customXmlInsRangeStart w:id="4002" w:author="peng" w:date="2015-01-26T02:21:00Z"/>
              </w:sdtContent>
            </w:sdt>
            <w:customXmlInsRangeEnd w:id="4002"/>
            <w:ins w:id="4003" w:author="peng" w:date="2015-01-26T02:21:00Z">
              <w:r w:rsidR="00420066">
                <w:t>)</w:t>
              </w:r>
            </w:ins>
          </w:p>
        </w:tc>
        <w:tc>
          <w:tcPr>
            <w:tcW w:w="0" w:type="auto"/>
          </w:tcPr>
          <w:p w14:paraId="34DD0DD2"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004" w:author="peng" w:date="2015-01-26T02:21:00Z"/>
              </w:rPr>
            </w:pPr>
            <w:customXmlInsRangeStart w:id="4005" w:author="peng" w:date="2015-01-26T02:21:00Z"/>
            <w:sdt>
              <w:sdtPr>
                <w:alias w:val="Operation NOTE description 0"/>
                <w:tag w:val="78457ecd-cfad-4344-a5ef-0bd86ea0a7b5"/>
                <w:id w:val="468409751"/>
                <w:dataBinding w:xpath="/elements/element[@objid='78457ecd-cfad-4344-a5ef-0bd86ea0a7b5']/content[@alias='Operation NOTE description 0']" w:storeItemID="{D35B6978-45B9-4860-8E6E-EDB6F017D2CB}"/>
                <w:text w:multiLine="1"/>
              </w:sdtPr>
              <w:sdtEndPr/>
              <w:sdtContent>
                <w:customXmlInsRangeEnd w:id="4005"/>
                <w:ins w:id="4006" w:author="peng" w:date="2015-01-26T02:21:00Z">
                  <w:r w:rsidR="00420066">
                    <w:t>classify dataset and calculate accuracy</w:t>
                  </w:r>
                </w:ins>
                <w:customXmlInsRangeStart w:id="4007" w:author="peng" w:date="2015-01-26T02:21:00Z"/>
              </w:sdtContent>
            </w:sdt>
            <w:customXmlInsRangeEnd w:id="4007"/>
          </w:p>
        </w:tc>
      </w:tr>
      <w:tr w:rsidR="00420066" w14:paraId="0D3C4D21" w14:textId="77777777" w:rsidTr="00420066">
        <w:trPr>
          <w:jc w:val="both"/>
          <w:ins w:id="400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4B68BB6" w14:textId="77777777" w:rsidR="00420066" w:rsidRDefault="007D1D13" w:rsidP="00420066">
            <w:pPr>
              <w:rPr>
                <w:ins w:id="4009" w:author="peng" w:date="2015-01-26T02:21:00Z"/>
              </w:rPr>
            </w:pPr>
            <w:customXmlInsRangeStart w:id="4010" w:author="peng" w:date="2015-01-26T02:21:00Z"/>
            <w:sdt>
              <w:sdtPr>
                <w:alias w:val="DataType ATTRIBUTE Name"/>
                <w:tag w:val="00000004-0000-0009-0000-000000000000"/>
                <w:id w:val="-940065801"/>
                <w:dataBinding w:xpath="/elements/element[@objid='00000004-0000-0009-0000-000000000000']/content[@alias='DataType ATTRIBUTE Name']" w:storeItemID="{D35B6978-45B9-4860-8E6E-EDB6F017D2CB}"/>
                <w:text w:multiLine="1"/>
              </w:sdtPr>
              <w:sdtEndPr/>
              <w:sdtContent>
                <w:customXmlInsRangeEnd w:id="4010"/>
                <w:ins w:id="4011" w:author="peng" w:date="2015-01-26T02:21:00Z">
                  <w:r w:rsidR="00420066">
                    <w:t>integer</w:t>
                  </w:r>
                </w:ins>
                <w:customXmlInsRangeStart w:id="4012" w:author="peng" w:date="2015-01-26T02:21:00Z"/>
              </w:sdtContent>
            </w:sdt>
            <w:customXmlInsRangeEnd w:id="4012"/>
            <w:ins w:id="4013" w:author="peng" w:date="2015-01-26T02:21:00Z">
              <w:r w:rsidR="00420066">
                <w:t xml:space="preserve"> </w:t>
              </w:r>
            </w:ins>
            <w:customXmlInsRangeStart w:id="4014" w:author="peng" w:date="2015-01-26T02:21:00Z"/>
            <w:sdt>
              <w:sdtPr>
                <w:alias w:val="Operation ATTRIBUTE Name"/>
                <w:tag w:val="bb5b252c-ca79-46b1-b961-fbeeaa5713aa"/>
                <w:id w:val="1554583602"/>
                <w:dataBinding w:xpath="/elements/element[@objid='bb5b252c-ca79-46b1-b961-fbeeaa5713aa']/content[@alias='Operation ATTRIBUTE Name']" w:storeItemID="{D35B6978-45B9-4860-8E6E-EDB6F017D2CB}"/>
                <w:text w:multiLine="1"/>
              </w:sdtPr>
              <w:sdtEndPr/>
              <w:sdtContent>
                <w:customXmlInsRangeEnd w:id="4014"/>
                <w:ins w:id="4015" w:author="peng" w:date="2015-01-26T02:21:00Z">
                  <w:r w:rsidR="00420066">
                    <w:t>getMaxDepth</w:t>
                  </w:r>
                </w:ins>
                <w:customXmlInsRangeStart w:id="4016" w:author="peng" w:date="2015-01-26T02:21:00Z"/>
              </w:sdtContent>
            </w:sdt>
            <w:customXmlInsRangeEnd w:id="4016"/>
            <w:ins w:id="4017" w:author="peng" w:date="2015-01-26T02:21:00Z">
              <w:r w:rsidR="00420066">
                <w:t xml:space="preserve"> ()</w:t>
              </w:r>
            </w:ins>
          </w:p>
        </w:tc>
        <w:tc>
          <w:tcPr>
            <w:tcW w:w="0" w:type="auto"/>
          </w:tcPr>
          <w:p w14:paraId="1A1AB27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018" w:author="peng" w:date="2015-01-26T02:21:00Z"/>
              </w:rPr>
            </w:pPr>
            <w:customXmlInsRangeStart w:id="4019" w:author="peng" w:date="2015-01-26T02:21:00Z"/>
            <w:sdt>
              <w:sdtPr>
                <w:alias w:val="Operation NOTE description 0"/>
                <w:tag w:val="bb5b252c-ca79-46b1-b961-fbeeaa5713aa"/>
                <w:id w:val="-1902984309"/>
                <w:dataBinding w:xpath="/elements/element[@objid='bb5b252c-ca79-46b1-b961-fbeeaa5713aa']/content[@alias='Operation NOTE description 0']" w:storeItemID="{D35B6978-45B9-4860-8E6E-EDB6F017D2CB}"/>
                <w:text w:multiLine="1"/>
              </w:sdtPr>
              <w:sdtEndPr/>
              <w:sdtContent>
                <w:customXmlInsRangeEnd w:id="4019"/>
                <w:ins w:id="4020" w:author="peng" w:date="2015-01-26T02:21:00Z">
                  <w:r w:rsidR="00420066">
                    <w:t>return maxDepth</w:t>
                  </w:r>
                </w:ins>
                <w:customXmlInsRangeStart w:id="4021" w:author="peng" w:date="2015-01-26T02:21:00Z"/>
              </w:sdtContent>
            </w:sdt>
            <w:customXmlInsRangeEnd w:id="4021"/>
          </w:p>
        </w:tc>
      </w:tr>
      <w:tr w:rsidR="00420066" w14:paraId="35CBB3DC" w14:textId="77777777" w:rsidTr="00420066">
        <w:trPr>
          <w:cnfStyle w:val="000000100000" w:firstRow="0" w:lastRow="0" w:firstColumn="0" w:lastColumn="0" w:oddVBand="0" w:evenVBand="0" w:oddHBand="1" w:evenHBand="0" w:firstRowFirstColumn="0" w:firstRowLastColumn="0" w:lastRowFirstColumn="0" w:lastRowLastColumn="0"/>
          <w:jc w:val="both"/>
          <w:ins w:id="402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D67A7AE" w14:textId="77777777" w:rsidR="00420066" w:rsidRDefault="007D1D13" w:rsidP="00420066">
            <w:pPr>
              <w:rPr>
                <w:ins w:id="4023" w:author="peng" w:date="2015-01-26T02:21:00Z"/>
              </w:rPr>
            </w:pPr>
            <w:customXmlInsRangeStart w:id="4024" w:author="peng" w:date="2015-01-26T02:21:00Z"/>
            <w:sdt>
              <w:sdtPr>
                <w:alias w:val="DataType ATTRIBUTE Name"/>
                <w:tag w:val="00000004-0000-0009-0000-000000000000"/>
                <w:id w:val="321479937"/>
                <w:dataBinding w:xpath="/elements/element[@objid='00000004-0000-0009-0000-000000000000']/content[@alias='DataType ATTRIBUTE Name']" w:storeItemID="{D35B6978-45B9-4860-8E6E-EDB6F017D2CB}"/>
                <w:text w:multiLine="1"/>
              </w:sdtPr>
              <w:sdtEndPr/>
              <w:sdtContent>
                <w:customXmlInsRangeEnd w:id="4024"/>
                <w:ins w:id="4025" w:author="peng" w:date="2015-01-26T02:21:00Z">
                  <w:r w:rsidR="00420066">
                    <w:t>integer</w:t>
                  </w:r>
                </w:ins>
                <w:customXmlInsRangeStart w:id="4026" w:author="peng" w:date="2015-01-26T02:21:00Z"/>
              </w:sdtContent>
            </w:sdt>
            <w:customXmlInsRangeEnd w:id="4026"/>
            <w:ins w:id="4027" w:author="peng" w:date="2015-01-26T02:21:00Z">
              <w:r w:rsidR="00420066">
                <w:t xml:space="preserve"> </w:t>
              </w:r>
            </w:ins>
            <w:customXmlInsRangeStart w:id="4028" w:author="peng" w:date="2015-01-26T02:21:00Z"/>
            <w:sdt>
              <w:sdtPr>
                <w:alias w:val="Operation ATTRIBUTE Name"/>
                <w:tag w:val="4a6cf32f-34b2-41cc-b6d7-cdc8d1f883a2"/>
                <w:id w:val="851464971"/>
                <w:dataBinding w:xpath="/elements/element[@objid='4a6cf32f-34b2-41cc-b6d7-cdc8d1f883a2']/content[@alias='Operation ATTRIBUTE Name']" w:storeItemID="{D35B6978-45B9-4860-8E6E-EDB6F017D2CB}"/>
                <w:text w:multiLine="1"/>
              </w:sdtPr>
              <w:sdtEndPr/>
              <w:sdtContent>
                <w:customXmlInsRangeEnd w:id="4028"/>
                <w:ins w:id="4029" w:author="peng" w:date="2015-01-26T02:21:00Z">
                  <w:r w:rsidR="00420066">
                    <w:t>getMaxNumOfTrees</w:t>
                  </w:r>
                </w:ins>
                <w:customXmlInsRangeStart w:id="4030" w:author="peng" w:date="2015-01-26T02:21:00Z"/>
              </w:sdtContent>
            </w:sdt>
            <w:customXmlInsRangeEnd w:id="4030"/>
            <w:ins w:id="4031" w:author="peng" w:date="2015-01-26T02:21:00Z">
              <w:r w:rsidR="00420066">
                <w:t xml:space="preserve"> ()</w:t>
              </w:r>
            </w:ins>
          </w:p>
        </w:tc>
        <w:tc>
          <w:tcPr>
            <w:tcW w:w="0" w:type="auto"/>
          </w:tcPr>
          <w:p w14:paraId="6C989CF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032" w:author="peng" w:date="2015-01-26T02:21:00Z"/>
              </w:rPr>
            </w:pPr>
            <w:customXmlInsRangeStart w:id="4033" w:author="peng" w:date="2015-01-26T02:21:00Z"/>
            <w:sdt>
              <w:sdtPr>
                <w:alias w:val="Operation NOTE description 0"/>
                <w:tag w:val="4a6cf32f-34b2-41cc-b6d7-cdc8d1f883a2"/>
                <w:id w:val="577941525"/>
                <w:dataBinding w:xpath="/elements/element[@objid='4a6cf32f-34b2-41cc-b6d7-cdc8d1f883a2']/content[@alias='Operation NOTE description 0']" w:storeItemID="{D35B6978-45B9-4860-8E6E-EDB6F017D2CB}"/>
                <w:text w:multiLine="1"/>
              </w:sdtPr>
              <w:sdtEndPr/>
              <w:sdtContent>
                <w:customXmlInsRangeEnd w:id="4033"/>
                <w:ins w:id="4034" w:author="peng" w:date="2015-01-26T02:21:00Z">
                  <w:r w:rsidR="00420066">
                    <w:t>return maxNumOfTrees</w:t>
                  </w:r>
                </w:ins>
                <w:customXmlInsRangeStart w:id="4035" w:author="peng" w:date="2015-01-26T02:21:00Z"/>
              </w:sdtContent>
            </w:sdt>
            <w:customXmlInsRangeEnd w:id="4035"/>
          </w:p>
        </w:tc>
      </w:tr>
      <w:tr w:rsidR="00420066" w14:paraId="23AD32AB" w14:textId="77777777" w:rsidTr="00420066">
        <w:trPr>
          <w:jc w:val="both"/>
          <w:ins w:id="403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2BFD4DD" w14:textId="77777777" w:rsidR="00420066" w:rsidRDefault="007D1D13" w:rsidP="00420066">
            <w:pPr>
              <w:rPr>
                <w:ins w:id="4037" w:author="peng" w:date="2015-01-26T02:21:00Z"/>
              </w:rPr>
            </w:pPr>
            <w:customXmlInsRangeStart w:id="4038" w:author="peng" w:date="2015-01-26T02:21:00Z"/>
            <w:sdt>
              <w:sdtPr>
                <w:alias w:val="Class ATTRIBUTE Name"/>
                <w:tag w:val="61261918-d6ad-4d4d-a19f-e6c7088f5dd6"/>
                <w:id w:val="-2131238734"/>
                <w:dataBinding w:xpath="/elements/element[@objid='61261918-d6ad-4d4d-a19f-e6c7088f5dd6']/content[@alias='Class ATTRIBUTE Name']" w:storeItemID="{D35B6978-45B9-4860-8E6E-EDB6F017D2CB}"/>
                <w:text w:multiLine="1"/>
              </w:sdtPr>
              <w:sdtEndPr/>
              <w:sdtContent>
                <w:customXmlInsRangeEnd w:id="4038"/>
                <w:ins w:id="4039" w:author="peng" w:date="2015-01-26T02:21:00Z">
                  <w:r w:rsidR="00420066">
                    <w:t>DecisionTree</w:t>
                  </w:r>
                </w:ins>
                <w:customXmlInsRangeStart w:id="4040" w:author="peng" w:date="2015-01-26T02:21:00Z"/>
              </w:sdtContent>
            </w:sdt>
            <w:customXmlInsRangeEnd w:id="4040"/>
            <w:ins w:id="4041" w:author="peng" w:date="2015-01-26T02:21:00Z">
              <w:r w:rsidR="00420066">
                <w:t xml:space="preserve"> </w:t>
              </w:r>
            </w:ins>
            <w:customXmlInsRangeStart w:id="4042" w:author="peng" w:date="2015-01-26T02:21:00Z"/>
            <w:sdt>
              <w:sdtPr>
                <w:alias w:val="Operation ATTRIBUTE Name"/>
                <w:tag w:val="a3687bf3-81b6-4ec7-aaf5-f51c321814b6"/>
                <w:id w:val="-1975902325"/>
                <w:dataBinding w:xpath="/elements/element[@objid='a3687bf3-81b6-4ec7-aaf5-f51c321814b6']/content[@alias='Operation ATTRIBUTE Name']" w:storeItemID="{D35B6978-45B9-4860-8E6E-EDB6F017D2CB}"/>
                <w:text w:multiLine="1"/>
              </w:sdtPr>
              <w:sdtEndPr/>
              <w:sdtContent>
                <w:customXmlInsRangeEnd w:id="4042"/>
                <w:ins w:id="4043" w:author="peng" w:date="2015-01-26T02:21:00Z">
                  <w:r w:rsidR="00420066">
                    <w:t>getTrees</w:t>
                  </w:r>
                </w:ins>
                <w:customXmlInsRangeStart w:id="4044" w:author="peng" w:date="2015-01-26T02:21:00Z"/>
              </w:sdtContent>
            </w:sdt>
            <w:customXmlInsRangeEnd w:id="4044"/>
            <w:ins w:id="4045" w:author="peng" w:date="2015-01-26T02:21:00Z">
              <w:r w:rsidR="00420066">
                <w:t xml:space="preserve"> ()</w:t>
              </w:r>
            </w:ins>
          </w:p>
        </w:tc>
        <w:tc>
          <w:tcPr>
            <w:tcW w:w="0" w:type="auto"/>
          </w:tcPr>
          <w:p w14:paraId="7456093C"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046" w:author="peng" w:date="2015-01-26T02:21:00Z"/>
              </w:rPr>
            </w:pPr>
            <w:customXmlInsRangeStart w:id="4047" w:author="peng" w:date="2015-01-26T02:21:00Z"/>
            <w:sdt>
              <w:sdtPr>
                <w:alias w:val="Operation NOTE description 0"/>
                <w:tag w:val="a3687bf3-81b6-4ec7-aaf5-f51c321814b6"/>
                <w:id w:val="1695033653"/>
                <w:dataBinding w:xpath="/elements/element[@objid='a3687bf3-81b6-4ec7-aaf5-f51c321814b6']/content[@alias='Operation NOTE description 0']" w:storeItemID="{D35B6978-45B9-4860-8E6E-EDB6F017D2CB}"/>
                <w:text w:multiLine="1"/>
              </w:sdtPr>
              <w:sdtEndPr/>
              <w:sdtContent>
                <w:customXmlInsRangeEnd w:id="4047"/>
                <w:ins w:id="4048" w:author="peng" w:date="2015-01-26T02:21:00Z">
                  <w:r w:rsidR="00420066">
                    <w:t>return dTree</w:t>
                  </w:r>
                </w:ins>
                <w:customXmlInsRangeStart w:id="4049" w:author="peng" w:date="2015-01-26T02:21:00Z"/>
              </w:sdtContent>
            </w:sdt>
            <w:customXmlInsRangeEnd w:id="4049"/>
          </w:p>
        </w:tc>
      </w:tr>
      <w:tr w:rsidR="00420066" w14:paraId="3D31A84A" w14:textId="77777777" w:rsidTr="00420066">
        <w:trPr>
          <w:cnfStyle w:val="000000100000" w:firstRow="0" w:lastRow="0" w:firstColumn="0" w:lastColumn="0" w:oddVBand="0" w:evenVBand="0" w:oddHBand="1" w:evenHBand="0" w:firstRowFirstColumn="0" w:firstRowLastColumn="0" w:lastRowFirstColumn="0" w:lastRowLastColumn="0"/>
          <w:jc w:val="both"/>
          <w:ins w:id="405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67D84F1" w14:textId="77777777" w:rsidR="00420066" w:rsidRDefault="007D1D13" w:rsidP="00420066">
            <w:pPr>
              <w:rPr>
                <w:ins w:id="4051" w:author="peng" w:date="2015-01-26T02:21:00Z"/>
              </w:rPr>
            </w:pPr>
            <w:customXmlInsRangeStart w:id="4052" w:author="peng" w:date="2015-01-26T02:21:00Z"/>
            <w:sdt>
              <w:sdtPr>
                <w:alias w:val="DataType ATTRIBUTE Name"/>
                <w:tag w:val="00000004-0000-000d-0000-000000000000"/>
                <w:id w:val="558676634"/>
                <w:dataBinding w:xpath="/elements/element[@objid='00000004-0000-000d-0000-000000000000']/content[@alias='DataType ATTRIBUTE Name']" w:storeItemID="{D35B6978-45B9-4860-8E6E-EDB6F017D2CB}"/>
                <w:text w:multiLine="1"/>
              </w:sdtPr>
              <w:sdtEndPr/>
              <w:sdtContent>
                <w:customXmlInsRangeEnd w:id="4052"/>
                <w:ins w:id="4053" w:author="peng" w:date="2015-01-26T02:21:00Z">
                  <w:r w:rsidR="00420066">
                    <w:t>string</w:t>
                  </w:r>
                </w:ins>
                <w:customXmlInsRangeStart w:id="4054" w:author="peng" w:date="2015-01-26T02:21:00Z"/>
              </w:sdtContent>
            </w:sdt>
            <w:customXmlInsRangeEnd w:id="4054"/>
            <w:ins w:id="4055" w:author="peng" w:date="2015-01-26T02:21:00Z">
              <w:r w:rsidR="00420066">
                <w:t xml:space="preserve"> </w:t>
              </w:r>
            </w:ins>
            <w:customXmlInsRangeStart w:id="4056" w:author="peng" w:date="2015-01-26T02:21:00Z"/>
            <w:sdt>
              <w:sdtPr>
                <w:alias w:val="Operation ATTRIBUTE Name"/>
                <w:tag w:val="74998825-700a-4cb4-9aba-ccc2b19da24a"/>
                <w:id w:val="233444535"/>
                <w:dataBinding w:xpath="/elements/element[@objid='74998825-700a-4cb4-9aba-ccc2b19da24a']/content[@alias='Operation ATTRIBUTE Name']" w:storeItemID="{D35B6978-45B9-4860-8E6E-EDB6F017D2CB}"/>
                <w:text w:multiLine="1"/>
              </w:sdtPr>
              <w:sdtEndPr/>
              <w:sdtContent>
                <w:customXmlInsRangeEnd w:id="4056"/>
                <w:ins w:id="4057" w:author="peng" w:date="2015-01-26T02:21:00Z">
                  <w:r w:rsidR="00420066">
                    <w:t>getParameters</w:t>
                  </w:r>
                </w:ins>
                <w:customXmlInsRangeStart w:id="4058" w:author="peng" w:date="2015-01-26T02:21:00Z"/>
              </w:sdtContent>
            </w:sdt>
            <w:customXmlInsRangeEnd w:id="4058"/>
            <w:ins w:id="4059" w:author="peng" w:date="2015-01-26T02:21:00Z">
              <w:r w:rsidR="00420066">
                <w:t xml:space="preserve"> ()</w:t>
              </w:r>
            </w:ins>
          </w:p>
        </w:tc>
        <w:tc>
          <w:tcPr>
            <w:tcW w:w="0" w:type="auto"/>
          </w:tcPr>
          <w:p w14:paraId="5861DB9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060" w:author="peng" w:date="2015-01-26T02:21:00Z"/>
              </w:rPr>
            </w:pPr>
            <w:customXmlInsRangeStart w:id="4061" w:author="peng" w:date="2015-01-26T02:21:00Z"/>
            <w:sdt>
              <w:sdtPr>
                <w:alias w:val="Operation NOTE description 0"/>
                <w:tag w:val="74998825-700a-4cb4-9aba-ccc2b19da24a"/>
                <w:id w:val="-109521238"/>
                <w:dataBinding w:xpath="/elements/element[@objid='74998825-700a-4cb4-9aba-ccc2b19da24a']/content[@alias='Operation NOTE description 0']" w:storeItemID="{D35B6978-45B9-4860-8E6E-EDB6F017D2CB}"/>
                <w:text w:multiLine="1"/>
              </w:sdtPr>
              <w:sdtEndPr/>
              <w:sdtContent>
                <w:customXmlInsRangeEnd w:id="4061"/>
                <w:ins w:id="4062" w:author="peng" w:date="2015-01-26T02:21:00Z">
                  <w:r w:rsidR="00420066">
                    <w:t>return forest parameter</w:t>
                  </w:r>
                </w:ins>
                <w:customXmlInsRangeStart w:id="4063" w:author="peng" w:date="2015-01-26T02:21:00Z"/>
              </w:sdtContent>
            </w:sdt>
            <w:customXmlInsRangeEnd w:id="4063"/>
          </w:p>
        </w:tc>
      </w:tr>
      <w:tr w:rsidR="00420066" w14:paraId="35E9347B" w14:textId="77777777" w:rsidTr="00420066">
        <w:trPr>
          <w:jc w:val="both"/>
          <w:ins w:id="406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511EB76" w14:textId="77777777" w:rsidR="00420066" w:rsidRDefault="007D1D13" w:rsidP="00420066">
            <w:pPr>
              <w:rPr>
                <w:ins w:id="4065" w:author="peng" w:date="2015-01-26T02:21:00Z"/>
              </w:rPr>
            </w:pPr>
            <w:customXmlInsRangeStart w:id="4066" w:author="peng" w:date="2015-01-26T02:21:00Z"/>
            <w:sdt>
              <w:sdtPr>
                <w:alias w:val="DataType ATTRIBUTE Name"/>
                <w:tag w:val="00000004-0000-000d-0000-000000000000"/>
                <w:id w:val="-1402751556"/>
                <w:dataBinding w:xpath="/elements/element[@objid='00000004-0000-000d-0000-000000000000']/content[@alias='DataType ATTRIBUTE Name']" w:storeItemID="{D35B6978-45B9-4860-8E6E-EDB6F017D2CB}"/>
                <w:text w:multiLine="1"/>
              </w:sdtPr>
              <w:sdtEndPr/>
              <w:sdtContent>
                <w:customXmlInsRangeEnd w:id="4066"/>
                <w:ins w:id="4067" w:author="peng" w:date="2015-01-26T02:21:00Z">
                  <w:r w:rsidR="00420066">
                    <w:t>string</w:t>
                  </w:r>
                </w:ins>
                <w:customXmlInsRangeStart w:id="4068" w:author="peng" w:date="2015-01-26T02:21:00Z"/>
              </w:sdtContent>
            </w:sdt>
            <w:customXmlInsRangeEnd w:id="4068"/>
            <w:ins w:id="4069" w:author="peng" w:date="2015-01-26T02:21:00Z">
              <w:r w:rsidR="00420066">
                <w:t xml:space="preserve"> </w:t>
              </w:r>
            </w:ins>
            <w:customXmlInsRangeStart w:id="4070" w:author="peng" w:date="2015-01-26T02:21:00Z"/>
            <w:sdt>
              <w:sdtPr>
                <w:alias w:val="Operation ATTRIBUTE Name"/>
                <w:tag w:val="47a27482-ef60-4182-85f5-75fec3918d0a"/>
                <w:id w:val="1343360981"/>
                <w:dataBinding w:xpath="/elements/element[@objid='47a27482-ef60-4182-85f5-75fec3918d0a']/content[@alias='Operation ATTRIBUTE Name']" w:storeItemID="{D35B6978-45B9-4860-8E6E-EDB6F017D2CB}"/>
                <w:text w:multiLine="1"/>
              </w:sdtPr>
              <w:sdtEndPr/>
              <w:sdtContent>
                <w:customXmlInsRangeEnd w:id="4070"/>
                <w:ins w:id="4071" w:author="peng" w:date="2015-01-26T02:21:00Z">
                  <w:r w:rsidR="00420066">
                    <w:t>getParameterDescription</w:t>
                  </w:r>
                </w:ins>
                <w:customXmlInsRangeStart w:id="4072" w:author="peng" w:date="2015-01-26T02:21:00Z"/>
              </w:sdtContent>
            </w:sdt>
            <w:customXmlInsRangeEnd w:id="4072"/>
            <w:ins w:id="4073" w:author="peng" w:date="2015-01-26T02:21:00Z">
              <w:r w:rsidR="00420066">
                <w:t xml:space="preserve"> (</w:t>
              </w:r>
            </w:ins>
            <w:customXmlInsRangeStart w:id="4074" w:author="peng" w:date="2015-01-26T02:21:00Z"/>
            <w:sdt>
              <w:sdtPr>
                <w:rPr>
                  <w:rStyle w:val="ae"/>
                </w:rPr>
                <w:alias w:val="Parameter ATTRIBUTE ParameterPassing"/>
                <w:tag w:val="364e97d5-23a8-4749-a28d-e8604f9b6102"/>
                <w:id w:val="-1192607795"/>
                <w:dataBinding w:xpath="/elements/element[@objid='364e97d5-23a8-4749-a28d-e8604f9b6102']/content[@alias='Parameter ATTRIBUTE ParameterPassing']" w:storeItemID="{D35B6978-45B9-4860-8E6E-EDB6F017D2CB}"/>
                <w:text w:multiLine="1"/>
              </w:sdtPr>
              <w:sdtEndPr>
                <w:rPr>
                  <w:rStyle w:val="ae"/>
                </w:rPr>
              </w:sdtEndPr>
              <w:sdtContent>
                <w:customXmlInsRangeEnd w:id="4074"/>
                <w:ins w:id="4075" w:author="peng" w:date="2015-01-26T02:21:00Z">
                  <w:r w:rsidR="00420066">
                    <w:rPr>
                      <w:rStyle w:val="ae"/>
                    </w:rPr>
                    <w:t>Inout</w:t>
                  </w:r>
                </w:ins>
                <w:customXmlInsRangeStart w:id="4076" w:author="peng" w:date="2015-01-26T02:21:00Z"/>
              </w:sdtContent>
            </w:sdt>
            <w:customXmlInsRangeEnd w:id="4076"/>
            <w:ins w:id="4077" w:author="peng" w:date="2015-01-26T02:21:00Z">
              <w:r w:rsidR="00420066">
                <w:rPr>
                  <w:rStyle w:val="ae"/>
                </w:rPr>
                <w:t xml:space="preserve"> </w:t>
              </w:r>
            </w:ins>
            <w:customXmlInsRangeStart w:id="4078" w:author="peng" w:date="2015-01-26T02:21:00Z"/>
            <w:sdt>
              <w:sdtPr>
                <w:alias w:val="Parameter ATTRIBUTE Name"/>
                <w:tag w:val="364e97d5-23a8-4749-a28d-e8604f9b6102"/>
                <w:id w:val="-41060933"/>
                <w:dataBinding w:xpath="/elements/element[@objid='364e97d5-23a8-4749-a28d-e8604f9b6102']/content[@alias='Parameter ATTRIBUTE Name']" w:storeItemID="{D35B6978-45B9-4860-8E6E-EDB6F017D2CB}"/>
                <w:text w:multiLine="1"/>
              </w:sdtPr>
              <w:sdtEndPr/>
              <w:sdtContent>
                <w:customXmlInsRangeEnd w:id="4078"/>
                <w:ins w:id="4079" w:author="peng" w:date="2015-01-26T02:21:00Z">
                  <w:r w:rsidR="00420066">
                    <w:t>s</w:t>
                  </w:r>
                </w:ins>
                <w:customXmlInsRangeStart w:id="4080" w:author="peng" w:date="2015-01-26T02:21:00Z"/>
              </w:sdtContent>
            </w:sdt>
            <w:customXmlInsRangeEnd w:id="4080"/>
            <w:ins w:id="4081" w:author="peng" w:date="2015-01-26T02:21:00Z">
              <w:r w:rsidR="00420066">
                <w:t xml:space="preserve"> </w:t>
              </w:r>
            </w:ins>
            <w:customXmlInsRangeStart w:id="4082" w:author="peng" w:date="2015-01-26T02:21:00Z"/>
            <w:sdt>
              <w:sdtPr>
                <w:alias w:val="DataType ATTRIBUTE Name"/>
                <w:tag w:val="00000004-0000-000d-0000-000000000000"/>
                <w:id w:val="-597328227"/>
                <w:dataBinding w:xpath="/elements/element[@objid='00000004-0000-000d-0000-000000000000']/content[@alias='DataType ATTRIBUTE Name']" w:storeItemID="{D35B6978-45B9-4860-8E6E-EDB6F017D2CB}"/>
                <w:text w:multiLine="1"/>
              </w:sdtPr>
              <w:sdtEndPr/>
              <w:sdtContent>
                <w:customXmlInsRangeEnd w:id="4082"/>
                <w:ins w:id="4083" w:author="peng" w:date="2015-01-26T02:21:00Z">
                  <w:r w:rsidR="00420066">
                    <w:t>string</w:t>
                  </w:r>
                </w:ins>
                <w:customXmlInsRangeStart w:id="4084" w:author="peng" w:date="2015-01-26T02:21:00Z"/>
              </w:sdtContent>
            </w:sdt>
            <w:customXmlInsRangeEnd w:id="4084"/>
            <w:ins w:id="4085" w:author="peng" w:date="2015-01-26T02:21:00Z">
              <w:r w:rsidR="00420066">
                <w:t>)</w:t>
              </w:r>
            </w:ins>
          </w:p>
        </w:tc>
        <w:tc>
          <w:tcPr>
            <w:tcW w:w="0" w:type="auto"/>
          </w:tcPr>
          <w:p w14:paraId="0B82D9C6"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086" w:author="peng" w:date="2015-01-26T02:21:00Z"/>
              </w:rPr>
            </w:pPr>
            <w:customXmlInsRangeStart w:id="4087" w:author="peng" w:date="2015-01-26T02:21:00Z"/>
            <w:sdt>
              <w:sdtPr>
                <w:alias w:val="Operation NOTE description 0"/>
                <w:tag w:val="47a27482-ef60-4182-85f5-75fec3918d0a"/>
                <w:id w:val="-1558231475"/>
                <w:dataBinding w:xpath="/elements/element[@objid='47a27482-ef60-4182-85f5-75fec3918d0a']/content[@alias='Operation NOTE description 0']" w:storeItemID="{D35B6978-45B9-4860-8E6E-EDB6F017D2CB}"/>
                <w:text w:multiLine="1"/>
              </w:sdtPr>
              <w:sdtEndPr/>
              <w:sdtContent>
                <w:customXmlInsRangeEnd w:id="4087"/>
                <w:ins w:id="4088" w:author="peng" w:date="2015-01-26T02:21:00Z">
                  <w:r w:rsidR="00420066">
                    <w:t>return forest parameter description</w:t>
                  </w:r>
                </w:ins>
                <w:customXmlInsRangeStart w:id="4089" w:author="peng" w:date="2015-01-26T02:21:00Z"/>
              </w:sdtContent>
            </w:sdt>
            <w:customXmlInsRangeEnd w:id="4089"/>
          </w:p>
        </w:tc>
      </w:tr>
      <w:tr w:rsidR="00420066" w14:paraId="29B0D1D6" w14:textId="77777777" w:rsidTr="00420066">
        <w:trPr>
          <w:cnfStyle w:val="000000100000" w:firstRow="0" w:lastRow="0" w:firstColumn="0" w:lastColumn="0" w:oddVBand="0" w:evenVBand="0" w:oddHBand="1" w:evenHBand="0" w:firstRowFirstColumn="0" w:firstRowLastColumn="0" w:lastRowFirstColumn="0" w:lastRowLastColumn="0"/>
          <w:jc w:val="both"/>
          <w:ins w:id="409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E8F2B53" w14:textId="77777777" w:rsidR="00420066" w:rsidRDefault="007D1D13" w:rsidP="00420066">
            <w:pPr>
              <w:rPr>
                <w:ins w:id="4091" w:author="peng" w:date="2015-01-26T02:21:00Z"/>
              </w:rPr>
            </w:pPr>
            <w:customXmlInsRangeStart w:id="4092" w:author="peng" w:date="2015-01-26T02:21:00Z"/>
            <w:sdt>
              <w:sdtPr>
                <w:alias w:val="Class ATTRIBUTE Name"/>
                <w:tag w:val="92fc168f-e9ed-43b3-a14e-75150ac60ff0"/>
                <w:id w:val="1055744537"/>
                <w:dataBinding w:xpath="/elements/element[@objid='92fc168f-e9ed-43b3-a14e-75150ac60ff0']/content[@alias='Class ATTRIBUTE Name']" w:storeItemID="{D35B6978-45B9-4860-8E6E-EDB6F017D2CB}"/>
                <w:text w:multiLine="1"/>
              </w:sdtPr>
              <w:sdtEndPr/>
              <w:sdtContent>
                <w:customXmlInsRangeEnd w:id="4092"/>
                <w:ins w:id="4093" w:author="peng" w:date="2015-01-26T02:21:00Z">
                  <w:r w:rsidR="00420066">
                    <w:t>Object</w:t>
                  </w:r>
                </w:ins>
                <w:customXmlInsRangeStart w:id="4094" w:author="peng" w:date="2015-01-26T02:21:00Z"/>
              </w:sdtContent>
            </w:sdt>
            <w:customXmlInsRangeEnd w:id="4094"/>
            <w:ins w:id="4095" w:author="peng" w:date="2015-01-26T02:21:00Z">
              <w:r w:rsidR="00420066">
                <w:t xml:space="preserve"> </w:t>
              </w:r>
            </w:ins>
            <w:customXmlInsRangeStart w:id="4096" w:author="peng" w:date="2015-01-26T02:21:00Z"/>
            <w:sdt>
              <w:sdtPr>
                <w:alias w:val="Operation ATTRIBUTE Name"/>
                <w:tag w:val="d6e3e745-f17f-4c10-82d0-c2ba69781ecf"/>
                <w:id w:val="-1083986640"/>
                <w:dataBinding w:xpath="/elements/element[@objid='d6e3e745-f17f-4c10-82d0-c2ba69781ecf']/content[@alias='Operation ATTRIBUTE Name']" w:storeItemID="{D35B6978-45B9-4860-8E6E-EDB6F017D2CB}"/>
                <w:text w:multiLine="1"/>
              </w:sdtPr>
              <w:sdtEndPr/>
              <w:sdtContent>
                <w:customXmlInsRangeEnd w:id="4096"/>
                <w:ins w:id="4097" w:author="peng" w:date="2015-01-26T02:21:00Z">
                  <w:r w:rsidR="00420066">
                    <w:t>getPossibleValues</w:t>
                  </w:r>
                </w:ins>
                <w:customXmlInsRangeStart w:id="4098" w:author="peng" w:date="2015-01-26T02:21:00Z"/>
              </w:sdtContent>
            </w:sdt>
            <w:customXmlInsRangeEnd w:id="4098"/>
            <w:ins w:id="4099" w:author="peng" w:date="2015-01-26T02:21:00Z">
              <w:r w:rsidR="00420066">
                <w:t xml:space="preserve"> (</w:t>
              </w:r>
            </w:ins>
            <w:customXmlInsRangeStart w:id="4100" w:author="peng" w:date="2015-01-26T02:21:00Z"/>
            <w:sdt>
              <w:sdtPr>
                <w:rPr>
                  <w:rStyle w:val="ae"/>
                </w:rPr>
                <w:alias w:val="Parameter ATTRIBUTE ParameterPassing"/>
                <w:tag w:val="bae1846f-66f3-45da-8d3b-bc9171e63fb7"/>
                <w:id w:val="2143694917"/>
                <w:dataBinding w:xpath="/elements/element[@objid='bae1846f-66f3-45da-8d3b-bc9171e63fb7']/content[@alias='Parameter ATTRIBUTE ParameterPassing']" w:storeItemID="{D35B6978-45B9-4860-8E6E-EDB6F017D2CB}"/>
                <w:text w:multiLine="1"/>
              </w:sdtPr>
              <w:sdtEndPr>
                <w:rPr>
                  <w:rStyle w:val="ae"/>
                </w:rPr>
              </w:sdtEndPr>
              <w:sdtContent>
                <w:customXmlInsRangeEnd w:id="4100"/>
                <w:ins w:id="4101" w:author="peng" w:date="2015-01-26T02:21:00Z">
                  <w:r w:rsidR="00420066">
                    <w:rPr>
                      <w:rStyle w:val="ae"/>
                    </w:rPr>
                    <w:t>Inout</w:t>
                  </w:r>
                </w:ins>
                <w:customXmlInsRangeStart w:id="4102" w:author="peng" w:date="2015-01-26T02:21:00Z"/>
              </w:sdtContent>
            </w:sdt>
            <w:customXmlInsRangeEnd w:id="4102"/>
            <w:ins w:id="4103" w:author="peng" w:date="2015-01-26T02:21:00Z">
              <w:r w:rsidR="00420066">
                <w:rPr>
                  <w:rStyle w:val="ae"/>
                </w:rPr>
                <w:t xml:space="preserve"> </w:t>
              </w:r>
            </w:ins>
            <w:customXmlInsRangeStart w:id="4104" w:author="peng" w:date="2015-01-26T02:21:00Z"/>
            <w:sdt>
              <w:sdtPr>
                <w:alias w:val="Parameter ATTRIBUTE Name"/>
                <w:tag w:val="bae1846f-66f3-45da-8d3b-bc9171e63fb7"/>
                <w:id w:val="189496776"/>
                <w:dataBinding w:xpath="/elements/element[@objid='bae1846f-66f3-45da-8d3b-bc9171e63fb7']/content[@alias='Parameter ATTRIBUTE Name']" w:storeItemID="{D35B6978-45B9-4860-8E6E-EDB6F017D2CB}"/>
                <w:text w:multiLine="1"/>
              </w:sdtPr>
              <w:sdtEndPr/>
              <w:sdtContent>
                <w:customXmlInsRangeEnd w:id="4104"/>
                <w:ins w:id="4105" w:author="peng" w:date="2015-01-26T02:21:00Z">
                  <w:r w:rsidR="00420066">
                    <w:t>s</w:t>
                  </w:r>
                </w:ins>
                <w:customXmlInsRangeStart w:id="4106" w:author="peng" w:date="2015-01-26T02:21:00Z"/>
              </w:sdtContent>
            </w:sdt>
            <w:customXmlInsRangeEnd w:id="4106"/>
            <w:ins w:id="4107" w:author="peng" w:date="2015-01-26T02:21:00Z">
              <w:r w:rsidR="00420066">
                <w:t xml:space="preserve"> </w:t>
              </w:r>
            </w:ins>
            <w:customXmlInsRangeStart w:id="4108" w:author="peng" w:date="2015-01-26T02:21:00Z"/>
            <w:sdt>
              <w:sdtPr>
                <w:alias w:val="DataType ATTRIBUTE Name"/>
                <w:tag w:val="00000004-0000-000d-0000-000000000000"/>
                <w:id w:val="-1419312633"/>
                <w:dataBinding w:xpath="/elements/element[@objid='00000004-0000-000d-0000-000000000000']/content[@alias='DataType ATTRIBUTE Name']" w:storeItemID="{D35B6978-45B9-4860-8E6E-EDB6F017D2CB}"/>
                <w:text w:multiLine="1"/>
              </w:sdtPr>
              <w:sdtEndPr/>
              <w:sdtContent>
                <w:customXmlInsRangeEnd w:id="4108"/>
                <w:ins w:id="4109" w:author="peng" w:date="2015-01-26T02:21:00Z">
                  <w:r w:rsidR="00420066">
                    <w:t>string</w:t>
                  </w:r>
                </w:ins>
                <w:customXmlInsRangeStart w:id="4110" w:author="peng" w:date="2015-01-26T02:21:00Z"/>
              </w:sdtContent>
            </w:sdt>
            <w:customXmlInsRangeEnd w:id="4110"/>
            <w:ins w:id="4111" w:author="peng" w:date="2015-01-26T02:21:00Z">
              <w:r w:rsidR="00420066">
                <w:t>)</w:t>
              </w:r>
            </w:ins>
          </w:p>
        </w:tc>
        <w:tc>
          <w:tcPr>
            <w:tcW w:w="0" w:type="auto"/>
          </w:tcPr>
          <w:p w14:paraId="657DE46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112" w:author="peng" w:date="2015-01-26T02:21:00Z"/>
              </w:rPr>
            </w:pPr>
            <w:customXmlInsRangeStart w:id="4113" w:author="peng" w:date="2015-01-26T02:21:00Z"/>
            <w:sdt>
              <w:sdtPr>
                <w:alias w:val="Operation NOTE description 0"/>
                <w:tag w:val="d6e3e745-f17f-4c10-82d0-c2ba69781ecf"/>
                <w:id w:val="540875506"/>
                <w:dataBinding w:xpath="/elements/element[@objid='d6e3e745-f17f-4c10-82d0-c2ba69781ecf']/content[@alias='Operation NOTE description 0']" w:storeItemID="{D35B6978-45B9-4860-8E6E-EDB6F017D2CB}"/>
                <w:text w:multiLine="1"/>
              </w:sdtPr>
              <w:sdtEndPr/>
              <w:sdtContent>
                <w:customXmlInsRangeEnd w:id="4113"/>
                <w:ins w:id="4114" w:author="peng" w:date="2015-01-26T02:21:00Z">
                  <w:r w:rsidR="00420066">
                    <w:t>return possible values</w:t>
                  </w:r>
                </w:ins>
                <w:customXmlInsRangeStart w:id="4115" w:author="peng" w:date="2015-01-26T02:21:00Z"/>
              </w:sdtContent>
            </w:sdt>
            <w:customXmlInsRangeEnd w:id="4115"/>
          </w:p>
        </w:tc>
      </w:tr>
      <w:tr w:rsidR="00420066" w14:paraId="7F4A66A1" w14:textId="77777777" w:rsidTr="00420066">
        <w:trPr>
          <w:jc w:val="both"/>
          <w:ins w:id="411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F6EC6F8" w14:textId="77777777" w:rsidR="00420066" w:rsidRDefault="007D1D13" w:rsidP="00420066">
            <w:pPr>
              <w:rPr>
                <w:ins w:id="4117" w:author="peng" w:date="2015-01-26T02:21:00Z"/>
              </w:rPr>
            </w:pPr>
            <w:customXmlInsRangeStart w:id="4118" w:author="peng" w:date="2015-01-26T02:21:00Z"/>
            <w:sdt>
              <w:sdtPr>
                <w:alias w:val="Operation ATTRIBUTE Name"/>
                <w:tag w:val="7ae6c5b7-2bb8-4b11-b212-652d1528cfaa"/>
                <w:id w:val="-22563440"/>
                <w:dataBinding w:xpath="/elements/element[@objid='7ae6c5b7-2bb8-4b11-b212-652d1528cfaa']/content[@alias='Operation ATTRIBUTE Name']" w:storeItemID="{D35B6978-45B9-4860-8E6E-EDB6F017D2CB}"/>
                <w:text w:multiLine="1"/>
              </w:sdtPr>
              <w:sdtEndPr/>
              <w:sdtContent>
                <w:customXmlInsRangeEnd w:id="4118"/>
                <w:ins w:id="4119" w:author="peng" w:date="2015-01-26T02:21:00Z">
                  <w:r w:rsidR="00420066">
                    <w:t>setMaxDepth</w:t>
                  </w:r>
                </w:ins>
                <w:customXmlInsRangeStart w:id="4120" w:author="peng" w:date="2015-01-26T02:21:00Z"/>
              </w:sdtContent>
            </w:sdt>
            <w:customXmlInsRangeEnd w:id="4120"/>
            <w:ins w:id="4121" w:author="peng" w:date="2015-01-26T02:21:00Z">
              <w:r w:rsidR="00420066">
                <w:t xml:space="preserve"> (</w:t>
              </w:r>
            </w:ins>
            <w:customXmlInsRangeStart w:id="4122" w:author="peng" w:date="2015-01-26T02:21:00Z"/>
            <w:sdt>
              <w:sdtPr>
                <w:rPr>
                  <w:rStyle w:val="ae"/>
                </w:rPr>
                <w:alias w:val="Parameter ATTRIBUTE ParameterPassing"/>
                <w:tag w:val="90fd46be-e896-41a0-bd39-7636a9575efc"/>
                <w:id w:val="-1092537386"/>
                <w:dataBinding w:xpath="/elements/element[@objid='90fd46be-e896-41a0-bd39-7636a9575efc']/content[@alias='Parameter ATTRIBUTE ParameterPassing']" w:storeItemID="{D35B6978-45B9-4860-8E6E-EDB6F017D2CB}"/>
                <w:text w:multiLine="1"/>
              </w:sdtPr>
              <w:sdtEndPr>
                <w:rPr>
                  <w:rStyle w:val="ae"/>
                </w:rPr>
              </w:sdtEndPr>
              <w:sdtContent>
                <w:customXmlInsRangeEnd w:id="4122"/>
                <w:ins w:id="4123" w:author="peng" w:date="2015-01-26T02:21:00Z">
                  <w:r w:rsidR="00420066">
                    <w:rPr>
                      <w:rStyle w:val="ae"/>
                    </w:rPr>
                    <w:t>Inout</w:t>
                  </w:r>
                </w:ins>
                <w:customXmlInsRangeStart w:id="4124" w:author="peng" w:date="2015-01-26T02:21:00Z"/>
              </w:sdtContent>
            </w:sdt>
            <w:customXmlInsRangeEnd w:id="4124"/>
            <w:ins w:id="4125" w:author="peng" w:date="2015-01-26T02:21:00Z">
              <w:r w:rsidR="00420066">
                <w:rPr>
                  <w:rStyle w:val="ae"/>
                </w:rPr>
                <w:t xml:space="preserve"> </w:t>
              </w:r>
            </w:ins>
            <w:customXmlInsRangeStart w:id="4126" w:author="peng" w:date="2015-01-26T02:21:00Z"/>
            <w:sdt>
              <w:sdtPr>
                <w:alias w:val="Parameter ATTRIBUTE Name"/>
                <w:tag w:val="90fd46be-e896-41a0-bd39-7636a9575efc"/>
                <w:id w:val="-272476765"/>
                <w:dataBinding w:xpath="/elements/element[@objid='90fd46be-e896-41a0-bd39-7636a9575efc']/content[@alias='Parameter ATTRIBUTE Name']" w:storeItemID="{D35B6978-45B9-4860-8E6E-EDB6F017D2CB}"/>
                <w:text w:multiLine="1"/>
              </w:sdtPr>
              <w:sdtEndPr/>
              <w:sdtContent>
                <w:customXmlInsRangeEnd w:id="4126"/>
                <w:ins w:id="4127" w:author="peng" w:date="2015-01-26T02:21:00Z">
                  <w:r w:rsidR="00420066">
                    <w:t>maxDepth</w:t>
                  </w:r>
                </w:ins>
                <w:customXmlInsRangeStart w:id="4128" w:author="peng" w:date="2015-01-26T02:21:00Z"/>
              </w:sdtContent>
            </w:sdt>
            <w:customXmlInsRangeEnd w:id="4128"/>
            <w:ins w:id="4129" w:author="peng" w:date="2015-01-26T02:21:00Z">
              <w:r w:rsidR="00420066">
                <w:t xml:space="preserve"> </w:t>
              </w:r>
            </w:ins>
            <w:customXmlInsRangeStart w:id="4130" w:author="peng" w:date="2015-01-26T02:21:00Z"/>
            <w:sdt>
              <w:sdtPr>
                <w:alias w:val="DataType ATTRIBUTE Name"/>
                <w:tag w:val="00000004-0000-0009-0000-000000000000"/>
                <w:id w:val="-1832434054"/>
                <w:dataBinding w:xpath="/elements/element[@objid='00000004-0000-0009-0000-000000000000']/content[@alias='DataType ATTRIBUTE Name']" w:storeItemID="{D35B6978-45B9-4860-8E6E-EDB6F017D2CB}"/>
                <w:text w:multiLine="1"/>
              </w:sdtPr>
              <w:sdtEndPr/>
              <w:sdtContent>
                <w:customXmlInsRangeEnd w:id="4130"/>
                <w:ins w:id="4131" w:author="peng" w:date="2015-01-26T02:21:00Z">
                  <w:r w:rsidR="00420066">
                    <w:t>integer</w:t>
                  </w:r>
                </w:ins>
                <w:customXmlInsRangeStart w:id="4132" w:author="peng" w:date="2015-01-26T02:21:00Z"/>
              </w:sdtContent>
            </w:sdt>
            <w:customXmlInsRangeEnd w:id="4132"/>
            <w:ins w:id="4133" w:author="peng" w:date="2015-01-26T02:21:00Z">
              <w:r w:rsidR="00420066">
                <w:t>)</w:t>
              </w:r>
            </w:ins>
          </w:p>
        </w:tc>
        <w:tc>
          <w:tcPr>
            <w:tcW w:w="0" w:type="auto"/>
          </w:tcPr>
          <w:p w14:paraId="57D41C3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134" w:author="peng" w:date="2015-01-26T02:21:00Z"/>
              </w:rPr>
            </w:pPr>
            <w:customXmlInsRangeStart w:id="4135" w:author="peng" w:date="2015-01-26T02:21:00Z"/>
            <w:sdt>
              <w:sdtPr>
                <w:alias w:val="Operation NOTE description 0"/>
                <w:tag w:val="7ae6c5b7-2bb8-4b11-b212-652d1528cfaa"/>
                <w:id w:val="474573481"/>
                <w:dataBinding w:xpath="/elements/element[@objid='7ae6c5b7-2bb8-4b11-b212-652d1528cfaa']/content[@alias='Operation NOTE description 0']" w:storeItemID="{D35B6978-45B9-4860-8E6E-EDB6F017D2CB}"/>
                <w:text w:multiLine="1"/>
              </w:sdtPr>
              <w:sdtEndPr/>
              <w:sdtContent>
                <w:customXmlInsRangeEnd w:id="4135"/>
                <w:ins w:id="4136" w:author="peng" w:date="2015-01-26T02:21:00Z">
                  <w:r w:rsidR="00420066">
                    <w:t>set maxDepth</w:t>
                  </w:r>
                </w:ins>
                <w:customXmlInsRangeStart w:id="4137" w:author="peng" w:date="2015-01-26T02:21:00Z"/>
              </w:sdtContent>
            </w:sdt>
            <w:customXmlInsRangeEnd w:id="4137"/>
          </w:p>
        </w:tc>
      </w:tr>
      <w:tr w:rsidR="00420066" w14:paraId="55C087E0" w14:textId="77777777" w:rsidTr="00420066">
        <w:trPr>
          <w:cnfStyle w:val="000000100000" w:firstRow="0" w:lastRow="0" w:firstColumn="0" w:lastColumn="0" w:oddVBand="0" w:evenVBand="0" w:oddHBand="1" w:evenHBand="0" w:firstRowFirstColumn="0" w:firstRowLastColumn="0" w:lastRowFirstColumn="0" w:lastRowLastColumn="0"/>
          <w:jc w:val="both"/>
          <w:ins w:id="413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4501EBB" w14:textId="77777777" w:rsidR="00420066" w:rsidRDefault="007D1D13" w:rsidP="00420066">
            <w:pPr>
              <w:rPr>
                <w:ins w:id="4139" w:author="peng" w:date="2015-01-26T02:21:00Z"/>
              </w:rPr>
            </w:pPr>
            <w:customXmlInsRangeStart w:id="4140" w:author="peng" w:date="2015-01-26T02:21:00Z"/>
            <w:sdt>
              <w:sdtPr>
                <w:alias w:val="Operation ATTRIBUTE Name"/>
                <w:tag w:val="893d3bd9-b2b1-4bf6-96bf-afca9157d928"/>
                <w:id w:val="851608378"/>
                <w:dataBinding w:xpath="/elements/element[@objid='893d3bd9-b2b1-4bf6-96bf-afca9157d928']/content[@alias='Operation ATTRIBUTE Name']" w:storeItemID="{D35B6978-45B9-4860-8E6E-EDB6F017D2CB}"/>
                <w:text w:multiLine="1"/>
              </w:sdtPr>
              <w:sdtEndPr/>
              <w:sdtContent>
                <w:customXmlInsRangeEnd w:id="4140"/>
                <w:ins w:id="4141" w:author="peng" w:date="2015-01-26T02:21:00Z">
                  <w:r w:rsidR="00420066">
                    <w:t>setMaxNumOfTrees</w:t>
                  </w:r>
                </w:ins>
                <w:customXmlInsRangeStart w:id="4142" w:author="peng" w:date="2015-01-26T02:21:00Z"/>
              </w:sdtContent>
            </w:sdt>
            <w:customXmlInsRangeEnd w:id="4142"/>
            <w:ins w:id="4143" w:author="peng" w:date="2015-01-26T02:21:00Z">
              <w:r w:rsidR="00420066">
                <w:t xml:space="preserve"> (</w:t>
              </w:r>
            </w:ins>
            <w:customXmlInsRangeStart w:id="4144" w:author="peng" w:date="2015-01-26T02:21:00Z"/>
            <w:sdt>
              <w:sdtPr>
                <w:rPr>
                  <w:rStyle w:val="ae"/>
                </w:rPr>
                <w:alias w:val="Parameter ATTRIBUTE ParameterPassing"/>
                <w:tag w:val="9443b5f5-a28a-4fbf-bb3d-cc863baa834a"/>
                <w:id w:val="-1214341204"/>
                <w:dataBinding w:xpath="/elements/element[@objid='9443b5f5-a28a-4fbf-bb3d-cc863baa834a']/content[@alias='Parameter ATTRIBUTE ParameterPassing']" w:storeItemID="{D35B6978-45B9-4860-8E6E-EDB6F017D2CB}"/>
                <w:text w:multiLine="1"/>
              </w:sdtPr>
              <w:sdtEndPr>
                <w:rPr>
                  <w:rStyle w:val="ae"/>
                </w:rPr>
              </w:sdtEndPr>
              <w:sdtContent>
                <w:customXmlInsRangeEnd w:id="4144"/>
                <w:ins w:id="4145" w:author="peng" w:date="2015-01-26T02:21:00Z">
                  <w:r w:rsidR="00420066">
                    <w:rPr>
                      <w:rStyle w:val="ae"/>
                    </w:rPr>
                    <w:t>Inout</w:t>
                  </w:r>
                </w:ins>
                <w:customXmlInsRangeStart w:id="4146" w:author="peng" w:date="2015-01-26T02:21:00Z"/>
              </w:sdtContent>
            </w:sdt>
            <w:customXmlInsRangeEnd w:id="4146"/>
            <w:ins w:id="4147" w:author="peng" w:date="2015-01-26T02:21:00Z">
              <w:r w:rsidR="00420066">
                <w:rPr>
                  <w:rStyle w:val="ae"/>
                </w:rPr>
                <w:t xml:space="preserve"> </w:t>
              </w:r>
            </w:ins>
            <w:customXmlInsRangeStart w:id="4148" w:author="peng" w:date="2015-01-26T02:21:00Z"/>
            <w:sdt>
              <w:sdtPr>
                <w:alias w:val="Parameter ATTRIBUTE Name"/>
                <w:tag w:val="9443b5f5-a28a-4fbf-bb3d-cc863baa834a"/>
                <w:id w:val="-239952286"/>
                <w:dataBinding w:xpath="/elements/element[@objid='9443b5f5-a28a-4fbf-bb3d-cc863baa834a']/content[@alias='Parameter ATTRIBUTE Name']" w:storeItemID="{D35B6978-45B9-4860-8E6E-EDB6F017D2CB}"/>
                <w:text w:multiLine="1"/>
              </w:sdtPr>
              <w:sdtEndPr/>
              <w:sdtContent>
                <w:customXmlInsRangeEnd w:id="4148"/>
                <w:ins w:id="4149" w:author="peng" w:date="2015-01-26T02:21:00Z">
                  <w:r w:rsidR="00420066">
                    <w:t>maxNumOfTrees</w:t>
                  </w:r>
                </w:ins>
                <w:customXmlInsRangeStart w:id="4150" w:author="peng" w:date="2015-01-26T02:21:00Z"/>
              </w:sdtContent>
            </w:sdt>
            <w:customXmlInsRangeEnd w:id="4150"/>
            <w:ins w:id="4151" w:author="peng" w:date="2015-01-26T02:21:00Z">
              <w:r w:rsidR="00420066">
                <w:t xml:space="preserve"> </w:t>
              </w:r>
            </w:ins>
            <w:customXmlInsRangeStart w:id="4152" w:author="peng" w:date="2015-01-26T02:21:00Z"/>
            <w:sdt>
              <w:sdtPr>
                <w:alias w:val="DataType ATTRIBUTE Name"/>
                <w:tag w:val="00000004-0000-0009-0000-000000000000"/>
                <w:id w:val="1952578322"/>
                <w:dataBinding w:xpath="/elements/element[@objid='00000004-0000-0009-0000-000000000000']/content[@alias='DataType ATTRIBUTE Name']" w:storeItemID="{D35B6978-45B9-4860-8E6E-EDB6F017D2CB}"/>
                <w:text w:multiLine="1"/>
              </w:sdtPr>
              <w:sdtEndPr/>
              <w:sdtContent>
                <w:customXmlInsRangeEnd w:id="4152"/>
                <w:ins w:id="4153" w:author="peng" w:date="2015-01-26T02:21:00Z">
                  <w:r w:rsidR="00420066">
                    <w:t>integer</w:t>
                  </w:r>
                </w:ins>
                <w:customXmlInsRangeStart w:id="4154" w:author="peng" w:date="2015-01-26T02:21:00Z"/>
              </w:sdtContent>
            </w:sdt>
            <w:customXmlInsRangeEnd w:id="4154"/>
            <w:ins w:id="4155" w:author="peng" w:date="2015-01-26T02:21:00Z">
              <w:r w:rsidR="00420066">
                <w:t>)</w:t>
              </w:r>
            </w:ins>
          </w:p>
        </w:tc>
        <w:tc>
          <w:tcPr>
            <w:tcW w:w="0" w:type="auto"/>
          </w:tcPr>
          <w:p w14:paraId="70B7C9A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156" w:author="peng" w:date="2015-01-26T02:21:00Z"/>
              </w:rPr>
            </w:pPr>
            <w:customXmlInsRangeStart w:id="4157" w:author="peng" w:date="2015-01-26T02:21:00Z"/>
            <w:sdt>
              <w:sdtPr>
                <w:alias w:val="Operation NOTE description 0"/>
                <w:tag w:val="893d3bd9-b2b1-4bf6-96bf-afca9157d928"/>
                <w:id w:val="1277523989"/>
                <w:dataBinding w:xpath="/elements/element[@objid='893d3bd9-b2b1-4bf6-96bf-afca9157d928']/content[@alias='Operation NOTE description 0']" w:storeItemID="{D35B6978-45B9-4860-8E6E-EDB6F017D2CB}"/>
                <w:text w:multiLine="1"/>
              </w:sdtPr>
              <w:sdtEndPr/>
              <w:sdtContent>
                <w:customXmlInsRangeEnd w:id="4157"/>
                <w:ins w:id="4158" w:author="peng" w:date="2015-01-26T02:21:00Z">
                  <w:r w:rsidR="00420066">
                    <w:t>set maxNumOfTrees</w:t>
                  </w:r>
                </w:ins>
                <w:customXmlInsRangeStart w:id="4159" w:author="peng" w:date="2015-01-26T02:21:00Z"/>
              </w:sdtContent>
            </w:sdt>
            <w:customXmlInsRangeEnd w:id="4159"/>
          </w:p>
        </w:tc>
      </w:tr>
      <w:tr w:rsidR="00420066" w14:paraId="77E80250" w14:textId="77777777" w:rsidTr="00420066">
        <w:trPr>
          <w:jc w:val="both"/>
          <w:ins w:id="416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62985CC" w14:textId="77777777" w:rsidR="00420066" w:rsidRDefault="007D1D13" w:rsidP="00420066">
            <w:pPr>
              <w:rPr>
                <w:ins w:id="4161" w:author="peng" w:date="2015-01-26T02:21:00Z"/>
              </w:rPr>
            </w:pPr>
            <w:customXmlInsRangeStart w:id="4162" w:author="peng" w:date="2015-01-26T02:21:00Z"/>
            <w:sdt>
              <w:sdtPr>
                <w:alias w:val="Operation ATTRIBUTE Name"/>
                <w:tag w:val="dce6167b-5733-4af7-a7de-2e2c9495ba23"/>
                <w:id w:val="713931217"/>
                <w:dataBinding w:xpath="/elements/element[@objid='dce6167b-5733-4af7-a7de-2e2c9495ba23']/content[@alias='Operation ATTRIBUTE Name']" w:storeItemID="{D35B6978-45B9-4860-8E6E-EDB6F017D2CB}"/>
                <w:text w:multiLine="1"/>
              </w:sdtPr>
              <w:sdtEndPr/>
              <w:sdtContent>
                <w:customXmlInsRangeEnd w:id="4162"/>
                <w:ins w:id="4163" w:author="peng" w:date="2015-01-26T02:21:00Z">
                  <w:r w:rsidR="00420066">
                    <w:t>calAccuracy</w:t>
                  </w:r>
                </w:ins>
                <w:customXmlInsRangeStart w:id="4164" w:author="peng" w:date="2015-01-26T02:21:00Z"/>
              </w:sdtContent>
            </w:sdt>
            <w:customXmlInsRangeEnd w:id="4164"/>
            <w:ins w:id="4165" w:author="peng" w:date="2015-01-26T02:21:00Z">
              <w:r w:rsidR="00420066">
                <w:t xml:space="preserve"> ()</w:t>
              </w:r>
            </w:ins>
          </w:p>
        </w:tc>
        <w:tc>
          <w:tcPr>
            <w:tcW w:w="0" w:type="auto"/>
          </w:tcPr>
          <w:p w14:paraId="11FED2C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166" w:author="peng" w:date="2015-01-26T02:21:00Z"/>
              </w:rPr>
            </w:pPr>
            <w:customXmlInsRangeStart w:id="4167" w:author="peng" w:date="2015-01-26T02:21:00Z"/>
            <w:sdt>
              <w:sdtPr>
                <w:alias w:val="Operation NOTE description 0"/>
                <w:tag w:val="dce6167b-5733-4af7-a7de-2e2c9495ba23"/>
                <w:id w:val="-547298564"/>
                <w:dataBinding w:xpath="/elements/element[@objid='dce6167b-5733-4af7-a7de-2e2c9495ba23']/content[@alias='Operation NOTE description 0']" w:storeItemID="{D35B6978-45B9-4860-8E6E-EDB6F017D2CB}"/>
                <w:text w:multiLine="1"/>
              </w:sdtPr>
              <w:sdtEndPr/>
              <w:sdtContent>
                <w:customXmlInsRangeEnd w:id="4167"/>
                <w:ins w:id="4168" w:author="peng" w:date="2015-01-26T02:21:00Z">
                  <w:r w:rsidR="00420066">
                    <w:t>calculate accuracy of classified predictions</w:t>
                  </w:r>
                </w:ins>
                <w:customXmlInsRangeStart w:id="4169" w:author="peng" w:date="2015-01-26T02:21:00Z"/>
              </w:sdtContent>
            </w:sdt>
            <w:customXmlInsRangeEnd w:id="4169"/>
          </w:p>
        </w:tc>
      </w:tr>
      <w:tr w:rsidR="00420066" w14:paraId="38072677" w14:textId="77777777" w:rsidTr="00420066">
        <w:trPr>
          <w:cnfStyle w:val="000000100000" w:firstRow="0" w:lastRow="0" w:firstColumn="0" w:lastColumn="0" w:oddVBand="0" w:evenVBand="0" w:oddHBand="1" w:evenHBand="0" w:firstRowFirstColumn="0" w:firstRowLastColumn="0" w:lastRowFirstColumn="0" w:lastRowLastColumn="0"/>
          <w:jc w:val="both"/>
          <w:ins w:id="417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AADACDA" w14:textId="77777777" w:rsidR="00420066" w:rsidRDefault="007D1D13" w:rsidP="00420066">
            <w:pPr>
              <w:rPr>
                <w:ins w:id="4171" w:author="peng" w:date="2015-01-26T02:21:00Z"/>
              </w:rPr>
            </w:pPr>
            <w:customXmlInsRangeStart w:id="4172" w:author="peng" w:date="2015-01-26T02:21:00Z"/>
            <w:sdt>
              <w:sdtPr>
                <w:alias w:val="Class ATTRIBUTE Name"/>
                <w:tag w:val="92fc168f-e9ed-43b3-a14e-75150ac60ff0"/>
                <w:id w:val="1362011923"/>
                <w:dataBinding w:xpath="/elements/element[@objid='92fc168f-e9ed-43b3-a14e-75150ac60ff0']/content[@alias='Class ATTRIBUTE Name']" w:storeItemID="{D35B6978-45B9-4860-8E6E-EDB6F017D2CB}"/>
                <w:text w:multiLine="1"/>
              </w:sdtPr>
              <w:sdtEndPr/>
              <w:sdtContent>
                <w:customXmlInsRangeEnd w:id="4172"/>
                <w:ins w:id="4173" w:author="peng" w:date="2015-01-26T02:21:00Z">
                  <w:r w:rsidR="00420066">
                    <w:t>Object</w:t>
                  </w:r>
                </w:ins>
                <w:customXmlInsRangeStart w:id="4174" w:author="peng" w:date="2015-01-26T02:21:00Z"/>
              </w:sdtContent>
            </w:sdt>
            <w:customXmlInsRangeEnd w:id="4174"/>
            <w:ins w:id="4175" w:author="peng" w:date="2015-01-26T02:21:00Z">
              <w:r w:rsidR="00420066">
                <w:t xml:space="preserve"> </w:t>
              </w:r>
            </w:ins>
            <w:customXmlInsRangeStart w:id="4176" w:author="peng" w:date="2015-01-26T02:21:00Z"/>
            <w:sdt>
              <w:sdtPr>
                <w:alias w:val="Operation ATTRIBUTE Name"/>
                <w:tag w:val="49312abb-c5a4-4673-9d25-137207eadce9"/>
                <w:id w:val="-246656817"/>
                <w:dataBinding w:xpath="/elements/element[@objid='49312abb-c5a4-4673-9d25-137207eadce9']/content[@alias='Operation ATTRIBUTE Name']" w:storeItemID="{D35B6978-45B9-4860-8E6E-EDB6F017D2CB}"/>
                <w:text w:multiLine="1"/>
              </w:sdtPr>
              <w:sdtEndPr/>
              <w:sdtContent>
                <w:customXmlInsRangeEnd w:id="4176"/>
                <w:ins w:id="4177" w:author="peng" w:date="2015-01-26T02:21:00Z">
                  <w:r w:rsidR="00420066">
                    <w:t>getParameter</w:t>
                  </w:r>
                </w:ins>
                <w:customXmlInsRangeStart w:id="4178" w:author="peng" w:date="2015-01-26T02:21:00Z"/>
              </w:sdtContent>
            </w:sdt>
            <w:customXmlInsRangeEnd w:id="4178"/>
            <w:ins w:id="4179" w:author="peng" w:date="2015-01-26T02:21:00Z">
              <w:r w:rsidR="00420066">
                <w:t xml:space="preserve"> (</w:t>
              </w:r>
            </w:ins>
            <w:customXmlInsRangeStart w:id="4180" w:author="peng" w:date="2015-01-26T02:21:00Z"/>
            <w:sdt>
              <w:sdtPr>
                <w:rPr>
                  <w:rStyle w:val="ae"/>
                </w:rPr>
                <w:alias w:val="Parameter ATTRIBUTE ParameterPassing"/>
                <w:tag w:val="f8d56001-6c7b-4675-8b3d-fbc0b3a79349"/>
                <w:id w:val="1661042170"/>
                <w:dataBinding w:xpath="/elements/element[@objid='f8d56001-6c7b-4675-8b3d-fbc0b3a79349']/content[@alias='Parameter ATTRIBUTE ParameterPassing']" w:storeItemID="{D35B6978-45B9-4860-8E6E-EDB6F017D2CB}"/>
                <w:text w:multiLine="1"/>
              </w:sdtPr>
              <w:sdtEndPr>
                <w:rPr>
                  <w:rStyle w:val="ae"/>
                </w:rPr>
              </w:sdtEndPr>
              <w:sdtContent>
                <w:customXmlInsRangeEnd w:id="4180"/>
                <w:ins w:id="4181" w:author="peng" w:date="2015-01-26T02:21:00Z">
                  <w:r w:rsidR="00420066">
                    <w:rPr>
                      <w:rStyle w:val="ae"/>
                    </w:rPr>
                    <w:t>Inout</w:t>
                  </w:r>
                </w:ins>
                <w:customXmlInsRangeStart w:id="4182" w:author="peng" w:date="2015-01-26T02:21:00Z"/>
              </w:sdtContent>
            </w:sdt>
            <w:customXmlInsRangeEnd w:id="4182"/>
            <w:ins w:id="4183" w:author="peng" w:date="2015-01-26T02:21:00Z">
              <w:r w:rsidR="00420066">
                <w:rPr>
                  <w:rStyle w:val="ae"/>
                </w:rPr>
                <w:t xml:space="preserve"> </w:t>
              </w:r>
            </w:ins>
            <w:customXmlInsRangeStart w:id="4184" w:author="peng" w:date="2015-01-26T02:21:00Z"/>
            <w:sdt>
              <w:sdtPr>
                <w:alias w:val="Parameter ATTRIBUTE Name"/>
                <w:tag w:val="f8d56001-6c7b-4675-8b3d-fbc0b3a79349"/>
                <w:id w:val="994299313"/>
                <w:dataBinding w:xpath="/elements/element[@objid='f8d56001-6c7b-4675-8b3d-fbc0b3a79349']/content[@alias='Parameter ATTRIBUTE Name']" w:storeItemID="{D35B6978-45B9-4860-8E6E-EDB6F017D2CB}"/>
                <w:text w:multiLine="1"/>
              </w:sdtPr>
              <w:sdtEndPr/>
              <w:sdtContent>
                <w:customXmlInsRangeEnd w:id="4184"/>
                <w:ins w:id="4185" w:author="peng" w:date="2015-01-26T02:21:00Z">
                  <w:r w:rsidR="00420066">
                    <w:t>s</w:t>
                  </w:r>
                </w:ins>
                <w:customXmlInsRangeStart w:id="4186" w:author="peng" w:date="2015-01-26T02:21:00Z"/>
              </w:sdtContent>
            </w:sdt>
            <w:customXmlInsRangeEnd w:id="4186"/>
            <w:ins w:id="4187" w:author="peng" w:date="2015-01-26T02:21:00Z">
              <w:r w:rsidR="00420066">
                <w:t xml:space="preserve"> </w:t>
              </w:r>
            </w:ins>
            <w:customXmlInsRangeStart w:id="4188" w:author="peng" w:date="2015-01-26T02:21:00Z"/>
            <w:sdt>
              <w:sdtPr>
                <w:alias w:val="DataType ATTRIBUTE Name"/>
                <w:tag w:val="00000004-0000-000d-0000-000000000000"/>
                <w:id w:val="1909807759"/>
                <w:dataBinding w:xpath="/elements/element[@objid='00000004-0000-000d-0000-000000000000']/content[@alias='DataType ATTRIBUTE Name']" w:storeItemID="{D35B6978-45B9-4860-8E6E-EDB6F017D2CB}"/>
                <w:text w:multiLine="1"/>
              </w:sdtPr>
              <w:sdtEndPr/>
              <w:sdtContent>
                <w:customXmlInsRangeEnd w:id="4188"/>
                <w:ins w:id="4189" w:author="peng" w:date="2015-01-26T02:21:00Z">
                  <w:r w:rsidR="00420066">
                    <w:t>string</w:t>
                  </w:r>
                </w:ins>
                <w:customXmlInsRangeStart w:id="4190" w:author="peng" w:date="2015-01-26T02:21:00Z"/>
              </w:sdtContent>
            </w:sdt>
            <w:customXmlInsRangeEnd w:id="4190"/>
            <w:ins w:id="4191" w:author="peng" w:date="2015-01-26T02:21:00Z">
              <w:r w:rsidR="00420066">
                <w:t>)</w:t>
              </w:r>
            </w:ins>
          </w:p>
        </w:tc>
        <w:tc>
          <w:tcPr>
            <w:tcW w:w="0" w:type="auto"/>
          </w:tcPr>
          <w:p w14:paraId="13CCEF5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192" w:author="peng" w:date="2015-01-26T02:21:00Z"/>
              </w:rPr>
            </w:pPr>
            <w:customXmlInsRangeStart w:id="4193" w:author="peng" w:date="2015-01-26T02:21:00Z"/>
            <w:sdt>
              <w:sdtPr>
                <w:alias w:val="Operation NOTE description 0"/>
                <w:tag w:val="49312abb-c5a4-4673-9d25-137207eadce9"/>
                <w:id w:val="-2146574175"/>
                <w:dataBinding w:xpath="/elements/element[@objid='49312abb-c5a4-4673-9d25-137207eadce9']/content[@alias='Operation NOTE description 0']" w:storeItemID="{D35B6978-45B9-4860-8E6E-EDB6F017D2CB}"/>
                <w:text w:multiLine="1"/>
              </w:sdtPr>
              <w:sdtEndPr/>
              <w:sdtContent>
                <w:customXmlInsRangeEnd w:id="4193"/>
                <w:ins w:id="4194" w:author="peng" w:date="2015-01-26T02:21:00Z">
                  <w:r w:rsidR="00420066">
                    <w:t>return forest parameters</w:t>
                  </w:r>
                </w:ins>
                <w:customXmlInsRangeStart w:id="4195" w:author="peng" w:date="2015-01-26T02:21:00Z"/>
              </w:sdtContent>
            </w:sdt>
            <w:customXmlInsRangeEnd w:id="4195"/>
          </w:p>
        </w:tc>
      </w:tr>
      <w:tr w:rsidR="00420066" w14:paraId="27763AF7" w14:textId="77777777" w:rsidTr="00420066">
        <w:trPr>
          <w:jc w:val="both"/>
          <w:ins w:id="419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55B63BF" w14:textId="77777777" w:rsidR="00420066" w:rsidRDefault="007D1D13" w:rsidP="00420066">
            <w:pPr>
              <w:rPr>
                <w:ins w:id="4197" w:author="peng" w:date="2015-01-26T02:21:00Z"/>
              </w:rPr>
            </w:pPr>
            <w:customXmlInsRangeStart w:id="4198" w:author="peng" w:date="2015-01-26T02:21:00Z"/>
            <w:sdt>
              <w:sdtPr>
                <w:alias w:val="Operation ATTRIBUTE Name"/>
                <w:tag w:val="be161cc0-f8ce-48df-aebb-c3550b845bd3"/>
                <w:id w:val="-386421359"/>
                <w:dataBinding w:xpath="/elements/element[@objid='be161cc0-f8ce-48df-aebb-c3550b845bd3']/content[@alias='Operation ATTRIBUTE Name']" w:storeItemID="{D35B6978-45B9-4860-8E6E-EDB6F017D2CB}"/>
                <w:text w:multiLine="1"/>
              </w:sdtPr>
              <w:sdtEndPr/>
              <w:sdtContent>
                <w:customXmlInsRangeEnd w:id="4198"/>
                <w:ins w:id="4199" w:author="peng" w:date="2015-01-26T02:21:00Z">
                  <w:r w:rsidR="00420066">
                    <w:t>setParameter</w:t>
                  </w:r>
                </w:ins>
                <w:customXmlInsRangeStart w:id="4200" w:author="peng" w:date="2015-01-26T02:21:00Z"/>
              </w:sdtContent>
            </w:sdt>
            <w:customXmlInsRangeEnd w:id="4200"/>
            <w:ins w:id="4201" w:author="peng" w:date="2015-01-26T02:21:00Z">
              <w:r w:rsidR="00420066">
                <w:t xml:space="preserve"> (</w:t>
              </w:r>
            </w:ins>
            <w:customXmlInsRangeStart w:id="4202" w:author="peng" w:date="2015-01-26T02:21:00Z"/>
            <w:sdt>
              <w:sdtPr>
                <w:rPr>
                  <w:rStyle w:val="ae"/>
                </w:rPr>
                <w:alias w:val="Parameter ATTRIBUTE ParameterPassing"/>
                <w:tag w:val="581631fe-1380-4218-9cd5-ebced9b99aac"/>
                <w:id w:val="-380090623"/>
                <w:dataBinding w:xpath="/elements/element[@objid='581631fe-1380-4218-9cd5-ebced9b99aac']/content[@alias='Parameter ATTRIBUTE ParameterPassing']" w:storeItemID="{D35B6978-45B9-4860-8E6E-EDB6F017D2CB}"/>
                <w:text w:multiLine="1"/>
              </w:sdtPr>
              <w:sdtEndPr>
                <w:rPr>
                  <w:rStyle w:val="ae"/>
                </w:rPr>
              </w:sdtEndPr>
              <w:sdtContent>
                <w:customXmlInsRangeEnd w:id="4202"/>
                <w:ins w:id="4203" w:author="peng" w:date="2015-01-26T02:21:00Z">
                  <w:r w:rsidR="00420066">
                    <w:rPr>
                      <w:rStyle w:val="ae"/>
                    </w:rPr>
                    <w:t>Inout</w:t>
                  </w:r>
                </w:ins>
                <w:customXmlInsRangeStart w:id="4204" w:author="peng" w:date="2015-01-26T02:21:00Z"/>
              </w:sdtContent>
            </w:sdt>
            <w:customXmlInsRangeEnd w:id="4204"/>
            <w:ins w:id="4205" w:author="peng" w:date="2015-01-26T02:21:00Z">
              <w:r w:rsidR="00420066">
                <w:rPr>
                  <w:rStyle w:val="ae"/>
                </w:rPr>
                <w:t xml:space="preserve"> </w:t>
              </w:r>
            </w:ins>
            <w:customXmlInsRangeStart w:id="4206" w:author="peng" w:date="2015-01-26T02:21:00Z"/>
            <w:sdt>
              <w:sdtPr>
                <w:alias w:val="Parameter ATTRIBUTE Name"/>
                <w:tag w:val="581631fe-1380-4218-9cd5-ebced9b99aac"/>
                <w:id w:val="1151878612"/>
                <w:dataBinding w:xpath="/elements/element[@objid='581631fe-1380-4218-9cd5-ebced9b99aac']/content[@alias='Parameter ATTRIBUTE Name']" w:storeItemID="{D35B6978-45B9-4860-8E6E-EDB6F017D2CB}"/>
                <w:text w:multiLine="1"/>
              </w:sdtPr>
              <w:sdtEndPr/>
              <w:sdtContent>
                <w:customXmlInsRangeEnd w:id="4206"/>
                <w:ins w:id="4207" w:author="peng" w:date="2015-01-26T02:21:00Z">
                  <w:r w:rsidR="00420066">
                    <w:t>s</w:t>
                  </w:r>
                </w:ins>
                <w:customXmlInsRangeStart w:id="4208" w:author="peng" w:date="2015-01-26T02:21:00Z"/>
              </w:sdtContent>
            </w:sdt>
            <w:customXmlInsRangeEnd w:id="4208"/>
            <w:ins w:id="4209" w:author="peng" w:date="2015-01-26T02:21:00Z">
              <w:r w:rsidR="00420066">
                <w:t xml:space="preserve"> </w:t>
              </w:r>
            </w:ins>
            <w:customXmlInsRangeStart w:id="4210" w:author="peng" w:date="2015-01-26T02:21:00Z"/>
            <w:sdt>
              <w:sdtPr>
                <w:alias w:val="DataType ATTRIBUTE Name"/>
                <w:tag w:val="00000004-0000-000d-0000-000000000000"/>
                <w:id w:val="693582904"/>
                <w:dataBinding w:xpath="/elements/element[@objid='00000004-0000-000d-0000-000000000000']/content[@alias='DataType ATTRIBUTE Name']" w:storeItemID="{D35B6978-45B9-4860-8E6E-EDB6F017D2CB}"/>
                <w:text w:multiLine="1"/>
              </w:sdtPr>
              <w:sdtEndPr/>
              <w:sdtContent>
                <w:customXmlInsRangeEnd w:id="4210"/>
                <w:ins w:id="4211" w:author="peng" w:date="2015-01-26T02:21:00Z">
                  <w:r w:rsidR="00420066">
                    <w:t>string</w:t>
                  </w:r>
                </w:ins>
                <w:customXmlInsRangeStart w:id="4212" w:author="peng" w:date="2015-01-26T02:21:00Z"/>
              </w:sdtContent>
            </w:sdt>
            <w:customXmlInsRangeEnd w:id="4212"/>
            <w:ins w:id="4213" w:author="peng" w:date="2015-01-26T02:21:00Z">
              <w:r w:rsidR="00420066">
                <w:t>,</w:t>
              </w:r>
            </w:ins>
            <w:customXmlInsRangeStart w:id="4214" w:author="peng" w:date="2015-01-26T02:21:00Z"/>
            <w:sdt>
              <w:sdtPr>
                <w:rPr>
                  <w:rStyle w:val="ae"/>
                </w:rPr>
                <w:alias w:val="Parameter ATTRIBUTE ParameterPassing"/>
                <w:tag w:val="e5b5ce12-6929-48a3-aecf-845e60fe6ea7"/>
                <w:id w:val="2038543319"/>
                <w:dataBinding w:xpath="/elements/element[@objid='e5b5ce12-6929-48a3-aecf-845e60fe6ea7']/content[@alias='Parameter ATTRIBUTE ParameterPassing']" w:storeItemID="{D35B6978-45B9-4860-8E6E-EDB6F017D2CB}"/>
                <w:text w:multiLine="1"/>
              </w:sdtPr>
              <w:sdtEndPr>
                <w:rPr>
                  <w:rStyle w:val="ae"/>
                </w:rPr>
              </w:sdtEndPr>
              <w:sdtContent>
                <w:customXmlInsRangeEnd w:id="4214"/>
                <w:ins w:id="4215" w:author="peng" w:date="2015-01-26T02:21:00Z">
                  <w:r w:rsidR="00420066">
                    <w:rPr>
                      <w:rStyle w:val="ae"/>
                    </w:rPr>
                    <w:t>Inout</w:t>
                  </w:r>
                </w:ins>
                <w:customXmlInsRangeStart w:id="4216" w:author="peng" w:date="2015-01-26T02:21:00Z"/>
              </w:sdtContent>
            </w:sdt>
            <w:customXmlInsRangeEnd w:id="4216"/>
            <w:ins w:id="4217" w:author="peng" w:date="2015-01-26T02:21:00Z">
              <w:r w:rsidR="00420066">
                <w:rPr>
                  <w:rStyle w:val="ae"/>
                </w:rPr>
                <w:t xml:space="preserve"> </w:t>
              </w:r>
            </w:ins>
            <w:customXmlInsRangeStart w:id="4218" w:author="peng" w:date="2015-01-26T02:21:00Z"/>
            <w:sdt>
              <w:sdtPr>
                <w:alias w:val="Parameter ATTRIBUTE Name"/>
                <w:tag w:val="e5b5ce12-6929-48a3-aecf-845e60fe6ea7"/>
                <w:id w:val="-1839066122"/>
                <w:dataBinding w:xpath="/elements/element[@objid='e5b5ce12-6929-48a3-aecf-845e60fe6ea7']/content[@alias='Parameter ATTRIBUTE Name']" w:storeItemID="{D35B6978-45B9-4860-8E6E-EDB6F017D2CB}"/>
                <w:text w:multiLine="1"/>
              </w:sdtPr>
              <w:sdtEndPr/>
              <w:sdtContent>
                <w:customXmlInsRangeEnd w:id="4218"/>
                <w:ins w:id="4219" w:author="peng" w:date="2015-01-26T02:21:00Z">
                  <w:r w:rsidR="00420066">
                    <w:t>o</w:t>
                  </w:r>
                </w:ins>
                <w:customXmlInsRangeStart w:id="4220" w:author="peng" w:date="2015-01-26T02:21:00Z"/>
              </w:sdtContent>
            </w:sdt>
            <w:customXmlInsRangeEnd w:id="4220"/>
            <w:ins w:id="4221" w:author="peng" w:date="2015-01-26T02:21:00Z">
              <w:r w:rsidR="00420066">
                <w:t xml:space="preserve"> </w:t>
              </w:r>
            </w:ins>
            <w:customXmlInsRangeStart w:id="4222" w:author="peng" w:date="2015-01-26T02:21:00Z"/>
            <w:sdt>
              <w:sdtPr>
                <w:alias w:val="Class ATTRIBUTE Name"/>
                <w:tag w:val="92fc168f-e9ed-43b3-a14e-75150ac60ff0"/>
                <w:id w:val="316155361"/>
                <w:dataBinding w:xpath="/elements/element[@objid='92fc168f-e9ed-43b3-a14e-75150ac60ff0']/content[@alias='Class ATTRIBUTE Name']" w:storeItemID="{D35B6978-45B9-4860-8E6E-EDB6F017D2CB}"/>
                <w:text w:multiLine="1"/>
              </w:sdtPr>
              <w:sdtEndPr/>
              <w:sdtContent>
                <w:customXmlInsRangeEnd w:id="4222"/>
                <w:ins w:id="4223" w:author="peng" w:date="2015-01-26T02:21:00Z">
                  <w:r w:rsidR="00420066">
                    <w:t>Object</w:t>
                  </w:r>
                </w:ins>
                <w:customXmlInsRangeStart w:id="4224" w:author="peng" w:date="2015-01-26T02:21:00Z"/>
              </w:sdtContent>
            </w:sdt>
            <w:customXmlInsRangeEnd w:id="4224"/>
            <w:ins w:id="4225" w:author="peng" w:date="2015-01-26T02:21:00Z">
              <w:r w:rsidR="00420066">
                <w:t>)</w:t>
              </w:r>
            </w:ins>
          </w:p>
        </w:tc>
        <w:tc>
          <w:tcPr>
            <w:tcW w:w="0" w:type="auto"/>
          </w:tcPr>
          <w:p w14:paraId="1E0E58ED"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226" w:author="peng" w:date="2015-01-26T02:21:00Z"/>
              </w:rPr>
            </w:pPr>
            <w:customXmlInsRangeStart w:id="4227" w:author="peng" w:date="2015-01-26T02:21:00Z"/>
            <w:sdt>
              <w:sdtPr>
                <w:alias w:val="Operation NOTE description 0"/>
                <w:tag w:val="be161cc0-f8ce-48df-aebb-c3550b845bd3"/>
                <w:id w:val="2032684606"/>
                <w:dataBinding w:xpath="/elements/element[@objid='be161cc0-f8ce-48df-aebb-c3550b845bd3']/content[@alias='Operation NOTE description 0']" w:storeItemID="{D35B6978-45B9-4860-8E6E-EDB6F017D2CB}"/>
                <w:text w:multiLine="1"/>
              </w:sdtPr>
              <w:sdtEndPr/>
              <w:sdtContent>
                <w:customXmlInsRangeEnd w:id="4227"/>
                <w:ins w:id="4228" w:author="peng" w:date="2015-01-26T02:21:00Z">
                  <w:r w:rsidR="00420066">
                    <w:t>set forest parameters</w:t>
                  </w:r>
                </w:ins>
                <w:customXmlInsRangeStart w:id="4229" w:author="peng" w:date="2015-01-26T02:21:00Z"/>
              </w:sdtContent>
            </w:sdt>
            <w:customXmlInsRangeEnd w:id="4229"/>
          </w:p>
        </w:tc>
      </w:tr>
    </w:tbl>
    <w:p w14:paraId="7DC0D86A" w14:textId="77777777" w:rsidR="00420066" w:rsidRDefault="00420066" w:rsidP="00420066">
      <w:pPr>
        <w:pStyle w:val="af4"/>
        <w:rPr>
          <w:ins w:id="4230" w:author="peng" w:date="2015-01-26T02:37:00Z"/>
        </w:rPr>
      </w:pPr>
      <w:ins w:id="4231" w:author="peng" w:date="2015-01-26T02:21:00Z">
        <w:r>
          <w:t>Table </w:t>
        </w:r>
        <w:r>
          <w:fldChar w:fldCharType="begin"/>
        </w:r>
        <w:r>
          <w:instrText>SEQ Table \* ARABIC</w:instrText>
        </w:r>
        <w:r>
          <w:fldChar w:fldCharType="separate"/>
        </w:r>
      </w:ins>
      <w:ins w:id="4232" w:author="peng" w:date="2015-01-26T03:23:00Z">
        <w:r w:rsidR="00EA58DD">
          <w:rPr>
            <w:noProof/>
          </w:rPr>
          <w:t>25</w:t>
        </w:r>
      </w:ins>
      <w:ins w:id="4233" w:author="peng" w:date="2015-01-26T02:21:00Z">
        <w:r>
          <w:fldChar w:fldCharType="end"/>
        </w:r>
        <w:r>
          <w:t> Operations of Class "RandomForest"</w:t>
        </w:r>
      </w:ins>
    </w:p>
    <w:p w14:paraId="0723C1D0" w14:textId="77777777" w:rsidR="00520160" w:rsidRDefault="00520160">
      <w:pPr>
        <w:rPr>
          <w:ins w:id="4234" w:author="peng" w:date="2015-01-26T02:37:00Z"/>
        </w:rPr>
        <w:pPrChange w:id="4235" w:author="peng" w:date="2015-01-26T02:37:00Z">
          <w:pPr>
            <w:pStyle w:val="af4"/>
          </w:pPr>
        </w:pPrChange>
      </w:pPr>
    </w:p>
    <w:p w14:paraId="01CEECC2" w14:textId="77777777" w:rsidR="00520160" w:rsidRPr="00EA58DD" w:rsidRDefault="00520160">
      <w:pPr>
        <w:rPr>
          <w:ins w:id="4236" w:author="peng" w:date="2015-01-26T02:21:00Z"/>
        </w:rPr>
        <w:pPrChange w:id="4237" w:author="peng" w:date="2015-01-26T02:37:00Z">
          <w:pPr>
            <w:pStyle w:val="af4"/>
          </w:pPr>
        </w:pPrChange>
      </w:pPr>
    </w:p>
    <w:tbl>
      <w:tblPr>
        <w:tblStyle w:val="-1"/>
        <w:tblW w:w="5000" w:type="pct"/>
        <w:jc w:val="both"/>
        <w:tblLook w:val="04A0" w:firstRow="1" w:lastRow="0" w:firstColumn="1" w:lastColumn="0" w:noHBand="0" w:noVBand="1"/>
      </w:tblPr>
      <w:tblGrid>
        <w:gridCol w:w="3545"/>
        <w:gridCol w:w="5507"/>
      </w:tblGrid>
      <w:tr w:rsidR="00420066" w14:paraId="58580AAB" w14:textId="77777777" w:rsidTr="00420066">
        <w:trPr>
          <w:cnfStyle w:val="100000000000" w:firstRow="1" w:lastRow="0" w:firstColumn="0" w:lastColumn="0" w:oddVBand="0" w:evenVBand="0" w:oddHBand="0" w:evenHBand="0" w:firstRowFirstColumn="0" w:firstRowLastColumn="0" w:lastRowFirstColumn="0" w:lastRowLastColumn="0"/>
          <w:tblHeader/>
          <w:jc w:val="both"/>
          <w:ins w:id="423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A3B4DAC" w14:textId="77777777" w:rsidR="00420066" w:rsidRDefault="00420066" w:rsidP="00420066">
            <w:pPr>
              <w:jc w:val="center"/>
              <w:rPr>
                <w:ins w:id="4239" w:author="peng" w:date="2015-01-26T02:21:00Z"/>
              </w:rPr>
            </w:pPr>
            <w:ins w:id="4240" w:author="peng" w:date="2015-01-26T02:21:00Z">
              <w:r>
                <w:t>Name</w:t>
              </w:r>
            </w:ins>
          </w:p>
        </w:tc>
        <w:tc>
          <w:tcPr>
            <w:tcW w:w="0" w:type="auto"/>
          </w:tcPr>
          <w:p w14:paraId="001FA05F"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4241" w:author="peng" w:date="2015-01-26T02:21:00Z"/>
              </w:rPr>
            </w:pPr>
            <w:ins w:id="4242" w:author="peng" w:date="2015-01-26T02:21:00Z">
              <w:r>
                <w:t>Description</w:t>
              </w:r>
            </w:ins>
          </w:p>
        </w:tc>
      </w:tr>
      <w:tr w:rsidR="00420066" w14:paraId="7DE7DC50" w14:textId="77777777" w:rsidTr="00420066">
        <w:trPr>
          <w:cnfStyle w:val="000000100000" w:firstRow="0" w:lastRow="0" w:firstColumn="0" w:lastColumn="0" w:oddVBand="0" w:evenVBand="0" w:oddHBand="1" w:evenHBand="0" w:firstRowFirstColumn="0" w:firstRowLastColumn="0" w:lastRowFirstColumn="0" w:lastRowLastColumn="0"/>
          <w:jc w:val="both"/>
          <w:ins w:id="424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49E17C4" w14:textId="77777777" w:rsidR="00420066" w:rsidRDefault="007D1D13" w:rsidP="00420066">
            <w:pPr>
              <w:rPr>
                <w:ins w:id="4244" w:author="peng" w:date="2015-01-26T02:21:00Z"/>
              </w:rPr>
            </w:pPr>
            <w:customXmlInsRangeStart w:id="4245" w:author="peng" w:date="2015-01-26T02:21:00Z"/>
            <w:sdt>
              <w:sdtPr>
                <w:alias w:val="Attribute ATTRIBUTE Name"/>
                <w:tag w:val="b5d0dc7e-d4b8-4e82-a59b-aa46437922c2"/>
                <w:id w:val="-19632948"/>
                <w:dataBinding w:xpath="/elements/element[@objid='b5d0dc7e-d4b8-4e82-a59b-aa46437922c2']/content[@alias='Attribute ATTRIBUTE Name']" w:storeItemID="{D35B6978-45B9-4860-8E6E-EDB6F017D2CB}"/>
                <w:text w:multiLine="1"/>
              </w:sdtPr>
              <w:sdtEndPr/>
              <w:sdtContent>
                <w:customXmlInsRangeEnd w:id="4245"/>
                <w:ins w:id="4246" w:author="peng" w:date="2015-01-26T02:21:00Z">
                  <w:r w:rsidR="00420066">
                    <w:t>maxDepth</w:t>
                  </w:r>
                </w:ins>
                <w:customXmlInsRangeStart w:id="4247" w:author="peng" w:date="2015-01-26T02:21:00Z"/>
              </w:sdtContent>
            </w:sdt>
            <w:customXmlInsRangeEnd w:id="4247"/>
            <w:ins w:id="4248" w:author="peng" w:date="2015-01-26T02:21:00Z">
              <w:r w:rsidR="00420066">
                <w:t xml:space="preserve"> : [</w:t>
              </w:r>
            </w:ins>
            <w:customXmlInsRangeStart w:id="4249" w:author="peng" w:date="2015-01-26T02:21:00Z"/>
            <w:sdt>
              <w:sdtPr>
                <w:alias w:val="Attribute ATTRIBUTE MultiplicityMin"/>
                <w:tag w:val="b5d0dc7e-d4b8-4e82-a59b-aa46437922c2"/>
                <w:id w:val="917990332"/>
                <w:dataBinding w:xpath="/elements/element[@objid='b5d0dc7e-d4b8-4e82-a59b-aa46437922c2']/content[@alias='Attribute ATTRIBUTE MultiplicityMin']" w:storeItemID="{D35B6978-45B9-4860-8E6E-EDB6F017D2CB}"/>
                <w:text w:multiLine="1"/>
              </w:sdtPr>
              <w:sdtEndPr/>
              <w:sdtContent>
                <w:customXmlInsRangeEnd w:id="4249"/>
                <w:ins w:id="4250" w:author="peng" w:date="2015-01-26T02:21:00Z">
                  <w:r w:rsidR="00420066">
                    <w:t>1</w:t>
                  </w:r>
                </w:ins>
                <w:customXmlInsRangeStart w:id="4251" w:author="peng" w:date="2015-01-26T02:21:00Z"/>
              </w:sdtContent>
            </w:sdt>
            <w:customXmlInsRangeEnd w:id="4251"/>
            <w:ins w:id="4252" w:author="peng" w:date="2015-01-26T02:21:00Z">
              <w:r w:rsidR="00420066">
                <w:t>..</w:t>
              </w:r>
            </w:ins>
            <w:customXmlInsRangeStart w:id="4253" w:author="peng" w:date="2015-01-26T02:21:00Z"/>
            <w:sdt>
              <w:sdtPr>
                <w:alias w:val="Attribute ATTRIBUTE MultiplicityMax"/>
                <w:tag w:val="b5d0dc7e-d4b8-4e82-a59b-aa46437922c2"/>
                <w:id w:val="1670449428"/>
                <w:dataBinding w:xpath="/elements/element[@objid='b5d0dc7e-d4b8-4e82-a59b-aa46437922c2']/content[@alias='Attribute ATTRIBUTE MultiplicityMax']" w:storeItemID="{D35B6978-45B9-4860-8E6E-EDB6F017D2CB}"/>
                <w:text w:multiLine="1"/>
              </w:sdtPr>
              <w:sdtEndPr/>
              <w:sdtContent>
                <w:customXmlInsRangeEnd w:id="4253"/>
                <w:ins w:id="4254" w:author="peng" w:date="2015-01-26T02:21:00Z">
                  <w:r w:rsidR="00420066">
                    <w:t>1</w:t>
                  </w:r>
                </w:ins>
                <w:customXmlInsRangeStart w:id="4255" w:author="peng" w:date="2015-01-26T02:21:00Z"/>
              </w:sdtContent>
            </w:sdt>
            <w:customXmlInsRangeEnd w:id="4255"/>
            <w:ins w:id="4256" w:author="peng" w:date="2015-01-26T02:21:00Z">
              <w:r w:rsidR="00420066">
                <w:t xml:space="preserve">] </w:t>
              </w:r>
            </w:ins>
            <w:customXmlInsRangeStart w:id="4257" w:author="peng" w:date="2015-01-26T02:21:00Z"/>
            <w:sdt>
              <w:sdtPr>
                <w:alias w:val="DataType ATTRIBUTE Name"/>
                <w:tag w:val="00000004-0000-0009-0000-000000000000"/>
                <w:id w:val="-1632932993"/>
                <w:dataBinding w:xpath="/elements/element[@objid='00000004-0000-0009-0000-000000000000']/content[@alias='DataType ATTRIBUTE Name']" w:storeItemID="{D35B6978-45B9-4860-8E6E-EDB6F017D2CB}"/>
                <w:text w:multiLine="1"/>
              </w:sdtPr>
              <w:sdtEndPr/>
              <w:sdtContent>
                <w:customXmlInsRangeEnd w:id="4257"/>
                <w:ins w:id="4258" w:author="peng" w:date="2015-01-26T02:21:00Z">
                  <w:r w:rsidR="00420066">
                    <w:t>integer</w:t>
                  </w:r>
                </w:ins>
                <w:customXmlInsRangeStart w:id="4259" w:author="peng" w:date="2015-01-26T02:21:00Z"/>
              </w:sdtContent>
            </w:sdt>
            <w:customXmlInsRangeEnd w:id="4259"/>
          </w:p>
        </w:tc>
        <w:tc>
          <w:tcPr>
            <w:tcW w:w="0" w:type="auto"/>
          </w:tcPr>
          <w:p w14:paraId="000293AC"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260" w:author="peng" w:date="2015-01-26T02:21:00Z"/>
              </w:rPr>
            </w:pPr>
            <w:customXmlInsRangeStart w:id="4261" w:author="peng" w:date="2015-01-26T02:21:00Z"/>
            <w:sdt>
              <w:sdtPr>
                <w:alias w:val="Attribute NOTE description 0"/>
                <w:tag w:val="b5d0dc7e-d4b8-4e82-a59b-aa46437922c2"/>
                <w:id w:val="763655103"/>
                <w:dataBinding w:xpath="/elements/element[@objid='b5d0dc7e-d4b8-4e82-a59b-aa46437922c2']/content[@alias='Attribute NOTE description 0']" w:storeItemID="{D35B6978-45B9-4860-8E6E-EDB6F017D2CB}"/>
                <w:text w:multiLine="1"/>
              </w:sdtPr>
              <w:sdtEndPr/>
              <w:sdtContent>
                <w:customXmlInsRangeEnd w:id="4261"/>
                <w:ins w:id="4262" w:author="peng" w:date="2015-01-26T02:21:00Z">
                  <w:r w:rsidR="00420066">
                    <w:t>maximum depth of tree, set to -1 if depth has no limit</w:t>
                  </w:r>
                </w:ins>
                <w:customXmlInsRangeStart w:id="4263" w:author="peng" w:date="2015-01-26T02:21:00Z"/>
              </w:sdtContent>
            </w:sdt>
            <w:customXmlInsRangeEnd w:id="4263"/>
          </w:p>
        </w:tc>
      </w:tr>
      <w:tr w:rsidR="00420066" w14:paraId="1BD20BC8" w14:textId="77777777" w:rsidTr="00420066">
        <w:trPr>
          <w:jc w:val="both"/>
          <w:ins w:id="426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2FBD70F" w14:textId="77777777" w:rsidR="00420066" w:rsidRDefault="007D1D13" w:rsidP="00420066">
            <w:pPr>
              <w:rPr>
                <w:ins w:id="4265" w:author="peng" w:date="2015-01-26T02:21:00Z"/>
              </w:rPr>
            </w:pPr>
            <w:customXmlInsRangeStart w:id="4266" w:author="peng" w:date="2015-01-26T02:21:00Z"/>
            <w:sdt>
              <w:sdtPr>
                <w:alias w:val="Attribute ATTRIBUTE Name"/>
                <w:tag w:val="1155637d-8fc2-4098-8429-2a62e31abafc"/>
                <w:id w:val="-889341555"/>
                <w:dataBinding w:xpath="/elements/element[@objid='1155637d-8fc2-4098-8429-2a62e31abafc']/content[@alias='Attribute ATTRIBUTE Name']" w:storeItemID="{D35B6978-45B9-4860-8E6E-EDB6F017D2CB}"/>
                <w:text w:multiLine="1"/>
              </w:sdtPr>
              <w:sdtEndPr/>
              <w:sdtContent>
                <w:customXmlInsRangeEnd w:id="4266"/>
                <w:ins w:id="4267" w:author="peng" w:date="2015-01-26T02:21:00Z">
                  <w:r w:rsidR="00420066">
                    <w:t>maxNumOfTrees</w:t>
                  </w:r>
                </w:ins>
                <w:customXmlInsRangeStart w:id="4268" w:author="peng" w:date="2015-01-26T02:21:00Z"/>
              </w:sdtContent>
            </w:sdt>
            <w:customXmlInsRangeEnd w:id="4268"/>
            <w:ins w:id="4269" w:author="peng" w:date="2015-01-26T02:21:00Z">
              <w:r w:rsidR="00420066">
                <w:t xml:space="preserve"> : [</w:t>
              </w:r>
            </w:ins>
            <w:customXmlInsRangeStart w:id="4270" w:author="peng" w:date="2015-01-26T02:21:00Z"/>
            <w:sdt>
              <w:sdtPr>
                <w:alias w:val="Attribute ATTRIBUTE MultiplicityMin"/>
                <w:tag w:val="1155637d-8fc2-4098-8429-2a62e31abafc"/>
                <w:id w:val="-989165361"/>
                <w:dataBinding w:xpath="/elements/element[@objid='1155637d-8fc2-4098-8429-2a62e31abafc']/content[@alias='Attribute ATTRIBUTE MultiplicityMin']" w:storeItemID="{D35B6978-45B9-4860-8E6E-EDB6F017D2CB}"/>
                <w:text w:multiLine="1"/>
              </w:sdtPr>
              <w:sdtEndPr/>
              <w:sdtContent>
                <w:customXmlInsRangeEnd w:id="4270"/>
                <w:ins w:id="4271" w:author="peng" w:date="2015-01-26T02:21:00Z">
                  <w:r w:rsidR="00420066">
                    <w:t>1</w:t>
                  </w:r>
                </w:ins>
                <w:customXmlInsRangeStart w:id="4272" w:author="peng" w:date="2015-01-26T02:21:00Z"/>
              </w:sdtContent>
            </w:sdt>
            <w:customXmlInsRangeEnd w:id="4272"/>
            <w:ins w:id="4273" w:author="peng" w:date="2015-01-26T02:21:00Z">
              <w:r w:rsidR="00420066">
                <w:t>..</w:t>
              </w:r>
            </w:ins>
            <w:customXmlInsRangeStart w:id="4274" w:author="peng" w:date="2015-01-26T02:21:00Z"/>
            <w:sdt>
              <w:sdtPr>
                <w:alias w:val="Attribute ATTRIBUTE MultiplicityMax"/>
                <w:tag w:val="1155637d-8fc2-4098-8429-2a62e31abafc"/>
                <w:id w:val="-894352261"/>
                <w:dataBinding w:xpath="/elements/element[@objid='1155637d-8fc2-4098-8429-2a62e31abafc']/content[@alias='Attribute ATTRIBUTE MultiplicityMax']" w:storeItemID="{D35B6978-45B9-4860-8E6E-EDB6F017D2CB}"/>
                <w:text w:multiLine="1"/>
              </w:sdtPr>
              <w:sdtEndPr/>
              <w:sdtContent>
                <w:customXmlInsRangeEnd w:id="4274"/>
                <w:ins w:id="4275" w:author="peng" w:date="2015-01-26T02:21:00Z">
                  <w:r w:rsidR="00420066">
                    <w:t>1</w:t>
                  </w:r>
                </w:ins>
                <w:customXmlInsRangeStart w:id="4276" w:author="peng" w:date="2015-01-26T02:21:00Z"/>
              </w:sdtContent>
            </w:sdt>
            <w:customXmlInsRangeEnd w:id="4276"/>
            <w:ins w:id="4277" w:author="peng" w:date="2015-01-26T02:21:00Z">
              <w:r w:rsidR="00420066">
                <w:t xml:space="preserve">] </w:t>
              </w:r>
            </w:ins>
            <w:customXmlInsRangeStart w:id="4278" w:author="peng" w:date="2015-01-26T02:21:00Z"/>
            <w:sdt>
              <w:sdtPr>
                <w:alias w:val="DataType ATTRIBUTE Name"/>
                <w:tag w:val="00000004-0000-0009-0000-000000000000"/>
                <w:id w:val="1860151683"/>
                <w:dataBinding w:xpath="/elements/element[@objid='00000004-0000-0009-0000-000000000000']/content[@alias='DataType ATTRIBUTE Name']" w:storeItemID="{D35B6978-45B9-4860-8E6E-EDB6F017D2CB}"/>
                <w:text w:multiLine="1"/>
              </w:sdtPr>
              <w:sdtEndPr/>
              <w:sdtContent>
                <w:customXmlInsRangeEnd w:id="4278"/>
                <w:ins w:id="4279" w:author="peng" w:date="2015-01-26T02:21:00Z">
                  <w:r w:rsidR="00420066">
                    <w:t>integer</w:t>
                  </w:r>
                </w:ins>
                <w:customXmlInsRangeStart w:id="4280" w:author="peng" w:date="2015-01-26T02:21:00Z"/>
              </w:sdtContent>
            </w:sdt>
            <w:customXmlInsRangeEnd w:id="4280"/>
          </w:p>
        </w:tc>
        <w:tc>
          <w:tcPr>
            <w:tcW w:w="0" w:type="auto"/>
          </w:tcPr>
          <w:p w14:paraId="527634BD"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281" w:author="peng" w:date="2015-01-26T02:21:00Z"/>
              </w:rPr>
            </w:pPr>
            <w:customXmlInsRangeStart w:id="4282" w:author="peng" w:date="2015-01-26T02:21:00Z"/>
            <w:sdt>
              <w:sdtPr>
                <w:alias w:val="Attribute NOTE description 0"/>
                <w:tag w:val="1155637d-8fc2-4098-8429-2a62e31abafc"/>
                <w:id w:val="-1380783068"/>
                <w:dataBinding w:xpath="/elements/element[@objid='1155637d-8fc2-4098-8429-2a62e31abafc']/content[@alias='Attribute NOTE description 0']" w:storeItemID="{D35B6978-45B9-4860-8E6E-EDB6F017D2CB}"/>
                <w:text w:multiLine="1"/>
              </w:sdtPr>
              <w:sdtEndPr/>
              <w:sdtContent>
                <w:customXmlInsRangeEnd w:id="4282"/>
                <w:ins w:id="4283" w:author="peng" w:date="2015-01-26T02:21:00Z">
                  <w:r w:rsidR="00420066">
                    <w:t>maximum number of trees in random forest</w:t>
                  </w:r>
                </w:ins>
                <w:customXmlInsRangeStart w:id="4284" w:author="peng" w:date="2015-01-26T02:21:00Z"/>
              </w:sdtContent>
            </w:sdt>
            <w:customXmlInsRangeEnd w:id="4284"/>
          </w:p>
        </w:tc>
      </w:tr>
      <w:tr w:rsidR="00420066" w14:paraId="47E3D153" w14:textId="77777777" w:rsidTr="00420066">
        <w:trPr>
          <w:cnfStyle w:val="000000100000" w:firstRow="0" w:lastRow="0" w:firstColumn="0" w:lastColumn="0" w:oddVBand="0" w:evenVBand="0" w:oddHBand="1" w:evenHBand="0" w:firstRowFirstColumn="0" w:firstRowLastColumn="0" w:lastRowFirstColumn="0" w:lastRowLastColumn="0"/>
          <w:jc w:val="both"/>
          <w:ins w:id="428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41AB851" w14:textId="77777777" w:rsidR="00420066" w:rsidRDefault="007D1D13" w:rsidP="00420066">
            <w:pPr>
              <w:rPr>
                <w:ins w:id="4286" w:author="peng" w:date="2015-01-26T02:21:00Z"/>
              </w:rPr>
            </w:pPr>
            <w:customXmlInsRangeStart w:id="4287" w:author="peng" w:date="2015-01-26T02:21:00Z"/>
            <w:sdt>
              <w:sdtPr>
                <w:alias w:val="Attribute ATTRIBUTE Name"/>
                <w:tag w:val="90554999-3ac1-4e41-8cc0-58ff645e1cdb"/>
                <w:id w:val="-1715501199"/>
                <w:dataBinding w:xpath="/elements/element[@objid='90554999-3ac1-4e41-8cc0-58ff645e1cdb']/content[@alias='Attribute ATTRIBUTE Name']" w:storeItemID="{D35B6978-45B9-4860-8E6E-EDB6F017D2CB}"/>
                <w:text w:multiLine="1"/>
              </w:sdtPr>
              <w:sdtEndPr/>
              <w:sdtContent>
                <w:customXmlInsRangeEnd w:id="4287"/>
                <w:ins w:id="4288" w:author="peng" w:date="2015-01-26T02:21:00Z">
                  <w:r w:rsidR="00420066">
                    <w:t>finalPredictions</w:t>
                  </w:r>
                </w:ins>
                <w:customXmlInsRangeStart w:id="4289" w:author="peng" w:date="2015-01-26T02:21:00Z"/>
              </w:sdtContent>
            </w:sdt>
            <w:customXmlInsRangeEnd w:id="4289"/>
            <w:ins w:id="4290" w:author="peng" w:date="2015-01-26T02:21:00Z">
              <w:r w:rsidR="00420066">
                <w:t xml:space="preserve"> : [</w:t>
              </w:r>
            </w:ins>
            <w:customXmlInsRangeStart w:id="4291" w:author="peng" w:date="2015-01-26T02:21:00Z"/>
            <w:sdt>
              <w:sdtPr>
                <w:alias w:val="Attribute ATTRIBUTE MultiplicityMin"/>
                <w:tag w:val="90554999-3ac1-4e41-8cc0-58ff645e1cdb"/>
                <w:id w:val="1282527119"/>
                <w:dataBinding w:xpath="/elements/element[@objid='90554999-3ac1-4e41-8cc0-58ff645e1cdb']/content[@alias='Attribute ATTRIBUTE MultiplicityMin']" w:storeItemID="{D35B6978-45B9-4860-8E6E-EDB6F017D2CB}"/>
                <w:text w:multiLine="1"/>
              </w:sdtPr>
              <w:sdtEndPr/>
              <w:sdtContent>
                <w:customXmlInsRangeEnd w:id="4291"/>
                <w:ins w:id="4292" w:author="peng" w:date="2015-01-26T02:21:00Z">
                  <w:r w:rsidR="00420066">
                    <w:t>0</w:t>
                  </w:r>
                </w:ins>
                <w:customXmlInsRangeStart w:id="4293" w:author="peng" w:date="2015-01-26T02:21:00Z"/>
              </w:sdtContent>
            </w:sdt>
            <w:customXmlInsRangeEnd w:id="4293"/>
            <w:ins w:id="4294" w:author="peng" w:date="2015-01-26T02:21:00Z">
              <w:r w:rsidR="00420066">
                <w:t>..</w:t>
              </w:r>
            </w:ins>
            <w:customXmlInsRangeStart w:id="4295" w:author="peng" w:date="2015-01-26T02:21:00Z"/>
            <w:sdt>
              <w:sdtPr>
                <w:alias w:val="Attribute ATTRIBUTE MultiplicityMax"/>
                <w:tag w:val="90554999-3ac1-4e41-8cc0-58ff645e1cdb"/>
                <w:id w:val="387382941"/>
                <w:dataBinding w:xpath="/elements/element[@objid='90554999-3ac1-4e41-8cc0-58ff645e1cdb']/content[@alias='Attribute ATTRIBUTE MultiplicityMax']" w:storeItemID="{D35B6978-45B9-4860-8E6E-EDB6F017D2CB}"/>
                <w:text w:multiLine="1"/>
              </w:sdtPr>
              <w:sdtEndPr/>
              <w:sdtContent>
                <w:customXmlInsRangeEnd w:id="4295"/>
                <w:ins w:id="4296" w:author="peng" w:date="2015-01-26T02:21:00Z">
                  <w:r w:rsidR="00420066">
                    <w:t>*</w:t>
                  </w:r>
                </w:ins>
                <w:customXmlInsRangeStart w:id="4297" w:author="peng" w:date="2015-01-26T02:21:00Z"/>
              </w:sdtContent>
            </w:sdt>
            <w:customXmlInsRangeEnd w:id="4297"/>
            <w:ins w:id="4298" w:author="peng" w:date="2015-01-26T02:21:00Z">
              <w:r w:rsidR="00420066">
                <w:t xml:space="preserve">] </w:t>
              </w:r>
            </w:ins>
            <w:customXmlInsRangeStart w:id="4299" w:author="peng" w:date="2015-01-26T02:21:00Z"/>
            <w:sdt>
              <w:sdtPr>
                <w:alias w:val="DataType ATTRIBUTE Name"/>
                <w:tag w:val="00000004-0000-0009-0000-000000000000"/>
                <w:id w:val="1163595719"/>
                <w:dataBinding w:xpath="/elements/element[@objid='00000004-0000-0009-0000-000000000000']/content[@alias='DataType ATTRIBUTE Name']" w:storeItemID="{D35B6978-45B9-4860-8E6E-EDB6F017D2CB}"/>
                <w:text w:multiLine="1"/>
              </w:sdtPr>
              <w:sdtEndPr/>
              <w:sdtContent>
                <w:customXmlInsRangeEnd w:id="4299"/>
                <w:ins w:id="4300" w:author="peng" w:date="2015-01-26T02:21:00Z">
                  <w:r w:rsidR="00420066">
                    <w:t>integer</w:t>
                  </w:r>
                </w:ins>
                <w:customXmlInsRangeStart w:id="4301" w:author="peng" w:date="2015-01-26T02:21:00Z"/>
              </w:sdtContent>
            </w:sdt>
            <w:customXmlInsRangeEnd w:id="4301"/>
          </w:p>
        </w:tc>
        <w:tc>
          <w:tcPr>
            <w:tcW w:w="0" w:type="auto"/>
          </w:tcPr>
          <w:p w14:paraId="701DF242"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302" w:author="peng" w:date="2015-01-26T02:21:00Z"/>
              </w:rPr>
            </w:pPr>
            <w:customXmlInsRangeStart w:id="4303" w:author="peng" w:date="2015-01-26T02:21:00Z"/>
            <w:sdt>
              <w:sdtPr>
                <w:alias w:val="Attribute NOTE description 0"/>
                <w:tag w:val="90554999-3ac1-4e41-8cc0-58ff645e1cdb"/>
                <w:id w:val="-2089145947"/>
                <w:dataBinding w:xpath="/elements/element[@objid='90554999-3ac1-4e41-8cc0-58ff645e1cdb']/content[@alias='Attribute NOTE description 0']" w:storeItemID="{D35B6978-45B9-4860-8E6E-EDB6F017D2CB}"/>
                <w:text w:multiLine="1"/>
              </w:sdtPr>
              <w:sdtEndPr/>
              <w:sdtContent>
                <w:customXmlInsRangeEnd w:id="4303"/>
                <w:ins w:id="4304" w:author="peng" w:date="2015-01-26T02:21:00Z">
                  <w:r w:rsidR="00420066">
                    <w:t>forest predictions of test data</w:t>
                  </w:r>
                </w:ins>
                <w:customXmlInsRangeStart w:id="4305" w:author="peng" w:date="2015-01-26T02:21:00Z"/>
              </w:sdtContent>
            </w:sdt>
            <w:customXmlInsRangeEnd w:id="4305"/>
          </w:p>
        </w:tc>
      </w:tr>
      <w:tr w:rsidR="00420066" w14:paraId="4769C4E8" w14:textId="77777777" w:rsidTr="00420066">
        <w:trPr>
          <w:jc w:val="both"/>
          <w:ins w:id="430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9E24708" w14:textId="77777777" w:rsidR="00420066" w:rsidRDefault="007D1D13" w:rsidP="00420066">
            <w:pPr>
              <w:rPr>
                <w:ins w:id="4307" w:author="peng" w:date="2015-01-26T02:21:00Z"/>
              </w:rPr>
            </w:pPr>
            <w:customXmlInsRangeStart w:id="4308" w:author="peng" w:date="2015-01-26T02:21:00Z"/>
            <w:sdt>
              <w:sdtPr>
                <w:alias w:val="Attribute ATTRIBUTE Name"/>
                <w:tag w:val="6f42fe6b-c64c-41af-af78-57ac773367ab"/>
                <w:id w:val="-410781429"/>
                <w:dataBinding w:xpath="/elements/element[@objid='6f42fe6b-c64c-41af-af78-57ac773367ab']/content[@alias='Attribute ATTRIBUTE Name']" w:storeItemID="{D35B6978-45B9-4860-8E6E-EDB6F017D2CB}"/>
                <w:text w:multiLine="1"/>
              </w:sdtPr>
              <w:sdtEndPr/>
              <w:sdtContent>
                <w:customXmlInsRangeEnd w:id="4308"/>
                <w:ins w:id="4309" w:author="peng" w:date="2015-01-26T02:21:00Z">
                  <w:r w:rsidR="00420066">
                    <w:t>correctPredictions</w:t>
                  </w:r>
                </w:ins>
                <w:customXmlInsRangeStart w:id="4310" w:author="peng" w:date="2015-01-26T02:21:00Z"/>
              </w:sdtContent>
            </w:sdt>
            <w:customXmlInsRangeEnd w:id="4310"/>
            <w:ins w:id="4311" w:author="peng" w:date="2015-01-26T02:21:00Z">
              <w:r w:rsidR="00420066">
                <w:t xml:space="preserve"> : [</w:t>
              </w:r>
            </w:ins>
            <w:customXmlInsRangeStart w:id="4312" w:author="peng" w:date="2015-01-26T02:21:00Z"/>
            <w:sdt>
              <w:sdtPr>
                <w:alias w:val="Attribute ATTRIBUTE MultiplicityMin"/>
                <w:tag w:val="6f42fe6b-c64c-41af-af78-57ac773367ab"/>
                <w:id w:val="2019890584"/>
                <w:dataBinding w:xpath="/elements/element[@objid='6f42fe6b-c64c-41af-af78-57ac773367ab']/content[@alias='Attribute ATTRIBUTE MultiplicityMin']" w:storeItemID="{D35B6978-45B9-4860-8E6E-EDB6F017D2CB}"/>
                <w:text w:multiLine="1"/>
              </w:sdtPr>
              <w:sdtEndPr/>
              <w:sdtContent>
                <w:customXmlInsRangeEnd w:id="4312"/>
                <w:ins w:id="4313" w:author="peng" w:date="2015-01-26T02:21:00Z">
                  <w:r w:rsidR="00420066">
                    <w:t>0</w:t>
                  </w:r>
                </w:ins>
                <w:customXmlInsRangeStart w:id="4314" w:author="peng" w:date="2015-01-26T02:21:00Z"/>
              </w:sdtContent>
            </w:sdt>
            <w:customXmlInsRangeEnd w:id="4314"/>
            <w:ins w:id="4315" w:author="peng" w:date="2015-01-26T02:21:00Z">
              <w:r w:rsidR="00420066">
                <w:t>..</w:t>
              </w:r>
            </w:ins>
            <w:customXmlInsRangeStart w:id="4316" w:author="peng" w:date="2015-01-26T02:21:00Z"/>
            <w:sdt>
              <w:sdtPr>
                <w:alias w:val="Attribute ATTRIBUTE MultiplicityMax"/>
                <w:tag w:val="6f42fe6b-c64c-41af-af78-57ac773367ab"/>
                <w:id w:val="-958108273"/>
                <w:dataBinding w:xpath="/elements/element[@objid='6f42fe6b-c64c-41af-af78-57ac773367ab']/content[@alias='Attribute ATTRIBUTE MultiplicityMax']" w:storeItemID="{D35B6978-45B9-4860-8E6E-EDB6F017D2CB}"/>
                <w:text w:multiLine="1"/>
              </w:sdtPr>
              <w:sdtEndPr/>
              <w:sdtContent>
                <w:customXmlInsRangeEnd w:id="4316"/>
                <w:ins w:id="4317" w:author="peng" w:date="2015-01-26T02:21:00Z">
                  <w:r w:rsidR="00420066">
                    <w:t>*</w:t>
                  </w:r>
                </w:ins>
                <w:customXmlInsRangeStart w:id="4318" w:author="peng" w:date="2015-01-26T02:21:00Z"/>
              </w:sdtContent>
            </w:sdt>
            <w:customXmlInsRangeEnd w:id="4318"/>
            <w:ins w:id="4319" w:author="peng" w:date="2015-01-26T02:21:00Z">
              <w:r w:rsidR="00420066">
                <w:t xml:space="preserve">] </w:t>
              </w:r>
            </w:ins>
            <w:customXmlInsRangeStart w:id="4320" w:author="peng" w:date="2015-01-26T02:21:00Z"/>
            <w:sdt>
              <w:sdtPr>
                <w:alias w:val="DataType ATTRIBUTE Name"/>
                <w:tag w:val="00000004-0000-0009-0000-000000000000"/>
                <w:id w:val="1610152751"/>
                <w:dataBinding w:xpath="/elements/element[@objid='00000004-0000-0009-0000-000000000000']/content[@alias='DataType ATTRIBUTE Name']" w:storeItemID="{D35B6978-45B9-4860-8E6E-EDB6F017D2CB}"/>
                <w:text w:multiLine="1"/>
              </w:sdtPr>
              <w:sdtEndPr/>
              <w:sdtContent>
                <w:customXmlInsRangeEnd w:id="4320"/>
                <w:ins w:id="4321" w:author="peng" w:date="2015-01-26T02:21:00Z">
                  <w:r w:rsidR="00420066">
                    <w:t>integer</w:t>
                  </w:r>
                </w:ins>
                <w:customXmlInsRangeStart w:id="4322" w:author="peng" w:date="2015-01-26T02:21:00Z"/>
              </w:sdtContent>
            </w:sdt>
            <w:customXmlInsRangeEnd w:id="4322"/>
          </w:p>
        </w:tc>
        <w:tc>
          <w:tcPr>
            <w:tcW w:w="0" w:type="auto"/>
          </w:tcPr>
          <w:p w14:paraId="48CBA445"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323" w:author="peng" w:date="2015-01-26T02:21:00Z"/>
              </w:rPr>
            </w:pPr>
            <w:customXmlInsRangeStart w:id="4324" w:author="peng" w:date="2015-01-26T02:21:00Z"/>
            <w:sdt>
              <w:sdtPr>
                <w:alias w:val="Attribute NOTE description 0"/>
                <w:tag w:val="6f42fe6b-c64c-41af-af78-57ac773367ab"/>
                <w:id w:val="-1625074287"/>
                <w:dataBinding w:xpath="/elements/element[@objid='6f42fe6b-c64c-41af-af78-57ac773367ab']/content[@alias='Attribute NOTE description 0']" w:storeItemID="{D35B6978-45B9-4860-8E6E-EDB6F017D2CB}"/>
                <w:text w:multiLine="1"/>
              </w:sdtPr>
              <w:sdtEndPr/>
              <w:sdtContent>
                <w:customXmlInsRangeEnd w:id="4324"/>
                <w:ins w:id="4325" w:author="peng" w:date="2015-01-26T02:21:00Z">
                  <w:r w:rsidR="00420066">
                    <w:t>actual class of test data</w:t>
                  </w:r>
                </w:ins>
                <w:customXmlInsRangeStart w:id="4326" w:author="peng" w:date="2015-01-26T02:21:00Z"/>
              </w:sdtContent>
            </w:sdt>
            <w:customXmlInsRangeEnd w:id="4326"/>
          </w:p>
        </w:tc>
      </w:tr>
    </w:tbl>
    <w:p w14:paraId="3FB3C9F4" w14:textId="77777777" w:rsidR="00420066" w:rsidRDefault="00420066" w:rsidP="00420066">
      <w:pPr>
        <w:pStyle w:val="af4"/>
        <w:rPr>
          <w:ins w:id="4327" w:author="peng" w:date="2015-01-26T02:37:00Z"/>
        </w:rPr>
      </w:pPr>
      <w:ins w:id="4328" w:author="peng" w:date="2015-01-26T02:21:00Z">
        <w:r>
          <w:t>Table </w:t>
        </w:r>
        <w:r>
          <w:fldChar w:fldCharType="begin"/>
        </w:r>
        <w:r>
          <w:instrText>SEQ Table \* ARABIC</w:instrText>
        </w:r>
        <w:r>
          <w:fldChar w:fldCharType="separate"/>
        </w:r>
      </w:ins>
      <w:ins w:id="4329" w:author="peng" w:date="2015-01-26T03:23:00Z">
        <w:r w:rsidR="00EA58DD">
          <w:rPr>
            <w:noProof/>
          </w:rPr>
          <w:t>26</w:t>
        </w:r>
      </w:ins>
      <w:ins w:id="4330" w:author="peng" w:date="2015-01-26T02:21:00Z">
        <w:r>
          <w:fldChar w:fldCharType="end"/>
        </w:r>
        <w:r>
          <w:t> Attributes of Class "RandomForest"</w:t>
        </w:r>
      </w:ins>
    </w:p>
    <w:p w14:paraId="7A5D77AF" w14:textId="77777777" w:rsidR="00520160" w:rsidRDefault="00520160">
      <w:pPr>
        <w:rPr>
          <w:ins w:id="4331" w:author="peng" w:date="2015-01-26T02:37:00Z"/>
        </w:rPr>
        <w:pPrChange w:id="4332" w:author="peng" w:date="2015-01-26T02:37:00Z">
          <w:pPr>
            <w:pStyle w:val="af4"/>
          </w:pPr>
        </w:pPrChange>
      </w:pPr>
    </w:p>
    <w:p w14:paraId="6EC57108" w14:textId="77777777" w:rsidR="00520160" w:rsidRPr="00EA58DD" w:rsidRDefault="00520160">
      <w:pPr>
        <w:rPr>
          <w:ins w:id="4333" w:author="peng" w:date="2015-01-26T02:21:00Z"/>
        </w:rPr>
        <w:pPrChange w:id="4334" w:author="peng" w:date="2015-01-26T02:37:00Z">
          <w:pPr>
            <w:pStyle w:val="af4"/>
          </w:pPr>
        </w:pPrChange>
      </w:pPr>
    </w:p>
    <w:tbl>
      <w:tblPr>
        <w:tblStyle w:val="-1"/>
        <w:tblW w:w="5000" w:type="pct"/>
        <w:jc w:val="both"/>
        <w:tblLook w:val="04A0" w:firstRow="1" w:lastRow="0" w:firstColumn="1" w:lastColumn="0" w:noHBand="0" w:noVBand="1"/>
      </w:tblPr>
      <w:tblGrid>
        <w:gridCol w:w="5232"/>
        <w:gridCol w:w="3820"/>
      </w:tblGrid>
      <w:tr w:rsidR="00420066" w14:paraId="4CE7681B" w14:textId="77777777" w:rsidTr="00420066">
        <w:trPr>
          <w:cnfStyle w:val="100000000000" w:firstRow="1" w:lastRow="0" w:firstColumn="0" w:lastColumn="0" w:oddVBand="0" w:evenVBand="0" w:oddHBand="0" w:evenHBand="0" w:firstRowFirstColumn="0" w:firstRowLastColumn="0" w:lastRowFirstColumn="0" w:lastRowLastColumn="0"/>
          <w:tblHeader/>
          <w:jc w:val="both"/>
          <w:ins w:id="433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F576F07" w14:textId="77777777" w:rsidR="00420066" w:rsidRDefault="00420066" w:rsidP="00420066">
            <w:pPr>
              <w:jc w:val="center"/>
              <w:rPr>
                <w:ins w:id="4336" w:author="peng" w:date="2015-01-26T02:21:00Z"/>
              </w:rPr>
            </w:pPr>
            <w:ins w:id="4337" w:author="peng" w:date="2015-01-26T02:21:00Z">
              <w:r>
                <w:t>Name</w:t>
              </w:r>
            </w:ins>
          </w:p>
        </w:tc>
        <w:tc>
          <w:tcPr>
            <w:tcW w:w="0" w:type="auto"/>
          </w:tcPr>
          <w:p w14:paraId="084B5423"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4338" w:author="peng" w:date="2015-01-26T02:21:00Z"/>
              </w:rPr>
            </w:pPr>
            <w:ins w:id="4339" w:author="peng" w:date="2015-01-26T02:21:00Z">
              <w:r>
                <w:t>Description</w:t>
              </w:r>
            </w:ins>
          </w:p>
        </w:tc>
      </w:tr>
      <w:tr w:rsidR="00420066" w14:paraId="7560EC6F" w14:textId="77777777" w:rsidTr="00420066">
        <w:trPr>
          <w:cnfStyle w:val="000000100000" w:firstRow="0" w:lastRow="0" w:firstColumn="0" w:lastColumn="0" w:oddVBand="0" w:evenVBand="0" w:oddHBand="1" w:evenHBand="0" w:firstRowFirstColumn="0" w:firstRowLastColumn="0" w:lastRowFirstColumn="0" w:lastRowLastColumn="0"/>
          <w:jc w:val="both"/>
          <w:ins w:id="434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4919FC9" w14:textId="77777777" w:rsidR="00420066" w:rsidRDefault="007D1D13" w:rsidP="00420066">
            <w:pPr>
              <w:rPr>
                <w:ins w:id="4341" w:author="peng" w:date="2015-01-26T02:21:00Z"/>
              </w:rPr>
            </w:pPr>
            <w:customXmlInsRangeStart w:id="4342" w:author="peng" w:date="2015-01-26T02:21:00Z"/>
            <w:sdt>
              <w:sdtPr>
                <w:alias w:val="Association ATTRIBUTE Name"/>
                <w:tag w:val="515c272d-9a4b-45bf-a179-996678687364"/>
                <w:id w:val="11355860"/>
                <w:showingPlcHdr/>
                <w:dataBinding w:xpath="/elements/element[@objid='515c272d-9a4b-45bf-a179-996678687364']/content[@alias='Association ATTRIBUTE Name']" w:storeItemID="{D35B6978-45B9-4860-8E6E-EDB6F017D2CB}"/>
                <w:text w:multiLine="1"/>
              </w:sdtPr>
              <w:sdtEndPr/>
              <w:sdtContent>
                <w:customXmlInsRangeEnd w:id="4342"/>
                <w:ins w:id="4343" w:author="peng" w:date="2015-01-26T02:21:00Z">
                  <w:r w:rsidR="00420066">
                    <w:t xml:space="preserve">     </w:t>
                  </w:r>
                </w:ins>
                <w:customXmlInsRangeStart w:id="4344" w:author="peng" w:date="2015-01-26T02:21:00Z"/>
              </w:sdtContent>
            </w:sdt>
            <w:customXmlInsRangeEnd w:id="4344"/>
            <w:ins w:id="4345" w:author="peng" w:date="2015-01-26T02:21:00Z">
              <w:r w:rsidR="00420066">
                <w:t>-&gt;</w:t>
              </w:r>
            </w:ins>
            <w:customXmlInsRangeStart w:id="4346" w:author="peng" w:date="2015-01-26T02:21:00Z"/>
            <w:sdt>
              <w:sdtPr>
                <w:alias w:val="AssociationEnd ATTRIBUTE Name"/>
                <w:tag w:val="3b1d1ccb-cb4e-4f9d-a701-91c441b1fb89"/>
                <w:id w:val="2125039777"/>
                <w:dataBinding w:xpath="/elements/element[@objid='3b1d1ccb-cb4e-4f9d-a701-91c441b1fb89']/content[@alias='AssociationEnd ATTRIBUTE Name']" w:storeItemID="{D35B6978-45B9-4860-8E6E-EDB6F017D2CB}"/>
                <w:text w:multiLine="1"/>
              </w:sdtPr>
              <w:sdtEndPr/>
              <w:sdtContent>
                <w:customXmlInsRangeEnd w:id="4346"/>
                <w:ins w:id="4347" w:author="peng" w:date="2015-01-26T02:21:00Z">
                  <w:r w:rsidR="00420066">
                    <w:t>dTree</w:t>
                  </w:r>
                </w:ins>
                <w:customXmlInsRangeStart w:id="4348" w:author="peng" w:date="2015-01-26T02:21:00Z"/>
              </w:sdtContent>
            </w:sdt>
            <w:customXmlInsRangeEnd w:id="4348"/>
            <w:ins w:id="4349" w:author="peng" w:date="2015-01-26T02:21:00Z">
              <w:r w:rsidR="00420066">
                <w:t xml:space="preserve"> : [</w:t>
              </w:r>
            </w:ins>
            <w:customXmlInsRangeStart w:id="4350" w:author="peng" w:date="2015-01-26T02:21:00Z"/>
            <w:sdt>
              <w:sdtPr>
                <w:alias w:val="AssociationEnd ATTRIBUTE MultiplicityMin"/>
                <w:tag w:val="3b1d1ccb-cb4e-4f9d-a701-91c441b1fb89"/>
                <w:id w:val="-676882275"/>
                <w:dataBinding w:xpath="/elements/element[@objid='3b1d1ccb-cb4e-4f9d-a701-91c441b1fb89']/content[@alias='AssociationEnd ATTRIBUTE MultiplicityMin']" w:storeItemID="{D35B6978-45B9-4860-8E6E-EDB6F017D2CB}"/>
                <w:text w:multiLine="1"/>
              </w:sdtPr>
              <w:sdtEndPr/>
              <w:sdtContent>
                <w:customXmlInsRangeEnd w:id="4350"/>
                <w:ins w:id="4351" w:author="peng" w:date="2015-01-26T02:21:00Z">
                  <w:r w:rsidR="00420066">
                    <w:t>0</w:t>
                  </w:r>
                </w:ins>
                <w:customXmlInsRangeStart w:id="4352" w:author="peng" w:date="2015-01-26T02:21:00Z"/>
              </w:sdtContent>
            </w:sdt>
            <w:customXmlInsRangeEnd w:id="4352"/>
            <w:ins w:id="4353" w:author="peng" w:date="2015-01-26T02:21:00Z">
              <w:r w:rsidR="00420066">
                <w:t>..</w:t>
              </w:r>
            </w:ins>
            <w:customXmlInsRangeStart w:id="4354" w:author="peng" w:date="2015-01-26T02:21:00Z"/>
            <w:sdt>
              <w:sdtPr>
                <w:alias w:val="AssociationEnd ATTRIBUTE MultiplicityMax"/>
                <w:tag w:val="3b1d1ccb-cb4e-4f9d-a701-91c441b1fb89"/>
                <w:id w:val="829641138"/>
                <w:dataBinding w:xpath="/elements/element[@objid='3b1d1ccb-cb4e-4f9d-a701-91c441b1fb89']/content[@alias='AssociationEnd ATTRIBUTE MultiplicityMax']" w:storeItemID="{D35B6978-45B9-4860-8E6E-EDB6F017D2CB}"/>
                <w:text w:multiLine="1"/>
              </w:sdtPr>
              <w:sdtEndPr/>
              <w:sdtContent>
                <w:customXmlInsRangeEnd w:id="4354"/>
                <w:ins w:id="4355" w:author="peng" w:date="2015-01-26T02:21:00Z">
                  <w:r w:rsidR="00420066">
                    <w:t>*</w:t>
                  </w:r>
                </w:ins>
                <w:customXmlInsRangeStart w:id="4356" w:author="peng" w:date="2015-01-26T02:21:00Z"/>
              </w:sdtContent>
            </w:sdt>
            <w:customXmlInsRangeEnd w:id="4356"/>
            <w:ins w:id="4357" w:author="peng" w:date="2015-01-26T02:21:00Z">
              <w:r w:rsidR="00420066">
                <w:t xml:space="preserve">] </w:t>
              </w:r>
              <w:r w:rsidR="00420066">
                <w:fldChar w:fldCharType="begin"/>
              </w:r>
              <w:r w:rsidR="00420066">
                <w:instrText xml:space="preserve"> HYPERLINK \l "_61261918-d6ad-4d4d-a19f-e6c7088f5dd6" \h </w:instrText>
              </w:r>
              <w:r w:rsidR="00420066">
                <w:fldChar w:fldCharType="separate"/>
              </w:r>
              <w:r w:rsidR="00420066">
                <w:rPr>
                  <w:rStyle w:val="af2"/>
                </w:rPr>
                <w:t>DecisionTree</w:t>
              </w:r>
              <w:r w:rsidR="00420066">
                <w:rPr>
                  <w:rStyle w:val="af2"/>
                </w:rPr>
                <w:fldChar w:fldCharType="end"/>
              </w:r>
            </w:ins>
          </w:p>
        </w:tc>
        <w:tc>
          <w:tcPr>
            <w:tcW w:w="0" w:type="auto"/>
          </w:tcPr>
          <w:p w14:paraId="41ABC2E7"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358" w:author="peng" w:date="2015-01-26T02:21:00Z"/>
              </w:rPr>
            </w:pPr>
            <w:customXmlInsRangeStart w:id="4359" w:author="peng" w:date="2015-01-26T02:21:00Z"/>
            <w:sdt>
              <w:sdtPr>
                <w:alias w:val="AssociationEnd NOTE description 0"/>
                <w:tag w:val="3b1d1ccb-cb4e-4f9d-a701-91c441b1fb89"/>
                <w:id w:val="1667367437"/>
                <w:dataBinding w:xpath="/elements/element[@objid='3b1d1ccb-cb4e-4f9d-a701-91c441b1fb89']/content[@alias='AssociationEnd NOTE description 0']" w:storeItemID="{D35B6978-45B9-4860-8E6E-EDB6F017D2CB}"/>
                <w:text w:multiLine="1"/>
              </w:sdtPr>
              <w:sdtEndPr/>
              <w:sdtContent>
                <w:customXmlInsRangeEnd w:id="4359"/>
                <w:ins w:id="4360" w:author="peng" w:date="2015-01-26T02:21:00Z">
                  <w:r w:rsidR="00420066">
                    <w:t>trees in random forest</w:t>
                  </w:r>
                </w:ins>
                <w:customXmlInsRangeStart w:id="4361" w:author="peng" w:date="2015-01-26T02:21:00Z"/>
              </w:sdtContent>
            </w:sdt>
            <w:customXmlInsRangeEnd w:id="4361"/>
          </w:p>
        </w:tc>
      </w:tr>
    </w:tbl>
    <w:p w14:paraId="225B5A55" w14:textId="77777777" w:rsidR="00420066" w:rsidRDefault="00420066" w:rsidP="00420066">
      <w:pPr>
        <w:pStyle w:val="af4"/>
        <w:rPr>
          <w:ins w:id="4362" w:author="peng" w:date="2015-01-26T02:37:00Z"/>
        </w:rPr>
      </w:pPr>
      <w:ins w:id="4363" w:author="peng" w:date="2015-01-26T02:21:00Z">
        <w:r>
          <w:t>Table </w:t>
        </w:r>
        <w:r>
          <w:fldChar w:fldCharType="begin"/>
        </w:r>
        <w:r>
          <w:instrText>SEQ Table \* ARABIC</w:instrText>
        </w:r>
        <w:r>
          <w:fldChar w:fldCharType="separate"/>
        </w:r>
      </w:ins>
      <w:ins w:id="4364" w:author="peng" w:date="2015-01-26T03:23:00Z">
        <w:r w:rsidR="00EA58DD">
          <w:rPr>
            <w:noProof/>
          </w:rPr>
          <w:t>27</w:t>
        </w:r>
      </w:ins>
      <w:ins w:id="4365" w:author="peng" w:date="2015-01-26T02:21:00Z">
        <w:r>
          <w:fldChar w:fldCharType="end"/>
        </w:r>
        <w:r>
          <w:t> Associations of Class "RandomForest"</w:t>
        </w:r>
      </w:ins>
    </w:p>
    <w:p w14:paraId="278E2570" w14:textId="77777777" w:rsidR="00520160" w:rsidRDefault="00520160">
      <w:pPr>
        <w:rPr>
          <w:ins w:id="4366" w:author="peng" w:date="2015-01-26T02:37:00Z"/>
        </w:rPr>
        <w:pPrChange w:id="4367" w:author="peng" w:date="2015-01-26T02:37:00Z">
          <w:pPr>
            <w:pStyle w:val="af4"/>
          </w:pPr>
        </w:pPrChange>
      </w:pPr>
    </w:p>
    <w:p w14:paraId="133EF1F6" w14:textId="77777777" w:rsidR="00520160" w:rsidRDefault="00520160">
      <w:pPr>
        <w:rPr>
          <w:ins w:id="4368" w:author="peng" w:date="2015-01-26T02:37:00Z"/>
        </w:rPr>
        <w:pPrChange w:id="4369" w:author="peng" w:date="2015-01-26T02:37:00Z">
          <w:pPr>
            <w:pStyle w:val="af4"/>
          </w:pPr>
        </w:pPrChange>
      </w:pPr>
    </w:p>
    <w:p w14:paraId="70D52DA6" w14:textId="77777777" w:rsidR="00520160" w:rsidRDefault="00520160">
      <w:pPr>
        <w:rPr>
          <w:ins w:id="4370" w:author="peng" w:date="2015-01-26T02:37:00Z"/>
        </w:rPr>
        <w:pPrChange w:id="4371" w:author="peng" w:date="2015-01-26T02:37:00Z">
          <w:pPr>
            <w:pStyle w:val="af4"/>
          </w:pPr>
        </w:pPrChange>
      </w:pPr>
    </w:p>
    <w:p w14:paraId="3D453DDA" w14:textId="77777777" w:rsidR="00520160" w:rsidRPr="00EA58DD" w:rsidRDefault="00520160">
      <w:pPr>
        <w:rPr>
          <w:ins w:id="4372" w:author="peng" w:date="2015-01-26T02:21:00Z"/>
        </w:rPr>
        <w:pPrChange w:id="4373" w:author="peng" w:date="2015-01-26T02:37:00Z">
          <w:pPr>
            <w:pStyle w:val="af4"/>
          </w:pPr>
        </w:pPrChange>
      </w:pPr>
    </w:p>
    <w:p w14:paraId="25A53A09" w14:textId="77777777" w:rsidR="00420066" w:rsidRDefault="00420066" w:rsidP="00420066">
      <w:pPr>
        <w:pStyle w:val="2"/>
        <w:rPr>
          <w:ins w:id="4374" w:author="peng" w:date="2015-01-26T02:21:00Z"/>
        </w:rPr>
      </w:pPr>
      <w:bookmarkStart w:id="4375" w:name="_Toc410005064"/>
      <w:ins w:id="4376" w:author="peng" w:date="2015-01-26T02:21:00Z">
        <w:r>
          <w:lastRenderedPageBreak/>
          <w:t>Class "</w:t>
        </w:r>
      </w:ins>
      <w:customXmlInsRangeStart w:id="4377" w:author="peng" w:date="2015-01-26T02:21:00Z"/>
      <w:sdt>
        <w:sdtPr>
          <w:alias w:val="Class ATTRIBUTE Name"/>
          <w:tag w:val="f13ea57b-2648-48bf-8e5e-b1319a05eaba"/>
          <w:id w:val="-105354203"/>
          <w:dataBinding w:xpath="/elements/element[@objid='f13ea57b-2648-48bf-8e5e-b1319a05eaba']/content[@alias='Class ATTRIBUTE Name']" w:storeItemID="{D35B6978-45B9-4860-8E6E-EDB6F017D2CB}"/>
          <w:text w:multiLine="1"/>
        </w:sdtPr>
        <w:sdtEndPr/>
        <w:sdtContent>
          <w:customXmlInsRangeEnd w:id="4377"/>
          <w:ins w:id="4378" w:author="peng" w:date="2015-01-26T02:21:00Z">
            <w:r>
              <w:t>RandomForestLearner</w:t>
            </w:r>
          </w:ins>
          <w:customXmlInsRangeStart w:id="4379" w:author="peng" w:date="2015-01-26T02:21:00Z"/>
        </w:sdtContent>
      </w:sdt>
      <w:customXmlInsRangeEnd w:id="4379"/>
      <w:ins w:id="4380" w:author="peng" w:date="2015-01-26T02:21:00Z">
        <w:r>
          <w:t>"</w:t>
        </w:r>
        <w:bookmarkEnd w:id="4375"/>
      </w:ins>
    </w:p>
    <w:p w14:paraId="4EB025DD" w14:textId="77777777" w:rsidR="00420066" w:rsidRDefault="00420066" w:rsidP="00420066">
      <w:pPr>
        <w:pStyle w:val="ab"/>
        <w:rPr>
          <w:ins w:id="4381" w:author="peng" w:date="2015-01-26T02:21:00Z"/>
          <w:rStyle w:val="ae"/>
        </w:rPr>
      </w:pPr>
      <w:ins w:id="4382" w:author="peng" w:date="2015-01-26T02:21:00Z">
        <w:r>
          <w:rPr>
            <w:rStyle w:val="ae"/>
          </w:rPr>
          <w:t xml:space="preserve">from Package </w:t>
        </w:r>
      </w:ins>
      <w:customXmlInsRangeStart w:id="4383" w:author="peng" w:date="2015-01-26T02:21:00Z"/>
      <w:sdt>
        <w:sdtPr>
          <w:rPr>
            <w:rStyle w:val="ae"/>
          </w:rPr>
          <w:alias w:val="Package ATTRIBUTE Name"/>
          <w:tag w:val="3dcb2c09-2a32-475f-982a-7933da523875"/>
          <w:id w:val="337590873"/>
          <w:dataBinding w:xpath="/elements/element[@objid='3dcb2c09-2a32-475f-982a-7933da523875']/content[@alias='Package ATTRIBUTE Name']" w:storeItemID="{D35B6978-45B9-4860-8E6E-EDB6F017D2CB}"/>
          <w:text w:multiLine="1"/>
        </w:sdtPr>
        <w:sdtEndPr>
          <w:rPr>
            <w:rStyle w:val="ae"/>
          </w:rPr>
        </w:sdtEndPr>
        <w:sdtContent>
          <w:customXmlInsRangeEnd w:id="4383"/>
          <w:ins w:id="4384" w:author="peng" w:date="2015-01-26T02:21:00Z">
            <w:r>
              <w:rPr>
                <w:rStyle w:val="ae"/>
              </w:rPr>
              <w:t>gforge</w:t>
            </w:r>
          </w:ins>
          <w:customXmlInsRangeStart w:id="4385" w:author="peng" w:date="2015-01-26T02:21:00Z"/>
        </w:sdtContent>
      </w:sdt>
      <w:customXmlInsRangeEnd w:id="4385"/>
      <w:ins w:id="4386" w:author="peng" w:date="2015-01-26T02:21:00Z">
        <w:r>
          <w:rPr>
            <w:rStyle w:val="ae"/>
          </w:rPr>
          <w:t>.</w:t>
        </w:r>
      </w:ins>
      <w:customXmlInsRangeStart w:id="4387" w:author="peng" w:date="2015-01-26T02:21:00Z"/>
      <w:sdt>
        <w:sdtPr>
          <w:rPr>
            <w:rStyle w:val="ae"/>
          </w:rPr>
          <w:alias w:val="Package ATTRIBUTE Name"/>
          <w:tag w:val="3c0eec90-a163-4364-8ec1-855c885b184b"/>
          <w:id w:val="-1470425835"/>
          <w:dataBinding w:xpath="/elements/element[@objid='3c0eec90-a163-4364-8ec1-855c885b184b']/content[@alias='Package ATTRIBUTE Name']" w:storeItemID="{D35B6978-45B9-4860-8E6E-EDB6F017D2CB}"/>
          <w:text w:multiLine="1"/>
        </w:sdtPr>
        <w:sdtEndPr>
          <w:rPr>
            <w:rStyle w:val="ae"/>
          </w:rPr>
        </w:sdtEndPr>
        <w:sdtContent>
          <w:customXmlInsRangeEnd w:id="4387"/>
          <w:ins w:id="4388" w:author="peng" w:date="2015-01-26T02:21:00Z">
            <w:r>
              <w:rPr>
                <w:rStyle w:val="ae"/>
              </w:rPr>
              <w:t>RandomForestHOG</w:t>
            </w:r>
          </w:ins>
          <w:customXmlInsRangeStart w:id="4389" w:author="peng" w:date="2015-01-26T02:21:00Z"/>
        </w:sdtContent>
      </w:sdt>
      <w:customXmlInsRangeEnd w:id="4389"/>
      <w:ins w:id="4390" w:author="peng" w:date="2015-01-26T02:21:00Z">
        <w:r>
          <w:rPr>
            <w:rStyle w:val="ae"/>
          </w:rPr>
          <w:t>.</w:t>
        </w:r>
        <w:r>
          <w:fldChar w:fldCharType="begin"/>
        </w:r>
        <w:r>
          <w:instrText xml:space="preserve"> HYPERLINK \l "_ffda6e8b-f5ec-48e6-9347-56af0b87eb91" \h </w:instrText>
        </w:r>
        <w:r>
          <w:fldChar w:fldCharType="separate"/>
        </w:r>
        <w:r>
          <w:rPr>
            <w:rStyle w:val="af2"/>
          </w:rPr>
          <w:t>RandomForest</w:t>
        </w:r>
        <w:r>
          <w:rPr>
            <w:rStyle w:val="af2"/>
          </w:rPr>
          <w:fldChar w:fldCharType="end"/>
        </w:r>
      </w:ins>
    </w:p>
    <w:p w14:paraId="56A96AC6" w14:textId="77777777" w:rsidR="00420066" w:rsidRDefault="00420066" w:rsidP="00420066">
      <w:pPr>
        <w:pStyle w:val="Texte"/>
        <w:rPr>
          <w:ins w:id="4391" w:author="peng" w:date="2015-01-26T02:21:00Z"/>
        </w:rPr>
      </w:pPr>
      <w:ins w:id="4392" w:author="peng" w:date="2015-01-26T02:21:00Z">
        <w:r>
          <w:t xml:space="preserve">Implements: </w:t>
        </w:r>
        <w:r>
          <w:fldChar w:fldCharType="begin"/>
        </w:r>
        <w:r>
          <w:instrText xml:space="preserve"> HYPERLINK \l "_4793b759-d68c-45cd-9adc-47d2c9a2a913" \h </w:instrText>
        </w:r>
        <w:r>
          <w:fldChar w:fldCharType="separate"/>
        </w:r>
        <w:r>
          <w:rPr>
            <w:rStyle w:val="af2"/>
          </w:rPr>
          <w:t>ThreadCompleteListener</w:t>
        </w:r>
        <w:r>
          <w:rPr>
            <w:rStyle w:val="af2"/>
          </w:rPr>
          <w:fldChar w:fldCharType="end"/>
        </w:r>
      </w:ins>
    </w:p>
    <w:p w14:paraId="3C71FF74" w14:textId="77777777" w:rsidR="00420066" w:rsidRDefault="00420066" w:rsidP="00420066">
      <w:pPr>
        <w:pStyle w:val="Texte"/>
        <w:rPr>
          <w:ins w:id="4393" w:author="peng" w:date="2015-01-26T02:21:00Z"/>
        </w:rPr>
      </w:pPr>
      <w:ins w:id="4394" w:author="peng" w:date="2015-01-26T02:21:00Z">
        <w:r>
          <w:t xml:space="preserve">Stereotypes: </w:t>
        </w:r>
      </w:ins>
      <w:customXmlInsRangeStart w:id="4395" w:author="peng" w:date="2015-01-26T02:21:00Z"/>
      <w:sdt>
        <w:sdtPr>
          <w:alias w:val="Stereotype ATTRIBUTE Name"/>
          <w:tag w:val="01ec23a8-0000-0258-0000-000000000000"/>
          <w:id w:val="499628549"/>
          <w:dataBinding w:xpath="/elements/element[@objid='01ec23a8-0000-0258-0000-000000000000']/content[@alias='Stereotype ATTRIBUTE Name']" w:storeItemID="{D35B6978-45B9-4860-8E6E-EDB6F017D2CB}"/>
          <w:text w:multiLine="1"/>
        </w:sdtPr>
        <w:sdtEndPr/>
        <w:sdtContent>
          <w:customXmlInsRangeEnd w:id="4395"/>
          <w:ins w:id="4396" w:author="peng" w:date="2015-01-26T02:21:00Z">
            <w:r>
              <w:t>Java Class</w:t>
            </w:r>
          </w:ins>
          <w:customXmlInsRangeStart w:id="4397" w:author="peng" w:date="2015-01-26T02:21:00Z"/>
        </w:sdtContent>
      </w:sdt>
      <w:customXmlInsRangeEnd w:id="4397"/>
    </w:p>
    <w:p w14:paraId="55BDA38D" w14:textId="2462BA79" w:rsidR="00420066" w:rsidRDefault="007D1D13">
      <w:pPr>
        <w:rPr>
          <w:ins w:id="4398" w:author="peng" w:date="2015-01-26T02:21:00Z"/>
        </w:rPr>
        <w:pPrChange w:id="4399" w:author="peng" w:date="2015-01-26T02:37:00Z">
          <w:pPr>
            <w:pStyle w:val="ab"/>
          </w:pPr>
        </w:pPrChange>
      </w:pPr>
      <w:customXmlInsRangeStart w:id="4400" w:author="peng" w:date="2015-01-26T02:21:00Z"/>
      <w:sdt>
        <w:sdtPr>
          <w:alias w:val="Class NOTE description 0"/>
          <w:tag w:val="f13ea57b-2648-48bf-8e5e-b1319a05eaba"/>
          <w:id w:val="-1385556591"/>
          <w:dataBinding w:xpath="/elements/element[@objid='f13ea57b-2648-48bf-8e5e-b1319a05eaba']/content[@alias='Class NOTE description 0']" w:storeItemID="{D35B6978-45B9-4860-8E6E-EDB6F017D2CB}"/>
          <w:text w:multiLine="1"/>
        </w:sdtPr>
        <w:sdtEndPr/>
        <w:sdtContent>
          <w:customXmlInsRangeEnd w:id="4400"/>
          <w:ins w:id="4401" w:author="peng" w:date="2015-01-26T02:21:00Z">
            <w:r w:rsidR="00420066">
              <w:t xml:space="preserve">This class implements the learning algorithm of random forest inheriting from learner </w:t>
            </w:r>
          </w:ins>
          <w:customXmlInsRangeStart w:id="4402" w:author="peng" w:date="2015-01-26T02:21:00Z"/>
        </w:sdtContent>
      </w:sdt>
      <w:customXmlInsRangeEnd w:id="4402"/>
    </w:p>
    <w:p w14:paraId="673829BE" w14:textId="77777777" w:rsidR="00420066" w:rsidRDefault="00420066" w:rsidP="00420066">
      <w:pPr>
        <w:pStyle w:val="af4"/>
        <w:rPr>
          <w:ins w:id="4403" w:author="peng" w:date="2015-01-26T02:21:00Z"/>
        </w:rPr>
      </w:pPr>
      <w:ins w:id="4404" w:author="peng" w:date="2015-01-26T02:21:00Z">
        <w:r>
          <w:t>Figure </w:t>
        </w:r>
        <w:r>
          <w:fldChar w:fldCharType="begin"/>
        </w:r>
        <w:r>
          <w:instrText>SEQ Figure \* ARABIC</w:instrText>
        </w:r>
        <w:r>
          <w:fldChar w:fldCharType="separate"/>
        </w:r>
      </w:ins>
      <w:ins w:id="4405" w:author="peng" w:date="2015-01-26T03:23:00Z">
        <w:r w:rsidR="00EA58DD">
          <w:rPr>
            <w:noProof/>
          </w:rPr>
          <w:t>9</w:t>
        </w:r>
      </w:ins>
      <w:ins w:id="4406" w:author="peng" w:date="2015-01-26T02:21:00Z">
        <w:r>
          <w:fldChar w:fldCharType="end"/>
        </w:r>
        <w:r>
          <w:t> RandomForestLearner</w:t>
        </w:r>
      </w:ins>
    </w:p>
    <w:p w14:paraId="403BDEFC" w14:textId="5EC943E0" w:rsidR="00420066" w:rsidRDefault="00420066">
      <w:pPr>
        <w:pStyle w:val="Image"/>
        <w:jc w:val="center"/>
        <w:rPr>
          <w:ins w:id="4407" w:author="peng" w:date="2015-01-26T02:21:00Z"/>
        </w:rPr>
      </w:pPr>
      <w:ins w:id="4408" w:author="peng" w:date="2015-01-26T02:21:00Z">
        <w:r>
          <w:rPr>
            <w:noProof/>
            <w:lang w:eastAsia="zh-TW"/>
          </w:rPr>
          <w:drawing>
            <wp:inline distT="0" distB="0" distL="0" distR="0" wp14:anchorId="4715132B" wp14:editId="7F33E3F8">
              <wp:extent cx="5715000" cy="6696075"/>
              <wp:effectExtent l="0" t="0" r="0" b="952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598453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6696075"/>
                      </a:xfrm>
                      <a:prstGeom prst="rect">
                        <a:avLst/>
                      </a:prstGeom>
                      <a:noFill/>
                      <a:ln>
                        <a:noFill/>
                      </a:ln>
                    </pic:spPr>
                  </pic:pic>
                </a:graphicData>
              </a:graphic>
            </wp:inline>
          </w:drawing>
        </w:r>
      </w:ins>
    </w:p>
    <w:tbl>
      <w:tblPr>
        <w:tblStyle w:val="-1"/>
        <w:tblW w:w="5000" w:type="pct"/>
        <w:jc w:val="both"/>
        <w:tblLook w:val="04A0" w:firstRow="1" w:lastRow="0" w:firstColumn="1" w:lastColumn="0" w:noHBand="0" w:noVBand="1"/>
      </w:tblPr>
      <w:tblGrid>
        <w:gridCol w:w="5239"/>
        <w:gridCol w:w="3813"/>
      </w:tblGrid>
      <w:tr w:rsidR="00420066" w14:paraId="08FB0CA3" w14:textId="77777777" w:rsidTr="00420066">
        <w:trPr>
          <w:cnfStyle w:val="100000000000" w:firstRow="1" w:lastRow="0" w:firstColumn="0" w:lastColumn="0" w:oddVBand="0" w:evenVBand="0" w:oddHBand="0" w:evenHBand="0" w:firstRowFirstColumn="0" w:firstRowLastColumn="0" w:lastRowFirstColumn="0" w:lastRowLastColumn="0"/>
          <w:tblHeader/>
          <w:jc w:val="both"/>
          <w:ins w:id="440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3E63B25" w14:textId="77777777" w:rsidR="00420066" w:rsidRDefault="00420066" w:rsidP="00420066">
            <w:pPr>
              <w:jc w:val="center"/>
              <w:rPr>
                <w:ins w:id="4410" w:author="peng" w:date="2015-01-26T02:21:00Z"/>
              </w:rPr>
            </w:pPr>
            <w:ins w:id="4411" w:author="peng" w:date="2015-01-26T02:21:00Z">
              <w:r>
                <w:lastRenderedPageBreak/>
                <w:t>Name</w:t>
              </w:r>
            </w:ins>
          </w:p>
        </w:tc>
        <w:tc>
          <w:tcPr>
            <w:tcW w:w="0" w:type="auto"/>
          </w:tcPr>
          <w:p w14:paraId="4277CCDD"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4412" w:author="peng" w:date="2015-01-26T02:21:00Z"/>
              </w:rPr>
            </w:pPr>
            <w:ins w:id="4413" w:author="peng" w:date="2015-01-26T02:21:00Z">
              <w:r>
                <w:t>Description</w:t>
              </w:r>
            </w:ins>
          </w:p>
        </w:tc>
      </w:tr>
      <w:tr w:rsidR="00420066" w14:paraId="775E4BF2" w14:textId="77777777" w:rsidTr="00420066">
        <w:trPr>
          <w:cnfStyle w:val="000000100000" w:firstRow="0" w:lastRow="0" w:firstColumn="0" w:lastColumn="0" w:oddVBand="0" w:evenVBand="0" w:oddHBand="1" w:evenHBand="0" w:firstRowFirstColumn="0" w:firstRowLastColumn="0" w:lastRowFirstColumn="0" w:lastRowLastColumn="0"/>
          <w:jc w:val="both"/>
          <w:ins w:id="441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2206E3B" w14:textId="77777777" w:rsidR="00420066" w:rsidRDefault="007D1D13" w:rsidP="00420066">
            <w:pPr>
              <w:rPr>
                <w:ins w:id="4415" w:author="peng" w:date="2015-01-26T02:21:00Z"/>
              </w:rPr>
            </w:pPr>
            <w:customXmlInsRangeStart w:id="4416" w:author="peng" w:date="2015-01-26T02:21:00Z"/>
            <w:sdt>
              <w:sdtPr>
                <w:alias w:val="Operation ATTRIBUTE Name"/>
                <w:tag w:val="1eaa0854-8e11-4e6b-8a90-5a8d3e57821e"/>
                <w:id w:val="-614055877"/>
                <w:dataBinding w:xpath="/elements/element[@objid='1eaa0854-8e11-4e6b-8a90-5a8d3e57821e']/content[@alias='Operation ATTRIBUTE Name']" w:storeItemID="{D35B6978-45B9-4860-8E6E-EDB6F017D2CB}"/>
                <w:text w:multiLine="1"/>
              </w:sdtPr>
              <w:sdtEndPr/>
              <w:sdtContent>
                <w:customXmlInsRangeEnd w:id="4416"/>
                <w:ins w:id="4417" w:author="peng" w:date="2015-01-26T02:21:00Z">
                  <w:r w:rsidR="00420066">
                    <w:t>RandomForestLearner</w:t>
                  </w:r>
                </w:ins>
                <w:customXmlInsRangeStart w:id="4418" w:author="peng" w:date="2015-01-26T02:21:00Z"/>
              </w:sdtContent>
            </w:sdt>
            <w:customXmlInsRangeEnd w:id="4418"/>
            <w:ins w:id="4419" w:author="peng" w:date="2015-01-26T02:21:00Z">
              <w:r w:rsidR="00420066">
                <w:t xml:space="preserve"> (</w:t>
              </w:r>
            </w:ins>
            <w:customXmlInsRangeStart w:id="4420" w:author="peng" w:date="2015-01-26T02:21:00Z"/>
            <w:sdt>
              <w:sdtPr>
                <w:rPr>
                  <w:rStyle w:val="ae"/>
                </w:rPr>
                <w:alias w:val="Parameter ATTRIBUTE ParameterPassing"/>
                <w:tag w:val="547633a2-6139-4625-8887-766bd5e657d9"/>
                <w:id w:val="1625881053"/>
                <w:dataBinding w:xpath="/elements/element[@objid='547633a2-6139-4625-8887-766bd5e657d9']/content[@alias='Parameter ATTRIBUTE ParameterPassing']" w:storeItemID="{D35B6978-45B9-4860-8E6E-EDB6F017D2CB}"/>
                <w:text w:multiLine="1"/>
              </w:sdtPr>
              <w:sdtEndPr>
                <w:rPr>
                  <w:rStyle w:val="ae"/>
                </w:rPr>
              </w:sdtEndPr>
              <w:sdtContent>
                <w:customXmlInsRangeEnd w:id="4420"/>
                <w:ins w:id="4421" w:author="peng" w:date="2015-01-26T02:21:00Z">
                  <w:r w:rsidR="00420066">
                    <w:rPr>
                      <w:rStyle w:val="ae"/>
                    </w:rPr>
                    <w:t>Inout</w:t>
                  </w:r>
                </w:ins>
                <w:customXmlInsRangeStart w:id="4422" w:author="peng" w:date="2015-01-26T02:21:00Z"/>
              </w:sdtContent>
            </w:sdt>
            <w:customXmlInsRangeEnd w:id="4422"/>
            <w:ins w:id="4423" w:author="peng" w:date="2015-01-26T02:21:00Z">
              <w:r w:rsidR="00420066">
                <w:rPr>
                  <w:rStyle w:val="ae"/>
                </w:rPr>
                <w:t xml:space="preserve"> </w:t>
              </w:r>
            </w:ins>
            <w:customXmlInsRangeStart w:id="4424" w:author="peng" w:date="2015-01-26T02:21:00Z"/>
            <w:sdt>
              <w:sdtPr>
                <w:alias w:val="Parameter ATTRIBUTE Name"/>
                <w:tag w:val="547633a2-6139-4625-8887-766bd5e657d9"/>
                <w:id w:val="112492751"/>
                <w:dataBinding w:xpath="/elements/element[@objid='547633a2-6139-4625-8887-766bd5e657d9']/content[@alias='Parameter ATTRIBUTE Name']" w:storeItemID="{D35B6978-45B9-4860-8E6E-EDB6F017D2CB}"/>
                <w:text w:multiLine="1"/>
              </w:sdtPr>
              <w:sdtEndPr/>
              <w:sdtContent>
                <w:customXmlInsRangeEnd w:id="4424"/>
                <w:ins w:id="4425" w:author="peng" w:date="2015-01-26T02:21:00Z">
                  <w:r w:rsidR="00420066">
                    <w:t>data</w:t>
                  </w:r>
                </w:ins>
                <w:customXmlInsRangeStart w:id="4426" w:author="peng" w:date="2015-01-26T02:21:00Z"/>
              </w:sdtContent>
            </w:sdt>
            <w:customXmlInsRangeEnd w:id="4426"/>
            <w:ins w:id="4427" w:author="peng" w:date="2015-01-26T02:21:00Z">
              <w:r w:rsidR="00420066">
                <w:t xml:space="preserve"> </w:t>
              </w:r>
            </w:ins>
            <w:customXmlInsRangeStart w:id="4428" w:author="peng" w:date="2015-01-26T02:21:00Z"/>
            <w:sdt>
              <w:sdtPr>
                <w:alias w:val="Class ATTRIBUTE Name"/>
                <w:tag w:val="4ccce523-4653-4dc2-a5bc-b4bfbbe95a34"/>
                <w:id w:val="-387497863"/>
                <w:dataBinding w:xpath="/elements/element[@objid='4ccce523-4653-4dc2-a5bc-b4bfbbe95a34']/content[@alias='Class ATTRIBUTE Name']" w:storeItemID="{D35B6978-45B9-4860-8E6E-EDB6F017D2CB}"/>
                <w:text w:multiLine="1"/>
              </w:sdtPr>
              <w:sdtEndPr/>
              <w:sdtContent>
                <w:customXmlInsRangeEnd w:id="4428"/>
                <w:ins w:id="4429" w:author="peng" w:date="2015-01-26T02:21:00Z">
                  <w:r w:rsidR="00420066">
                    <w:t>DataVector</w:t>
                  </w:r>
                </w:ins>
                <w:customXmlInsRangeStart w:id="4430" w:author="peng" w:date="2015-01-26T02:21:00Z"/>
              </w:sdtContent>
            </w:sdt>
            <w:customXmlInsRangeEnd w:id="4430"/>
            <w:ins w:id="4431" w:author="peng" w:date="2015-01-26T02:21:00Z">
              <w:r w:rsidR="00420066">
                <w:t>,</w:t>
              </w:r>
            </w:ins>
            <w:customXmlInsRangeStart w:id="4432" w:author="peng" w:date="2015-01-26T02:21:00Z"/>
            <w:sdt>
              <w:sdtPr>
                <w:rPr>
                  <w:rStyle w:val="ae"/>
                </w:rPr>
                <w:alias w:val="Parameter ATTRIBUTE ParameterPassing"/>
                <w:tag w:val="58b1736e-f379-473c-85b3-f4b79118a387"/>
                <w:id w:val="-1057627463"/>
                <w:dataBinding w:xpath="/elements/element[@objid='58b1736e-f379-473c-85b3-f4b79118a387']/content[@alias='Parameter ATTRIBUTE ParameterPassing']" w:storeItemID="{D35B6978-45B9-4860-8E6E-EDB6F017D2CB}"/>
                <w:text w:multiLine="1"/>
              </w:sdtPr>
              <w:sdtEndPr>
                <w:rPr>
                  <w:rStyle w:val="ae"/>
                </w:rPr>
              </w:sdtEndPr>
              <w:sdtContent>
                <w:customXmlInsRangeEnd w:id="4432"/>
                <w:ins w:id="4433" w:author="peng" w:date="2015-01-26T02:21:00Z">
                  <w:r w:rsidR="00420066">
                    <w:rPr>
                      <w:rStyle w:val="ae"/>
                    </w:rPr>
                    <w:t>Inout</w:t>
                  </w:r>
                </w:ins>
                <w:customXmlInsRangeStart w:id="4434" w:author="peng" w:date="2015-01-26T02:21:00Z"/>
              </w:sdtContent>
            </w:sdt>
            <w:customXmlInsRangeEnd w:id="4434"/>
            <w:ins w:id="4435" w:author="peng" w:date="2015-01-26T02:21:00Z">
              <w:r w:rsidR="00420066">
                <w:rPr>
                  <w:rStyle w:val="ae"/>
                </w:rPr>
                <w:t xml:space="preserve"> </w:t>
              </w:r>
            </w:ins>
            <w:customXmlInsRangeStart w:id="4436" w:author="peng" w:date="2015-01-26T02:21:00Z"/>
            <w:sdt>
              <w:sdtPr>
                <w:alias w:val="Parameter ATTRIBUTE Name"/>
                <w:tag w:val="58b1736e-f379-473c-85b3-f4b79118a387"/>
                <w:id w:val="1213156595"/>
                <w:dataBinding w:xpath="/elements/element[@objid='58b1736e-f379-473c-85b3-f4b79118a387']/content[@alias='Parameter ATTRIBUTE Name']" w:storeItemID="{D35B6978-45B9-4860-8E6E-EDB6F017D2CB}"/>
                <w:text w:multiLine="1"/>
              </w:sdtPr>
              <w:sdtEndPr/>
              <w:sdtContent>
                <w:customXmlInsRangeEnd w:id="4436"/>
                <w:ins w:id="4437" w:author="peng" w:date="2015-01-26T02:21:00Z">
                  <w:r w:rsidR="00420066">
                    <w:t>numOfTree</w:t>
                  </w:r>
                </w:ins>
                <w:customXmlInsRangeStart w:id="4438" w:author="peng" w:date="2015-01-26T02:21:00Z"/>
              </w:sdtContent>
            </w:sdt>
            <w:customXmlInsRangeEnd w:id="4438"/>
            <w:ins w:id="4439" w:author="peng" w:date="2015-01-26T02:21:00Z">
              <w:r w:rsidR="00420066">
                <w:t xml:space="preserve"> </w:t>
              </w:r>
            </w:ins>
            <w:customXmlInsRangeStart w:id="4440" w:author="peng" w:date="2015-01-26T02:21:00Z"/>
            <w:sdt>
              <w:sdtPr>
                <w:alias w:val="DataType ATTRIBUTE Name"/>
                <w:tag w:val="00000004-0000-0009-0000-000000000000"/>
                <w:id w:val="1519666777"/>
                <w:dataBinding w:xpath="/elements/element[@objid='00000004-0000-0009-0000-000000000000']/content[@alias='DataType ATTRIBUTE Name']" w:storeItemID="{D35B6978-45B9-4860-8E6E-EDB6F017D2CB}"/>
                <w:text w:multiLine="1"/>
              </w:sdtPr>
              <w:sdtEndPr/>
              <w:sdtContent>
                <w:customXmlInsRangeEnd w:id="4440"/>
                <w:ins w:id="4441" w:author="peng" w:date="2015-01-26T02:21:00Z">
                  <w:r w:rsidR="00420066">
                    <w:t>integer</w:t>
                  </w:r>
                </w:ins>
                <w:customXmlInsRangeStart w:id="4442" w:author="peng" w:date="2015-01-26T02:21:00Z"/>
              </w:sdtContent>
            </w:sdt>
            <w:customXmlInsRangeEnd w:id="4442"/>
            <w:ins w:id="4443" w:author="peng" w:date="2015-01-26T02:21:00Z">
              <w:r w:rsidR="00420066">
                <w:t>,</w:t>
              </w:r>
            </w:ins>
            <w:customXmlInsRangeStart w:id="4444" w:author="peng" w:date="2015-01-26T02:21:00Z"/>
            <w:sdt>
              <w:sdtPr>
                <w:rPr>
                  <w:rStyle w:val="ae"/>
                </w:rPr>
                <w:alias w:val="Parameter ATTRIBUTE ParameterPassing"/>
                <w:tag w:val="61dc3542-2cd7-44dc-a2ab-35ffc1a4adc1"/>
                <w:id w:val="630444853"/>
                <w:dataBinding w:xpath="/elements/element[@objid='61dc3542-2cd7-44dc-a2ab-35ffc1a4adc1']/content[@alias='Parameter ATTRIBUTE ParameterPassing']" w:storeItemID="{D35B6978-45B9-4860-8E6E-EDB6F017D2CB}"/>
                <w:text w:multiLine="1"/>
              </w:sdtPr>
              <w:sdtEndPr>
                <w:rPr>
                  <w:rStyle w:val="ae"/>
                </w:rPr>
              </w:sdtEndPr>
              <w:sdtContent>
                <w:customXmlInsRangeEnd w:id="4444"/>
                <w:ins w:id="4445" w:author="peng" w:date="2015-01-26T02:21:00Z">
                  <w:r w:rsidR="00420066">
                    <w:rPr>
                      <w:rStyle w:val="ae"/>
                    </w:rPr>
                    <w:t>Inout</w:t>
                  </w:r>
                </w:ins>
                <w:customXmlInsRangeStart w:id="4446" w:author="peng" w:date="2015-01-26T02:21:00Z"/>
              </w:sdtContent>
            </w:sdt>
            <w:customXmlInsRangeEnd w:id="4446"/>
            <w:ins w:id="4447" w:author="peng" w:date="2015-01-26T02:21:00Z">
              <w:r w:rsidR="00420066">
                <w:rPr>
                  <w:rStyle w:val="ae"/>
                </w:rPr>
                <w:t xml:space="preserve"> </w:t>
              </w:r>
            </w:ins>
            <w:customXmlInsRangeStart w:id="4448" w:author="peng" w:date="2015-01-26T02:21:00Z"/>
            <w:sdt>
              <w:sdtPr>
                <w:alias w:val="Parameter ATTRIBUTE Name"/>
                <w:tag w:val="61dc3542-2cd7-44dc-a2ab-35ffc1a4adc1"/>
                <w:id w:val="-233083959"/>
                <w:dataBinding w:xpath="/elements/element[@objid='61dc3542-2cd7-44dc-a2ab-35ffc1a4adc1']/content[@alias='Parameter ATTRIBUTE Name']" w:storeItemID="{D35B6978-45B9-4860-8E6E-EDB6F017D2CB}"/>
                <w:text w:multiLine="1"/>
              </w:sdtPr>
              <w:sdtEndPr/>
              <w:sdtContent>
                <w:customXmlInsRangeEnd w:id="4448"/>
                <w:ins w:id="4449" w:author="peng" w:date="2015-01-26T02:21:00Z">
                  <w:r w:rsidR="00420066">
                    <w:t>depthOfTree</w:t>
                  </w:r>
                </w:ins>
                <w:customXmlInsRangeStart w:id="4450" w:author="peng" w:date="2015-01-26T02:21:00Z"/>
              </w:sdtContent>
            </w:sdt>
            <w:customXmlInsRangeEnd w:id="4450"/>
            <w:ins w:id="4451" w:author="peng" w:date="2015-01-26T02:21:00Z">
              <w:r w:rsidR="00420066">
                <w:t xml:space="preserve"> </w:t>
              </w:r>
            </w:ins>
            <w:customXmlInsRangeStart w:id="4452" w:author="peng" w:date="2015-01-26T02:21:00Z"/>
            <w:sdt>
              <w:sdtPr>
                <w:alias w:val="DataType ATTRIBUTE Name"/>
                <w:tag w:val="00000004-0000-0009-0000-000000000000"/>
                <w:id w:val="1384673328"/>
                <w:dataBinding w:xpath="/elements/element[@objid='00000004-0000-0009-0000-000000000000']/content[@alias='DataType ATTRIBUTE Name']" w:storeItemID="{D35B6978-45B9-4860-8E6E-EDB6F017D2CB}"/>
                <w:text w:multiLine="1"/>
              </w:sdtPr>
              <w:sdtEndPr/>
              <w:sdtContent>
                <w:customXmlInsRangeEnd w:id="4452"/>
                <w:ins w:id="4453" w:author="peng" w:date="2015-01-26T02:21:00Z">
                  <w:r w:rsidR="00420066">
                    <w:t>integer</w:t>
                  </w:r>
                </w:ins>
                <w:customXmlInsRangeStart w:id="4454" w:author="peng" w:date="2015-01-26T02:21:00Z"/>
              </w:sdtContent>
            </w:sdt>
            <w:customXmlInsRangeEnd w:id="4454"/>
            <w:ins w:id="4455" w:author="peng" w:date="2015-01-26T02:21:00Z">
              <w:r w:rsidR="00420066">
                <w:t>)</w:t>
              </w:r>
            </w:ins>
          </w:p>
        </w:tc>
        <w:tc>
          <w:tcPr>
            <w:tcW w:w="0" w:type="auto"/>
          </w:tcPr>
          <w:p w14:paraId="51319CEF" w14:textId="401D486A" w:rsidR="00420066" w:rsidRDefault="007D1D13" w:rsidP="00420066">
            <w:pPr>
              <w:cnfStyle w:val="000000100000" w:firstRow="0" w:lastRow="0" w:firstColumn="0" w:lastColumn="0" w:oddVBand="0" w:evenVBand="0" w:oddHBand="1" w:evenHBand="0" w:firstRowFirstColumn="0" w:firstRowLastColumn="0" w:lastRowFirstColumn="0" w:lastRowLastColumn="0"/>
              <w:rPr>
                <w:ins w:id="4456" w:author="peng" w:date="2015-01-26T02:21:00Z"/>
              </w:rPr>
            </w:pPr>
            <w:customXmlInsRangeStart w:id="4457" w:author="peng" w:date="2015-01-26T02:21:00Z"/>
            <w:sdt>
              <w:sdtPr>
                <w:alias w:val="Operation NOTE description 0"/>
                <w:tag w:val="1eaa0854-8e11-4e6b-8a90-5a8d3e57821e"/>
                <w:id w:val="840054957"/>
                <w:dataBinding w:xpath="/elements/element[@objid='1eaa0854-8e11-4e6b-8a90-5a8d3e57821e']/content[@alias='Operation NOTE description 0']" w:storeItemID="{D35B6978-45B9-4860-8E6E-EDB6F017D2CB}"/>
                <w:text w:multiLine="1"/>
              </w:sdtPr>
              <w:sdtEndPr/>
              <w:sdtContent>
                <w:customXmlInsRangeEnd w:id="4457"/>
                <w:ins w:id="4458" w:author="peng" w:date="2015-01-26T02:21:00Z">
                  <w:r w:rsidR="00420066">
                    <w:rPr>
                      <w:rFonts w:hint="eastAsia"/>
                      <w:lang w:eastAsia="zh-TW"/>
                    </w:rPr>
                    <w:t>The constructor of RandomForestLearner</w:t>
                  </w:r>
                </w:ins>
                <w:customXmlInsRangeStart w:id="4459" w:author="peng" w:date="2015-01-26T02:21:00Z"/>
              </w:sdtContent>
            </w:sdt>
            <w:customXmlInsRangeEnd w:id="4459"/>
          </w:p>
        </w:tc>
      </w:tr>
      <w:tr w:rsidR="00420066" w14:paraId="6D39CFDE" w14:textId="77777777" w:rsidTr="00420066">
        <w:trPr>
          <w:jc w:val="both"/>
          <w:ins w:id="446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7947BEC" w14:textId="77777777" w:rsidR="00420066" w:rsidRDefault="007D1D13" w:rsidP="00420066">
            <w:pPr>
              <w:rPr>
                <w:ins w:id="4461" w:author="peng" w:date="2015-01-26T02:21:00Z"/>
              </w:rPr>
            </w:pPr>
            <w:customXmlInsRangeStart w:id="4462" w:author="peng" w:date="2015-01-26T02:21:00Z"/>
            <w:sdt>
              <w:sdtPr>
                <w:alias w:val="Operation ATTRIBUTE Name"/>
                <w:tag w:val="0a917716-12c4-4c40-b791-66c0102aeb02"/>
                <w:id w:val="-1553764661"/>
                <w:dataBinding w:xpath="/elements/element[@objid='0a917716-12c4-4c40-b791-66c0102aeb02']/content[@alias='Operation ATTRIBUTE Name']" w:storeItemID="{D35B6978-45B9-4860-8E6E-EDB6F017D2CB}"/>
                <w:text w:multiLine="1"/>
              </w:sdtPr>
              <w:sdtEndPr/>
              <w:sdtContent>
                <w:customXmlInsRangeEnd w:id="4462"/>
                <w:ins w:id="4463" w:author="peng" w:date="2015-01-26T02:21:00Z">
                  <w:r w:rsidR="00420066">
                    <w:t>RandomForestLearner</w:t>
                  </w:r>
                </w:ins>
                <w:customXmlInsRangeStart w:id="4464" w:author="peng" w:date="2015-01-26T02:21:00Z"/>
              </w:sdtContent>
            </w:sdt>
            <w:customXmlInsRangeEnd w:id="4464"/>
            <w:ins w:id="4465" w:author="peng" w:date="2015-01-26T02:21:00Z">
              <w:r w:rsidR="00420066">
                <w:t xml:space="preserve"> (</w:t>
              </w:r>
            </w:ins>
            <w:customXmlInsRangeStart w:id="4466" w:author="peng" w:date="2015-01-26T02:21:00Z"/>
            <w:sdt>
              <w:sdtPr>
                <w:rPr>
                  <w:rStyle w:val="ae"/>
                </w:rPr>
                <w:alias w:val="Parameter ATTRIBUTE ParameterPassing"/>
                <w:tag w:val="f609d004-efd3-4e83-8353-56eeb429706a"/>
                <w:id w:val="-1261598832"/>
                <w:dataBinding w:xpath="/elements/element[@objid='f609d004-efd3-4e83-8353-56eeb429706a']/content[@alias='Parameter ATTRIBUTE ParameterPassing']" w:storeItemID="{D35B6978-45B9-4860-8E6E-EDB6F017D2CB}"/>
                <w:text w:multiLine="1"/>
              </w:sdtPr>
              <w:sdtEndPr>
                <w:rPr>
                  <w:rStyle w:val="ae"/>
                </w:rPr>
              </w:sdtEndPr>
              <w:sdtContent>
                <w:customXmlInsRangeEnd w:id="4466"/>
                <w:ins w:id="4467" w:author="peng" w:date="2015-01-26T02:21:00Z">
                  <w:r w:rsidR="00420066">
                    <w:rPr>
                      <w:rStyle w:val="ae"/>
                    </w:rPr>
                    <w:t>Inout</w:t>
                  </w:r>
                </w:ins>
                <w:customXmlInsRangeStart w:id="4468" w:author="peng" w:date="2015-01-26T02:21:00Z"/>
              </w:sdtContent>
            </w:sdt>
            <w:customXmlInsRangeEnd w:id="4468"/>
            <w:ins w:id="4469" w:author="peng" w:date="2015-01-26T02:21:00Z">
              <w:r w:rsidR="00420066">
                <w:rPr>
                  <w:rStyle w:val="ae"/>
                </w:rPr>
                <w:t xml:space="preserve"> </w:t>
              </w:r>
            </w:ins>
            <w:customXmlInsRangeStart w:id="4470" w:author="peng" w:date="2015-01-26T02:21:00Z"/>
            <w:sdt>
              <w:sdtPr>
                <w:alias w:val="Parameter ATTRIBUTE Name"/>
                <w:tag w:val="f609d004-efd3-4e83-8353-56eeb429706a"/>
                <w:id w:val="99234227"/>
                <w:dataBinding w:xpath="/elements/element[@objid='f609d004-efd3-4e83-8353-56eeb429706a']/content[@alias='Parameter ATTRIBUTE Name']" w:storeItemID="{D35B6978-45B9-4860-8E6E-EDB6F017D2CB}"/>
                <w:text w:multiLine="1"/>
              </w:sdtPr>
              <w:sdtEndPr/>
              <w:sdtContent>
                <w:customXmlInsRangeEnd w:id="4470"/>
                <w:ins w:id="4471" w:author="peng" w:date="2015-01-26T02:21:00Z">
                  <w:r w:rsidR="00420066">
                    <w:t>data</w:t>
                  </w:r>
                </w:ins>
                <w:customXmlInsRangeStart w:id="4472" w:author="peng" w:date="2015-01-26T02:21:00Z"/>
              </w:sdtContent>
            </w:sdt>
            <w:customXmlInsRangeEnd w:id="4472"/>
            <w:ins w:id="4473" w:author="peng" w:date="2015-01-26T02:21:00Z">
              <w:r w:rsidR="00420066">
                <w:t xml:space="preserve"> </w:t>
              </w:r>
            </w:ins>
            <w:customXmlInsRangeStart w:id="4474" w:author="peng" w:date="2015-01-26T02:21:00Z"/>
            <w:sdt>
              <w:sdtPr>
                <w:alias w:val="Class ATTRIBUTE Name"/>
                <w:tag w:val="4ccce523-4653-4dc2-a5bc-b4bfbbe95a34"/>
                <w:id w:val="16056919"/>
                <w:dataBinding w:xpath="/elements/element[@objid='4ccce523-4653-4dc2-a5bc-b4bfbbe95a34']/content[@alias='Class ATTRIBUTE Name']" w:storeItemID="{D35B6978-45B9-4860-8E6E-EDB6F017D2CB}"/>
                <w:text w:multiLine="1"/>
              </w:sdtPr>
              <w:sdtEndPr/>
              <w:sdtContent>
                <w:customXmlInsRangeEnd w:id="4474"/>
                <w:ins w:id="4475" w:author="peng" w:date="2015-01-26T02:21:00Z">
                  <w:r w:rsidR="00420066">
                    <w:t>DataVector</w:t>
                  </w:r>
                </w:ins>
                <w:customXmlInsRangeStart w:id="4476" w:author="peng" w:date="2015-01-26T02:21:00Z"/>
              </w:sdtContent>
            </w:sdt>
            <w:customXmlInsRangeEnd w:id="4476"/>
            <w:ins w:id="4477" w:author="peng" w:date="2015-01-26T02:21:00Z">
              <w:r w:rsidR="00420066">
                <w:t>,</w:t>
              </w:r>
            </w:ins>
            <w:customXmlInsRangeStart w:id="4478" w:author="peng" w:date="2015-01-26T02:21:00Z"/>
            <w:sdt>
              <w:sdtPr>
                <w:rPr>
                  <w:rStyle w:val="ae"/>
                </w:rPr>
                <w:alias w:val="Parameter ATTRIBUTE ParameterPassing"/>
                <w:tag w:val="c0cd9b32-3723-4e1a-ac38-ca8d90a4b432"/>
                <w:id w:val="-17159266"/>
                <w:dataBinding w:xpath="/elements/element[@objid='c0cd9b32-3723-4e1a-ac38-ca8d90a4b432']/content[@alias='Parameter ATTRIBUTE ParameterPassing']" w:storeItemID="{D35B6978-45B9-4860-8E6E-EDB6F017D2CB}"/>
                <w:text w:multiLine="1"/>
              </w:sdtPr>
              <w:sdtEndPr>
                <w:rPr>
                  <w:rStyle w:val="ae"/>
                </w:rPr>
              </w:sdtEndPr>
              <w:sdtContent>
                <w:customXmlInsRangeEnd w:id="4478"/>
                <w:ins w:id="4479" w:author="peng" w:date="2015-01-26T02:21:00Z">
                  <w:r w:rsidR="00420066">
                    <w:rPr>
                      <w:rStyle w:val="ae"/>
                    </w:rPr>
                    <w:t>Inout</w:t>
                  </w:r>
                </w:ins>
                <w:customXmlInsRangeStart w:id="4480" w:author="peng" w:date="2015-01-26T02:21:00Z"/>
              </w:sdtContent>
            </w:sdt>
            <w:customXmlInsRangeEnd w:id="4480"/>
            <w:ins w:id="4481" w:author="peng" w:date="2015-01-26T02:21:00Z">
              <w:r w:rsidR="00420066">
                <w:rPr>
                  <w:rStyle w:val="ae"/>
                </w:rPr>
                <w:t xml:space="preserve"> </w:t>
              </w:r>
            </w:ins>
            <w:customXmlInsRangeStart w:id="4482" w:author="peng" w:date="2015-01-26T02:21:00Z"/>
            <w:sdt>
              <w:sdtPr>
                <w:alias w:val="Parameter ATTRIBUTE Name"/>
                <w:tag w:val="c0cd9b32-3723-4e1a-ac38-ca8d90a4b432"/>
                <w:id w:val="-1689062488"/>
                <w:dataBinding w:xpath="/elements/element[@objid='c0cd9b32-3723-4e1a-ac38-ca8d90a4b432']/content[@alias='Parameter ATTRIBUTE Name']" w:storeItemID="{D35B6978-45B9-4860-8E6E-EDB6F017D2CB}"/>
                <w:text w:multiLine="1"/>
              </w:sdtPr>
              <w:sdtEndPr/>
              <w:sdtContent>
                <w:customXmlInsRangeEnd w:id="4482"/>
                <w:ins w:id="4483" w:author="peng" w:date="2015-01-26T02:21:00Z">
                  <w:r w:rsidR="00420066">
                    <w:t>numOfTree</w:t>
                  </w:r>
                </w:ins>
                <w:customXmlInsRangeStart w:id="4484" w:author="peng" w:date="2015-01-26T02:21:00Z"/>
              </w:sdtContent>
            </w:sdt>
            <w:customXmlInsRangeEnd w:id="4484"/>
            <w:ins w:id="4485" w:author="peng" w:date="2015-01-26T02:21:00Z">
              <w:r w:rsidR="00420066">
                <w:t xml:space="preserve"> </w:t>
              </w:r>
            </w:ins>
            <w:customXmlInsRangeStart w:id="4486" w:author="peng" w:date="2015-01-26T02:21:00Z"/>
            <w:sdt>
              <w:sdtPr>
                <w:alias w:val="DataType ATTRIBUTE Name"/>
                <w:tag w:val="00000004-0000-0009-0000-000000000000"/>
                <w:id w:val="-734401612"/>
                <w:dataBinding w:xpath="/elements/element[@objid='00000004-0000-0009-0000-000000000000']/content[@alias='DataType ATTRIBUTE Name']" w:storeItemID="{D35B6978-45B9-4860-8E6E-EDB6F017D2CB}"/>
                <w:text w:multiLine="1"/>
              </w:sdtPr>
              <w:sdtEndPr/>
              <w:sdtContent>
                <w:customXmlInsRangeEnd w:id="4486"/>
                <w:ins w:id="4487" w:author="peng" w:date="2015-01-26T02:21:00Z">
                  <w:r w:rsidR="00420066">
                    <w:t>integer</w:t>
                  </w:r>
                </w:ins>
                <w:customXmlInsRangeStart w:id="4488" w:author="peng" w:date="2015-01-26T02:21:00Z"/>
              </w:sdtContent>
            </w:sdt>
            <w:customXmlInsRangeEnd w:id="4488"/>
            <w:ins w:id="4489" w:author="peng" w:date="2015-01-26T02:21:00Z">
              <w:r w:rsidR="00420066">
                <w:t>,</w:t>
              </w:r>
            </w:ins>
            <w:customXmlInsRangeStart w:id="4490" w:author="peng" w:date="2015-01-26T02:21:00Z"/>
            <w:sdt>
              <w:sdtPr>
                <w:rPr>
                  <w:rStyle w:val="ae"/>
                </w:rPr>
                <w:alias w:val="Parameter ATTRIBUTE ParameterPassing"/>
                <w:tag w:val="1ad2b4bf-87c3-4c1c-b980-cddfcae2aef2"/>
                <w:id w:val="-696544566"/>
                <w:dataBinding w:xpath="/elements/element[@objid='1ad2b4bf-87c3-4c1c-b980-cddfcae2aef2']/content[@alias='Parameter ATTRIBUTE ParameterPassing']" w:storeItemID="{D35B6978-45B9-4860-8E6E-EDB6F017D2CB}"/>
                <w:text w:multiLine="1"/>
              </w:sdtPr>
              <w:sdtEndPr>
                <w:rPr>
                  <w:rStyle w:val="ae"/>
                </w:rPr>
              </w:sdtEndPr>
              <w:sdtContent>
                <w:customXmlInsRangeEnd w:id="4490"/>
                <w:ins w:id="4491" w:author="peng" w:date="2015-01-26T02:21:00Z">
                  <w:r w:rsidR="00420066">
                    <w:rPr>
                      <w:rStyle w:val="ae"/>
                    </w:rPr>
                    <w:t>Inout</w:t>
                  </w:r>
                </w:ins>
                <w:customXmlInsRangeStart w:id="4492" w:author="peng" w:date="2015-01-26T02:21:00Z"/>
              </w:sdtContent>
            </w:sdt>
            <w:customXmlInsRangeEnd w:id="4492"/>
            <w:ins w:id="4493" w:author="peng" w:date="2015-01-26T02:21:00Z">
              <w:r w:rsidR="00420066">
                <w:rPr>
                  <w:rStyle w:val="ae"/>
                </w:rPr>
                <w:t xml:space="preserve"> </w:t>
              </w:r>
            </w:ins>
            <w:customXmlInsRangeStart w:id="4494" w:author="peng" w:date="2015-01-26T02:21:00Z"/>
            <w:sdt>
              <w:sdtPr>
                <w:alias w:val="Parameter ATTRIBUTE Name"/>
                <w:tag w:val="1ad2b4bf-87c3-4c1c-b980-cddfcae2aef2"/>
                <w:id w:val="-1444456216"/>
                <w:dataBinding w:xpath="/elements/element[@objid='1ad2b4bf-87c3-4c1c-b980-cddfcae2aef2']/content[@alias='Parameter ATTRIBUTE Name']" w:storeItemID="{D35B6978-45B9-4860-8E6E-EDB6F017D2CB}"/>
                <w:text w:multiLine="1"/>
              </w:sdtPr>
              <w:sdtEndPr/>
              <w:sdtContent>
                <w:customXmlInsRangeEnd w:id="4494"/>
                <w:ins w:id="4495" w:author="peng" w:date="2015-01-26T02:21:00Z">
                  <w:r w:rsidR="00420066">
                    <w:t>depthOfTree</w:t>
                  </w:r>
                </w:ins>
                <w:customXmlInsRangeStart w:id="4496" w:author="peng" w:date="2015-01-26T02:21:00Z"/>
              </w:sdtContent>
            </w:sdt>
            <w:customXmlInsRangeEnd w:id="4496"/>
            <w:ins w:id="4497" w:author="peng" w:date="2015-01-26T02:21:00Z">
              <w:r w:rsidR="00420066">
                <w:t xml:space="preserve"> </w:t>
              </w:r>
            </w:ins>
            <w:customXmlInsRangeStart w:id="4498" w:author="peng" w:date="2015-01-26T02:21:00Z"/>
            <w:sdt>
              <w:sdtPr>
                <w:alias w:val="DataType ATTRIBUTE Name"/>
                <w:tag w:val="00000004-0000-0009-0000-000000000000"/>
                <w:id w:val="631829879"/>
                <w:dataBinding w:xpath="/elements/element[@objid='00000004-0000-0009-0000-000000000000']/content[@alias='DataType ATTRIBUTE Name']" w:storeItemID="{D35B6978-45B9-4860-8E6E-EDB6F017D2CB}"/>
                <w:text w:multiLine="1"/>
              </w:sdtPr>
              <w:sdtEndPr/>
              <w:sdtContent>
                <w:customXmlInsRangeEnd w:id="4498"/>
                <w:ins w:id="4499" w:author="peng" w:date="2015-01-26T02:21:00Z">
                  <w:r w:rsidR="00420066">
                    <w:t>integer</w:t>
                  </w:r>
                </w:ins>
                <w:customXmlInsRangeStart w:id="4500" w:author="peng" w:date="2015-01-26T02:21:00Z"/>
              </w:sdtContent>
            </w:sdt>
            <w:customXmlInsRangeEnd w:id="4500"/>
            <w:ins w:id="4501" w:author="peng" w:date="2015-01-26T02:21:00Z">
              <w:r w:rsidR="00420066">
                <w:t>,</w:t>
              </w:r>
            </w:ins>
            <w:customXmlInsRangeStart w:id="4502" w:author="peng" w:date="2015-01-26T02:21:00Z"/>
            <w:sdt>
              <w:sdtPr>
                <w:rPr>
                  <w:rStyle w:val="ae"/>
                </w:rPr>
                <w:alias w:val="Parameter ATTRIBUTE ParameterPassing"/>
                <w:tag w:val="999dffde-e38a-4ceb-8fe9-43b32936d826"/>
                <w:id w:val="1372657858"/>
                <w:dataBinding w:xpath="/elements/element[@objid='999dffde-e38a-4ceb-8fe9-43b32936d826']/content[@alias='Parameter ATTRIBUTE ParameterPassing']" w:storeItemID="{D35B6978-45B9-4860-8E6E-EDB6F017D2CB}"/>
                <w:text w:multiLine="1"/>
              </w:sdtPr>
              <w:sdtEndPr>
                <w:rPr>
                  <w:rStyle w:val="ae"/>
                </w:rPr>
              </w:sdtEndPr>
              <w:sdtContent>
                <w:customXmlInsRangeEnd w:id="4502"/>
                <w:ins w:id="4503" w:author="peng" w:date="2015-01-26T02:21:00Z">
                  <w:r w:rsidR="00420066">
                    <w:rPr>
                      <w:rStyle w:val="ae"/>
                    </w:rPr>
                    <w:t>Inout</w:t>
                  </w:r>
                </w:ins>
                <w:customXmlInsRangeStart w:id="4504" w:author="peng" w:date="2015-01-26T02:21:00Z"/>
              </w:sdtContent>
            </w:sdt>
            <w:customXmlInsRangeEnd w:id="4504"/>
            <w:ins w:id="4505" w:author="peng" w:date="2015-01-26T02:21:00Z">
              <w:r w:rsidR="00420066">
                <w:rPr>
                  <w:rStyle w:val="ae"/>
                </w:rPr>
                <w:t xml:space="preserve"> </w:t>
              </w:r>
            </w:ins>
            <w:customXmlInsRangeStart w:id="4506" w:author="peng" w:date="2015-01-26T02:21:00Z"/>
            <w:sdt>
              <w:sdtPr>
                <w:alias w:val="Parameter ATTRIBUTE Name"/>
                <w:tag w:val="999dffde-e38a-4ceb-8fe9-43b32936d826"/>
                <w:id w:val="404887840"/>
                <w:dataBinding w:xpath="/elements/element[@objid='999dffde-e38a-4ceb-8fe9-43b32936d826']/content[@alias='Parameter ATTRIBUTE Name']" w:storeItemID="{D35B6978-45B9-4860-8E6E-EDB6F017D2CB}"/>
                <w:text w:multiLine="1"/>
              </w:sdtPr>
              <w:sdtEndPr/>
              <w:sdtContent>
                <w:customXmlInsRangeEnd w:id="4506"/>
                <w:ins w:id="4507" w:author="peng" w:date="2015-01-26T02:21:00Z">
                  <w:r w:rsidR="00420066">
                    <w:t>attrSampleRate</w:t>
                  </w:r>
                </w:ins>
                <w:customXmlInsRangeStart w:id="4508" w:author="peng" w:date="2015-01-26T02:21:00Z"/>
              </w:sdtContent>
            </w:sdt>
            <w:customXmlInsRangeEnd w:id="4508"/>
            <w:ins w:id="4509" w:author="peng" w:date="2015-01-26T02:21:00Z">
              <w:r w:rsidR="00420066">
                <w:t xml:space="preserve"> </w:t>
              </w:r>
            </w:ins>
            <w:customXmlInsRangeStart w:id="4510" w:author="peng" w:date="2015-01-26T02:21:00Z"/>
            <w:sdt>
              <w:sdtPr>
                <w:alias w:val="DataType ATTRIBUTE Name"/>
                <w:tag w:val="00000004-0000-0010-0000-000000000000"/>
                <w:id w:val="950129344"/>
                <w:dataBinding w:xpath="/elements/element[@objid='00000004-0000-0010-0000-000000000000']/content[@alias='DataType ATTRIBUTE Name']" w:storeItemID="{D35B6978-45B9-4860-8E6E-EDB6F017D2CB}"/>
                <w:text w:multiLine="1"/>
              </w:sdtPr>
              <w:sdtEndPr/>
              <w:sdtContent>
                <w:customXmlInsRangeEnd w:id="4510"/>
                <w:ins w:id="4511" w:author="peng" w:date="2015-01-26T02:21:00Z">
                  <w:r w:rsidR="00420066">
                    <w:t>double</w:t>
                  </w:r>
                </w:ins>
                <w:customXmlInsRangeStart w:id="4512" w:author="peng" w:date="2015-01-26T02:21:00Z"/>
              </w:sdtContent>
            </w:sdt>
            <w:customXmlInsRangeEnd w:id="4512"/>
            <w:ins w:id="4513" w:author="peng" w:date="2015-01-26T02:21:00Z">
              <w:r w:rsidR="00420066">
                <w:t>)</w:t>
              </w:r>
            </w:ins>
          </w:p>
        </w:tc>
        <w:tc>
          <w:tcPr>
            <w:tcW w:w="0" w:type="auto"/>
          </w:tcPr>
          <w:p w14:paraId="1662F410"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514" w:author="peng" w:date="2015-01-26T02:21:00Z"/>
              </w:rPr>
            </w:pPr>
            <w:customXmlInsRangeStart w:id="4515" w:author="peng" w:date="2015-01-26T02:21:00Z"/>
            <w:sdt>
              <w:sdtPr>
                <w:alias w:val="Operation NOTE description 0"/>
                <w:tag w:val="0a917716-12c4-4c40-b791-66c0102aeb02"/>
                <w:id w:val="2095668008"/>
                <w:dataBinding w:xpath="/elements/element[@objid='0a917716-12c4-4c40-b791-66c0102aeb02']/content[@alias='Operation NOTE description 0']" w:storeItemID="{D35B6978-45B9-4860-8E6E-EDB6F017D2CB}"/>
                <w:text w:multiLine="1"/>
              </w:sdtPr>
              <w:sdtEndPr/>
              <w:sdtContent>
                <w:customXmlInsRangeEnd w:id="4515"/>
                <w:ins w:id="4516" w:author="peng" w:date="2015-01-26T02:21:00Z">
                  <w:r w:rsidR="00420066">
                    <w:t>constructor of RandomForestLearner</w:t>
                  </w:r>
                </w:ins>
                <w:customXmlInsRangeStart w:id="4517" w:author="peng" w:date="2015-01-26T02:21:00Z"/>
              </w:sdtContent>
            </w:sdt>
            <w:customXmlInsRangeEnd w:id="4517"/>
          </w:p>
        </w:tc>
      </w:tr>
      <w:tr w:rsidR="00420066" w14:paraId="42213013" w14:textId="77777777" w:rsidTr="00420066">
        <w:trPr>
          <w:cnfStyle w:val="000000100000" w:firstRow="0" w:lastRow="0" w:firstColumn="0" w:lastColumn="0" w:oddVBand="0" w:evenVBand="0" w:oddHBand="1" w:evenHBand="0" w:firstRowFirstColumn="0" w:firstRowLastColumn="0" w:lastRowFirstColumn="0" w:lastRowLastColumn="0"/>
          <w:jc w:val="both"/>
          <w:ins w:id="451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DE8717B" w14:textId="77777777" w:rsidR="00420066" w:rsidRDefault="007D1D13" w:rsidP="00420066">
            <w:pPr>
              <w:rPr>
                <w:ins w:id="4519" w:author="peng" w:date="2015-01-26T02:21:00Z"/>
              </w:rPr>
            </w:pPr>
            <w:customXmlInsRangeStart w:id="4520" w:author="peng" w:date="2015-01-26T02:21:00Z"/>
            <w:sdt>
              <w:sdtPr>
                <w:alias w:val="Operation ATTRIBUTE Name"/>
                <w:tag w:val="a0c22704-ade2-47a5-b3ce-61be8b3f4d99"/>
                <w:id w:val="1446032026"/>
                <w:dataBinding w:xpath="/elements/element[@objid='a0c22704-ade2-47a5-b3ce-61be8b3f4d99']/content[@alias='Operation ATTRIBUTE Name']" w:storeItemID="{D35B6978-45B9-4860-8E6E-EDB6F017D2CB}"/>
                <w:text w:multiLine="1"/>
              </w:sdtPr>
              <w:sdtEndPr/>
              <w:sdtContent>
                <w:customXmlInsRangeEnd w:id="4520"/>
                <w:ins w:id="4521" w:author="peng" w:date="2015-01-26T02:21:00Z">
                  <w:r w:rsidR="00420066">
                    <w:t>RandomForestLearner</w:t>
                  </w:r>
                </w:ins>
                <w:customXmlInsRangeStart w:id="4522" w:author="peng" w:date="2015-01-26T02:21:00Z"/>
              </w:sdtContent>
            </w:sdt>
            <w:customXmlInsRangeEnd w:id="4522"/>
            <w:ins w:id="4523" w:author="peng" w:date="2015-01-26T02:21:00Z">
              <w:r w:rsidR="00420066">
                <w:t xml:space="preserve"> (</w:t>
              </w:r>
            </w:ins>
            <w:customXmlInsRangeStart w:id="4524" w:author="peng" w:date="2015-01-26T02:21:00Z"/>
            <w:sdt>
              <w:sdtPr>
                <w:rPr>
                  <w:rStyle w:val="ae"/>
                </w:rPr>
                <w:alias w:val="Parameter ATTRIBUTE ParameterPassing"/>
                <w:tag w:val="880f2c10-a972-4403-ac7f-793bd10c6a87"/>
                <w:id w:val="385234178"/>
                <w:dataBinding w:xpath="/elements/element[@objid='880f2c10-a972-4403-ac7f-793bd10c6a87']/content[@alias='Parameter ATTRIBUTE ParameterPassing']" w:storeItemID="{D35B6978-45B9-4860-8E6E-EDB6F017D2CB}"/>
                <w:text w:multiLine="1"/>
              </w:sdtPr>
              <w:sdtEndPr>
                <w:rPr>
                  <w:rStyle w:val="ae"/>
                </w:rPr>
              </w:sdtEndPr>
              <w:sdtContent>
                <w:customXmlInsRangeEnd w:id="4524"/>
                <w:ins w:id="4525" w:author="peng" w:date="2015-01-26T02:21:00Z">
                  <w:r w:rsidR="00420066">
                    <w:rPr>
                      <w:rStyle w:val="ae"/>
                    </w:rPr>
                    <w:t>Inout</w:t>
                  </w:r>
                </w:ins>
                <w:customXmlInsRangeStart w:id="4526" w:author="peng" w:date="2015-01-26T02:21:00Z"/>
              </w:sdtContent>
            </w:sdt>
            <w:customXmlInsRangeEnd w:id="4526"/>
            <w:ins w:id="4527" w:author="peng" w:date="2015-01-26T02:21:00Z">
              <w:r w:rsidR="00420066">
                <w:rPr>
                  <w:rStyle w:val="ae"/>
                </w:rPr>
                <w:t xml:space="preserve"> </w:t>
              </w:r>
            </w:ins>
            <w:customXmlInsRangeStart w:id="4528" w:author="peng" w:date="2015-01-26T02:21:00Z"/>
            <w:sdt>
              <w:sdtPr>
                <w:alias w:val="Parameter ATTRIBUTE Name"/>
                <w:tag w:val="880f2c10-a972-4403-ac7f-793bd10c6a87"/>
                <w:id w:val="-410624848"/>
                <w:dataBinding w:xpath="/elements/element[@objid='880f2c10-a972-4403-ac7f-793bd10c6a87']/content[@alias='Parameter ATTRIBUTE Name']" w:storeItemID="{D35B6978-45B9-4860-8E6E-EDB6F017D2CB}"/>
                <w:text w:multiLine="1"/>
              </w:sdtPr>
              <w:sdtEndPr/>
              <w:sdtContent>
                <w:customXmlInsRangeEnd w:id="4528"/>
                <w:ins w:id="4529" w:author="peng" w:date="2015-01-26T02:21:00Z">
                  <w:r w:rsidR="00420066">
                    <w:t>data</w:t>
                  </w:r>
                </w:ins>
                <w:customXmlInsRangeStart w:id="4530" w:author="peng" w:date="2015-01-26T02:21:00Z"/>
              </w:sdtContent>
            </w:sdt>
            <w:customXmlInsRangeEnd w:id="4530"/>
            <w:ins w:id="4531" w:author="peng" w:date="2015-01-26T02:21:00Z">
              <w:r w:rsidR="00420066">
                <w:t xml:space="preserve"> </w:t>
              </w:r>
            </w:ins>
            <w:customXmlInsRangeStart w:id="4532" w:author="peng" w:date="2015-01-26T02:21:00Z"/>
            <w:sdt>
              <w:sdtPr>
                <w:alias w:val="Class ATTRIBUTE Name"/>
                <w:tag w:val="4ccce523-4653-4dc2-a5bc-b4bfbbe95a34"/>
                <w:id w:val="729342442"/>
                <w:dataBinding w:xpath="/elements/element[@objid='4ccce523-4653-4dc2-a5bc-b4bfbbe95a34']/content[@alias='Class ATTRIBUTE Name']" w:storeItemID="{D35B6978-45B9-4860-8E6E-EDB6F017D2CB}"/>
                <w:text w:multiLine="1"/>
              </w:sdtPr>
              <w:sdtEndPr/>
              <w:sdtContent>
                <w:customXmlInsRangeEnd w:id="4532"/>
                <w:ins w:id="4533" w:author="peng" w:date="2015-01-26T02:21:00Z">
                  <w:r w:rsidR="00420066">
                    <w:t>DataVector</w:t>
                  </w:r>
                </w:ins>
                <w:customXmlInsRangeStart w:id="4534" w:author="peng" w:date="2015-01-26T02:21:00Z"/>
              </w:sdtContent>
            </w:sdt>
            <w:customXmlInsRangeEnd w:id="4534"/>
            <w:ins w:id="4535" w:author="peng" w:date="2015-01-26T02:21:00Z">
              <w:r w:rsidR="00420066">
                <w:t>,</w:t>
              </w:r>
            </w:ins>
            <w:customXmlInsRangeStart w:id="4536" w:author="peng" w:date="2015-01-26T02:21:00Z"/>
            <w:sdt>
              <w:sdtPr>
                <w:rPr>
                  <w:rStyle w:val="ae"/>
                </w:rPr>
                <w:alias w:val="Parameter ATTRIBUTE ParameterPassing"/>
                <w:tag w:val="295fd400-9f23-48bb-a71f-895722f11a03"/>
                <w:id w:val="1063058023"/>
                <w:dataBinding w:xpath="/elements/element[@objid='295fd400-9f23-48bb-a71f-895722f11a03']/content[@alias='Parameter ATTRIBUTE ParameterPassing']" w:storeItemID="{D35B6978-45B9-4860-8E6E-EDB6F017D2CB}"/>
                <w:text w:multiLine="1"/>
              </w:sdtPr>
              <w:sdtEndPr>
                <w:rPr>
                  <w:rStyle w:val="ae"/>
                </w:rPr>
              </w:sdtEndPr>
              <w:sdtContent>
                <w:customXmlInsRangeEnd w:id="4536"/>
                <w:ins w:id="4537" w:author="peng" w:date="2015-01-26T02:21:00Z">
                  <w:r w:rsidR="00420066">
                    <w:rPr>
                      <w:rStyle w:val="ae"/>
                    </w:rPr>
                    <w:t>Inout</w:t>
                  </w:r>
                </w:ins>
                <w:customXmlInsRangeStart w:id="4538" w:author="peng" w:date="2015-01-26T02:21:00Z"/>
              </w:sdtContent>
            </w:sdt>
            <w:customXmlInsRangeEnd w:id="4538"/>
            <w:ins w:id="4539" w:author="peng" w:date="2015-01-26T02:21:00Z">
              <w:r w:rsidR="00420066">
                <w:rPr>
                  <w:rStyle w:val="ae"/>
                </w:rPr>
                <w:t xml:space="preserve"> </w:t>
              </w:r>
            </w:ins>
            <w:customXmlInsRangeStart w:id="4540" w:author="peng" w:date="2015-01-26T02:21:00Z"/>
            <w:sdt>
              <w:sdtPr>
                <w:alias w:val="Parameter ATTRIBUTE Name"/>
                <w:tag w:val="295fd400-9f23-48bb-a71f-895722f11a03"/>
                <w:id w:val="-1160383432"/>
                <w:dataBinding w:xpath="/elements/element[@objid='295fd400-9f23-48bb-a71f-895722f11a03']/content[@alias='Parameter ATTRIBUTE Name']" w:storeItemID="{D35B6978-45B9-4860-8E6E-EDB6F017D2CB}"/>
                <w:text w:multiLine="1"/>
              </w:sdtPr>
              <w:sdtEndPr/>
              <w:sdtContent>
                <w:customXmlInsRangeEnd w:id="4540"/>
                <w:ins w:id="4541" w:author="peng" w:date="2015-01-26T02:21:00Z">
                  <w:r w:rsidR="00420066">
                    <w:t>numOfTree</w:t>
                  </w:r>
                </w:ins>
                <w:customXmlInsRangeStart w:id="4542" w:author="peng" w:date="2015-01-26T02:21:00Z"/>
              </w:sdtContent>
            </w:sdt>
            <w:customXmlInsRangeEnd w:id="4542"/>
            <w:ins w:id="4543" w:author="peng" w:date="2015-01-26T02:21:00Z">
              <w:r w:rsidR="00420066">
                <w:t xml:space="preserve"> </w:t>
              </w:r>
            </w:ins>
            <w:customXmlInsRangeStart w:id="4544" w:author="peng" w:date="2015-01-26T02:21:00Z"/>
            <w:sdt>
              <w:sdtPr>
                <w:alias w:val="DataType ATTRIBUTE Name"/>
                <w:tag w:val="00000004-0000-0009-0000-000000000000"/>
                <w:id w:val="-2145726623"/>
                <w:dataBinding w:xpath="/elements/element[@objid='00000004-0000-0009-0000-000000000000']/content[@alias='DataType ATTRIBUTE Name']" w:storeItemID="{D35B6978-45B9-4860-8E6E-EDB6F017D2CB}"/>
                <w:text w:multiLine="1"/>
              </w:sdtPr>
              <w:sdtEndPr/>
              <w:sdtContent>
                <w:customXmlInsRangeEnd w:id="4544"/>
                <w:ins w:id="4545" w:author="peng" w:date="2015-01-26T02:21:00Z">
                  <w:r w:rsidR="00420066">
                    <w:t>integer</w:t>
                  </w:r>
                </w:ins>
                <w:customXmlInsRangeStart w:id="4546" w:author="peng" w:date="2015-01-26T02:21:00Z"/>
              </w:sdtContent>
            </w:sdt>
            <w:customXmlInsRangeEnd w:id="4546"/>
            <w:ins w:id="4547" w:author="peng" w:date="2015-01-26T02:21:00Z">
              <w:r w:rsidR="00420066">
                <w:t>,</w:t>
              </w:r>
            </w:ins>
            <w:customXmlInsRangeStart w:id="4548" w:author="peng" w:date="2015-01-26T02:21:00Z"/>
            <w:sdt>
              <w:sdtPr>
                <w:rPr>
                  <w:rStyle w:val="ae"/>
                </w:rPr>
                <w:alias w:val="Parameter ATTRIBUTE ParameterPassing"/>
                <w:tag w:val="cb4f14fa-c6d9-4afa-849e-1621756c0295"/>
                <w:id w:val="810593037"/>
                <w:dataBinding w:xpath="/elements/element[@objid='cb4f14fa-c6d9-4afa-849e-1621756c0295']/content[@alias='Parameter ATTRIBUTE ParameterPassing']" w:storeItemID="{D35B6978-45B9-4860-8E6E-EDB6F017D2CB}"/>
                <w:text w:multiLine="1"/>
              </w:sdtPr>
              <w:sdtEndPr>
                <w:rPr>
                  <w:rStyle w:val="ae"/>
                </w:rPr>
              </w:sdtEndPr>
              <w:sdtContent>
                <w:customXmlInsRangeEnd w:id="4548"/>
                <w:ins w:id="4549" w:author="peng" w:date="2015-01-26T02:21:00Z">
                  <w:r w:rsidR="00420066">
                    <w:rPr>
                      <w:rStyle w:val="ae"/>
                    </w:rPr>
                    <w:t>Inout</w:t>
                  </w:r>
                </w:ins>
                <w:customXmlInsRangeStart w:id="4550" w:author="peng" w:date="2015-01-26T02:21:00Z"/>
              </w:sdtContent>
            </w:sdt>
            <w:customXmlInsRangeEnd w:id="4550"/>
            <w:ins w:id="4551" w:author="peng" w:date="2015-01-26T02:21:00Z">
              <w:r w:rsidR="00420066">
                <w:rPr>
                  <w:rStyle w:val="ae"/>
                </w:rPr>
                <w:t xml:space="preserve"> </w:t>
              </w:r>
            </w:ins>
            <w:customXmlInsRangeStart w:id="4552" w:author="peng" w:date="2015-01-26T02:21:00Z"/>
            <w:sdt>
              <w:sdtPr>
                <w:alias w:val="Parameter ATTRIBUTE Name"/>
                <w:tag w:val="cb4f14fa-c6d9-4afa-849e-1621756c0295"/>
                <w:id w:val="1980573661"/>
                <w:dataBinding w:xpath="/elements/element[@objid='cb4f14fa-c6d9-4afa-849e-1621756c0295']/content[@alias='Parameter ATTRIBUTE Name']" w:storeItemID="{D35B6978-45B9-4860-8E6E-EDB6F017D2CB}"/>
                <w:text w:multiLine="1"/>
              </w:sdtPr>
              <w:sdtEndPr/>
              <w:sdtContent>
                <w:customXmlInsRangeEnd w:id="4552"/>
                <w:ins w:id="4553" w:author="peng" w:date="2015-01-26T02:21:00Z">
                  <w:r w:rsidR="00420066">
                    <w:t>depthOfTree</w:t>
                  </w:r>
                </w:ins>
                <w:customXmlInsRangeStart w:id="4554" w:author="peng" w:date="2015-01-26T02:21:00Z"/>
              </w:sdtContent>
            </w:sdt>
            <w:customXmlInsRangeEnd w:id="4554"/>
            <w:ins w:id="4555" w:author="peng" w:date="2015-01-26T02:21:00Z">
              <w:r w:rsidR="00420066">
                <w:t xml:space="preserve"> </w:t>
              </w:r>
            </w:ins>
            <w:customXmlInsRangeStart w:id="4556" w:author="peng" w:date="2015-01-26T02:21:00Z"/>
            <w:sdt>
              <w:sdtPr>
                <w:alias w:val="DataType ATTRIBUTE Name"/>
                <w:tag w:val="00000004-0000-0009-0000-000000000000"/>
                <w:id w:val="-1475210190"/>
                <w:dataBinding w:xpath="/elements/element[@objid='00000004-0000-0009-0000-000000000000']/content[@alias='DataType ATTRIBUTE Name']" w:storeItemID="{D35B6978-45B9-4860-8E6E-EDB6F017D2CB}"/>
                <w:text w:multiLine="1"/>
              </w:sdtPr>
              <w:sdtEndPr/>
              <w:sdtContent>
                <w:customXmlInsRangeEnd w:id="4556"/>
                <w:ins w:id="4557" w:author="peng" w:date="2015-01-26T02:21:00Z">
                  <w:r w:rsidR="00420066">
                    <w:t>integer</w:t>
                  </w:r>
                </w:ins>
                <w:customXmlInsRangeStart w:id="4558" w:author="peng" w:date="2015-01-26T02:21:00Z"/>
              </w:sdtContent>
            </w:sdt>
            <w:customXmlInsRangeEnd w:id="4558"/>
            <w:ins w:id="4559" w:author="peng" w:date="2015-01-26T02:21:00Z">
              <w:r w:rsidR="00420066">
                <w:t>,</w:t>
              </w:r>
            </w:ins>
            <w:customXmlInsRangeStart w:id="4560" w:author="peng" w:date="2015-01-26T02:21:00Z"/>
            <w:sdt>
              <w:sdtPr>
                <w:rPr>
                  <w:rStyle w:val="ae"/>
                </w:rPr>
                <w:alias w:val="Parameter ATTRIBUTE ParameterPassing"/>
                <w:tag w:val="0b6ef826-db9e-4ed1-af98-51648295cf01"/>
                <w:id w:val="278842191"/>
                <w:dataBinding w:xpath="/elements/element[@objid='0b6ef826-db9e-4ed1-af98-51648295cf01']/content[@alias='Parameter ATTRIBUTE ParameterPassing']" w:storeItemID="{D35B6978-45B9-4860-8E6E-EDB6F017D2CB}"/>
                <w:text w:multiLine="1"/>
              </w:sdtPr>
              <w:sdtEndPr>
                <w:rPr>
                  <w:rStyle w:val="ae"/>
                </w:rPr>
              </w:sdtEndPr>
              <w:sdtContent>
                <w:customXmlInsRangeEnd w:id="4560"/>
                <w:ins w:id="4561" w:author="peng" w:date="2015-01-26T02:21:00Z">
                  <w:r w:rsidR="00420066">
                    <w:rPr>
                      <w:rStyle w:val="ae"/>
                    </w:rPr>
                    <w:t>Inout</w:t>
                  </w:r>
                </w:ins>
                <w:customXmlInsRangeStart w:id="4562" w:author="peng" w:date="2015-01-26T02:21:00Z"/>
              </w:sdtContent>
            </w:sdt>
            <w:customXmlInsRangeEnd w:id="4562"/>
            <w:ins w:id="4563" w:author="peng" w:date="2015-01-26T02:21:00Z">
              <w:r w:rsidR="00420066">
                <w:rPr>
                  <w:rStyle w:val="ae"/>
                </w:rPr>
                <w:t xml:space="preserve"> </w:t>
              </w:r>
            </w:ins>
            <w:customXmlInsRangeStart w:id="4564" w:author="peng" w:date="2015-01-26T02:21:00Z"/>
            <w:sdt>
              <w:sdtPr>
                <w:alias w:val="Parameter ATTRIBUTE Name"/>
                <w:tag w:val="0b6ef826-db9e-4ed1-af98-51648295cf01"/>
                <w:id w:val="-200247192"/>
                <w:dataBinding w:xpath="/elements/element[@objid='0b6ef826-db9e-4ed1-af98-51648295cf01']/content[@alias='Parameter ATTRIBUTE Name']" w:storeItemID="{D35B6978-45B9-4860-8E6E-EDB6F017D2CB}"/>
                <w:text w:multiLine="1"/>
              </w:sdtPr>
              <w:sdtEndPr/>
              <w:sdtContent>
                <w:customXmlInsRangeEnd w:id="4564"/>
                <w:ins w:id="4565" w:author="peng" w:date="2015-01-26T02:21:00Z">
                  <w:r w:rsidR="00420066">
                    <w:t>attrSampleRate</w:t>
                  </w:r>
                </w:ins>
                <w:customXmlInsRangeStart w:id="4566" w:author="peng" w:date="2015-01-26T02:21:00Z"/>
              </w:sdtContent>
            </w:sdt>
            <w:customXmlInsRangeEnd w:id="4566"/>
            <w:ins w:id="4567" w:author="peng" w:date="2015-01-26T02:21:00Z">
              <w:r w:rsidR="00420066">
                <w:t xml:space="preserve"> </w:t>
              </w:r>
            </w:ins>
            <w:customXmlInsRangeStart w:id="4568" w:author="peng" w:date="2015-01-26T02:21:00Z"/>
            <w:sdt>
              <w:sdtPr>
                <w:alias w:val="DataType ATTRIBUTE Name"/>
                <w:tag w:val="00000004-0000-0010-0000-000000000000"/>
                <w:id w:val="-1911140099"/>
                <w:dataBinding w:xpath="/elements/element[@objid='00000004-0000-0010-0000-000000000000']/content[@alias='DataType ATTRIBUTE Name']" w:storeItemID="{D35B6978-45B9-4860-8E6E-EDB6F017D2CB}"/>
                <w:text w:multiLine="1"/>
              </w:sdtPr>
              <w:sdtEndPr/>
              <w:sdtContent>
                <w:customXmlInsRangeEnd w:id="4568"/>
                <w:ins w:id="4569" w:author="peng" w:date="2015-01-26T02:21:00Z">
                  <w:r w:rsidR="00420066">
                    <w:t>double</w:t>
                  </w:r>
                </w:ins>
                <w:customXmlInsRangeStart w:id="4570" w:author="peng" w:date="2015-01-26T02:21:00Z"/>
              </w:sdtContent>
            </w:sdt>
            <w:customXmlInsRangeEnd w:id="4570"/>
            <w:ins w:id="4571" w:author="peng" w:date="2015-01-26T02:21:00Z">
              <w:r w:rsidR="00420066">
                <w:t>,</w:t>
              </w:r>
            </w:ins>
            <w:customXmlInsRangeStart w:id="4572" w:author="peng" w:date="2015-01-26T02:21:00Z"/>
            <w:sdt>
              <w:sdtPr>
                <w:rPr>
                  <w:rStyle w:val="ae"/>
                </w:rPr>
                <w:alias w:val="Parameter ATTRIBUTE ParameterPassing"/>
                <w:tag w:val="cc2f0bd5-9153-4039-a619-5acacc021fd6"/>
                <w:id w:val="1135376581"/>
                <w:dataBinding w:xpath="/elements/element[@objid='cc2f0bd5-9153-4039-a619-5acacc021fd6']/content[@alias='Parameter ATTRIBUTE ParameterPassing']" w:storeItemID="{D35B6978-45B9-4860-8E6E-EDB6F017D2CB}"/>
                <w:text w:multiLine="1"/>
              </w:sdtPr>
              <w:sdtEndPr>
                <w:rPr>
                  <w:rStyle w:val="ae"/>
                </w:rPr>
              </w:sdtEndPr>
              <w:sdtContent>
                <w:customXmlInsRangeEnd w:id="4572"/>
                <w:ins w:id="4573" w:author="peng" w:date="2015-01-26T02:21:00Z">
                  <w:r w:rsidR="00420066">
                    <w:rPr>
                      <w:rStyle w:val="ae"/>
                    </w:rPr>
                    <w:t>Inout</w:t>
                  </w:r>
                </w:ins>
                <w:customXmlInsRangeStart w:id="4574" w:author="peng" w:date="2015-01-26T02:21:00Z"/>
              </w:sdtContent>
            </w:sdt>
            <w:customXmlInsRangeEnd w:id="4574"/>
            <w:ins w:id="4575" w:author="peng" w:date="2015-01-26T02:21:00Z">
              <w:r w:rsidR="00420066">
                <w:rPr>
                  <w:rStyle w:val="ae"/>
                </w:rPr>
                <w:t xml:space="preserve"> </w:t>
              </w:r>
            </w:ins>
            <w:customXmlInsRangeStart w:id="4576" w:author="peng" w:date="2015-01-26T02:21:00Z"/>
            <w:sdt>
              <w:sdtPr>
                <w:alias w:val="Parameter ATTRIBUTE Name"/>
                <w:tag w:val="cc2f0bd5-9153-4039-a619-5acacc021fd6"/>
                <w:id w:val="1801651290"/>
                <w:dataBinding w:xpath="/elements/element[@objid='cc2f0bd5-9153-4039-a619-5acacc021fd6']/content[@alias='Parameter ATTRIBUTE Name']" w:storeItemID="{D35B6978-45B9-4860-8E6E-EDB6F017D2CB}"/>
                <w:text w:multiLine="1"/>
              </w:sdtPr>
              <w:sdtEndPr/>
              <w:sdtContent>
                <w:customXmlInsRangeEnd w:id="4576"/>
                <w:ins w:id="4577" w:author="peng" w:date="2015-01-26T02:21:00Z">
                  <w:r w:rsidR="00420066">
                    <w:t>bootstrapRate</w:t>
                  </w:r>
                </w:ins>
                <w:customXmlInsRangeStart w:id="4578" w:author="peng" w:date="2015-01-26T02:21:00Z"/>
              </w:sdtContent>
            </w:sdt>
            <w:customXmlInsRangeEnd w:id="4578"/>
            <w:ins w:id="4579" w:author="peng" w:date="2015-01-26T02:21:00Z">
              <w:r w:rsidR="00420066">
                <w:t xml:space="preserve"> </w:t>
              </w:r>
            </w:ins>
            <w:customXmlInsRangeStart w:id="4580" w:author="peng" w:date="2015-01-26T02:21:00Z"/>
            <w:sdt>
              <w:sdtPr>
                <w:alias w:val="DataType ATTRIBUTE Name"/>
                <w:tag w:val="00000004-0000-0010-0000-000000000000"/>
                <w:id w:val="872657936"/>
                <w:dataBinding w:xpath="/elements/element[@objid='00000004-0000-0010-0000-000000000000']/content[@alias='DataType ATTRIBUTE Name']" w:storeItemID="{D35B6978-45B9-4860-8E6E-EDB6F017D2CB}"/>
                <w:text w:multiLine="1"/>
              </w:sdtPr>
              <w:sdtEndPr/>
              <w:sdtContent>
                <w:customXmlInsRangeEnd w:id="4580"/>
                <w:ins w:id="4581" w:author="peng" w:date="2015-01-26T02:21:00Z">
                  <w:r w:rsidR="00420066">
                    <w:t>double</w:t>
                  </w:r>
                </w:ins>
                <w:customXmlInsRangeStart w:id="4582" w:author="peng" w:date="2015-01-26T02:21:00Z"/>
              </w:sdtContent>
            </w:sdt>
            <w:customXmlInsRangeEnd w:id="4582"/>
            <w:ins w:id="4583" w:author="peng" w:date="2015-01-26T02:21:00Z">
              <w:r w:rsidR="00420066">
                <w:t>)</w:t>
              </w:r>
            </w:ins>
          </w:p>
        </w:tc>
        <w:tc>
          <w:tcPr>
            <w:tcW w:w="0" w:type="auto"/>
          </w:tcPr>
          <w:p w14:paraId="39566303"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584" w:author="peng" w:date="2015-01-26T02:21:00Z"/>
              </w:rPr>
            </w:pPr>
            <w:customXmlInsRangeStart w:id="4585" w:author="peng" w:date="2015-01-26T02:21:00Z"/>
            <w:sdt>
              <w:sdtPr>
                <w:alias w:val="Operation NOTE description 0"/>
                <w:tag w:val="a0c22704-ade2-47a5-b3ce-61be8b3f4d99"/>
                <w:id w:val="921843381"/>
                <w:dataBinding w:xpath="/elements/element[@objid='a0c22704-ade2-47a5-b3ce-61be8b3f4d99']/content[@alias='Operation NOTE description 0']" w:storeItemID="{D35B6978-45B9-4860-8E6E-EDB6F017D2CB}"/>
                <w:text w:multiLine="1"/>
              </w:sdtPr>
              <w:sdtEndPr/>
              <w:sdtContent>
                <w:customXmlInsRangeEnd w:id="4585"/>
                <w:ins w:id="4586" w:author="peng" w:date="2015-01-26T02:21:00Z">
                  <w:r w:rsidR="00420066">
                    <w:t>constructor of RandomForestLearner</w:t>
                  </w:r>
                </w:ins>
                <w:customXmlInsRangeStart w:id="4587" w:author="peng" w:date="2015-01-26T02:21:00Z"/>
              </w:sdtContent>
            </w:sdt>
            <w:customXmlInsRangeEnd w:id="4587"/>
          </w:p>
        </w:tc>
      </w:tr>
      <w:tr w:rsidR="00420066" w14:paraId="59107984" w14:textId="77777777" w:rsidTr="00420066">
        <w:trPr>
          <w:jc w:val="both"/>
          <w:ins w:id="458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E3E1568" w14:textId="77777777" w:rsidR="00420066" w:rsidRDefault="007D1D13" w:rsidP="00420066">
            <w:pPr>
              <w:rPr>
                <w:ins w:id="4589" w:author="peng" w:date="2015-01-26T02:21:00Z"/>
              </w:rPr>
            </w:pPr>
            <w:customXmlInsRangeStart w:id="4590" w:author="peng" w:date="2015-01-26T02:21:00Z"/>
            <w:sdt>
              <w:sdtPr>
                <w:alias w:val="Class ATTRIBUTE Name"/>
                <w:tag w:val="92fc168f-e9ed-43b3-a14e-75150ac60ff0"/>
                <w:id w:val="293645886"/>
                <w:dataBinding w:xpath="/elements/element[@objid='92fc168f-e9ed-43b3-a14e-75150ac60ff0']/content[@alias='Class ATTRIBUTE Name']" w:storeItemID="{D35B6978-45B9-4860-8E6E-EDB6F017D2CB}"/>
                <w:text w:multiLine="1"/>
              </w:sdtPr>
              <w:sdtEndPr/>
              <w:sdtContent>
                <w:customXmlInsRangeEnd w:id="4590"/>
                <w:ins w:id="4591" w:author="peng" w:date="2015-01-26T02:21:00Z">
                  <w:r w:rsidR="00420066">
                    <w:t>Object</w:t>
                  </w:r>
                </w:ins>
                <w:customXmlInsRangeStart w:id="4592" w:author="peng" w:date="2015-01-26T02:21:00Z"/>
              </w:sdtContent>
            </w:sdt>
            <w:customXmlInsRangeEnd w:id="4592"/>
            <w:ins w:id="4593" w:author="peng" w:date="2015-01-26T02:21:00Z">
              <w:r w:rsidR="00420066">
                <w:t xml:space="preserve"> </w:t>
              </w:r>
            </w:ins>
            <w:customXmlInsRangeStart w:id="4594" w:author="peng" w:date="2015-01-26T02:21:00Z"/>
            <w:sdt>
              <w:sdtPr>
                <w:alias w:val="Operation ATTRIBUTE Name"/>
                <w:tag w:val="4aff82c9-54dd-4e50-960f-3fcb7c21264b"/>
                <w:id w:val="-195848927"/>
                <w:dataBinding w:xpath="/elements/element[@objid='4aff82c9-54dd-4e50-960f-3fcb7c21264b']/content[@alias='Operation ATTRIBUTE Name']" w:storeItemID="{D35B6978-45B9-4860-8E6E-EDB6F017D2CB}"/>
                <w:text w:multiLine="1"/>
              </w:sdtPr>
              <w:sdtEndPr/>
              <w:sdtContent>
                <w:customXmlInsRangeEnd w:id="4594"/>
                <w:ins w:id="4595" w:author="peng" w:date="2015-01-26T02:21:00Z">
                  <w:r w:rsidR="00420066">
                    <w:t>getLearnerParameter</w:t>
                  </w:r>
                </w:ins>
                <w:customXmlInsRangeStart w:id="4596" w:author="peng" w:date="2015-01-26T02:21:00Z"/>
              </w:sdtContent>
            </w:sdt>
            <w:customXmlInsRangeEnd w:id="4596"/>
            <w:ins w:id="4597" w:author="peng" w:date="2015-01-26T02:21:00Z">
              <w:r w:rsidR="00420066">
                <w:t xml:space="preserve"> (</w:t>
              </w:r>
            </w:ins>
            <w:customXmlInsRangeStart w:id="4598" w:author="peng" w:date="2015-01-26T02:21:00Z"/>
            <w:sdt>
              <w:sdtPr>
                <w:rPr>
                  <w:rStyle w:val="ae"/>
                </w:rPr>
                <w:alias w:val="Parameter ATTRIBUTE ParameterPassing"/>
                <w:tag w:val="0ebb6ac8-3e54-4895-93dd-196538a3e332"/>
                <w:id w:val="-2096319011"/>
                <w:dataBinding w:xpath="/elements/element[@objid='0ebb6ac8-3e54-4895-93dd-196538a3e332']/content[@alias='Parameter ATTRIBUTE ParameterPassing']" w:storeItemID="{D35B6978-45B9-4860-8E6E-EDB6F017D2CB}"/>
                <w:text w:multiLine="1"/>
              </w:sdtPr>
              <w:sdtEndPr>
                <w:rPr>
                  <w:rStyle w:val="ae"/>
                </w:rPr>
              </w:sdtEndPr>
              <w:sdtContent>
                <w:customXmlInsRangeEnd w:id="4598"/>
                <w:ins w:id="4599" w:author="peng" w:date="2015-01-26T02:21:00Z">
                  <w:r w:rsidR="00420066">
                    <w:rPr>
                      <w:rStyle w:val="ae"/>
                    </w:rPr>
                    <w:t>Inout</w:t>
                  </w:r>
                </w:ins>
                <w:customXmlInsRangeStart w:id="4600" w:author="peng" w:date="2015-01-26T02:21:00Z"/>
              </w:sdtContent>
            </w:sdt>
            <w:customXmlInsRangeEnd w:id="4600"/>
            <w:ins w:id="4601" w:author="peng" w:date="2015-01-26T02:21:00Z">
              <w:r w:rsidR="00420066">
                <w:rPr>
                  <w:rStyle w:val="ae"/>
                </w:rPr>
                <w:t xml:space="preserve"> </w:t>
              </w:r>
            </w:ins>
            <w:customXmlInsRangeStart w:id="4602" w:author="peng" w:date="2015-01-26T02:21:00Z"/>
            <w:sdt>
              <w:sdtPr>
                <w:alias w:val="Parameter ATTRIBUTE Name"/>
                <w:tag w:val="0ebb6ac8-3e54-4895-93dd-196538a3e332"/>
                <w:id w:val="1231040069"/>
                <w:dataBinding w:xpath="/elements/element[@objid='0ebb6ac8-3e54-4895-93dd-196538a3e332']/content[@alias='Parameter ATTRIBUTE Name']" w:storeItemID="{D35B6978-45B9-4860-8E6E-EDB6F017D2CB}"/>
                <w:text w:multiLine="1"/>
              </w:sdtPr>
              <w:sdtEndPr/>
              <w:sdtContent>
                <w:customXmlInsRangeEnd w:id="4602"/>
                <w:ins w:id="4603" w:author="peng" w:date="2015-01-26T02:21:00Z">
                  <w:r w:rsidR="00420066">
                    <w:t>p0</w:t>
                  </w:r>
                </w:ins>
                <w:customXmlInsRangeStart w:id="4604" w:author="peng" w:date="2015-01-26T02:21:00Z"/>
              </w:sdtContent>
            </w:sdt>
            <w:customXmlInsRangeEnd w:id="4604"/>
            <w:ins w:id="4605" w:author="peng" w:date="2015-01-26T02:21:00Z">
              <w:r w:rsidR="00420066">
                <w:t xml:space="preserve"> </w:t>
              </w:r>
            </w:ins>
            <w:customXmlInsRangeStart w:id="4606" w:author="peng" w:date="2015-01-26T02:21:00Z"/>
            <w:sdt>
              <w:sdtPr>
                <w:alias w:val="DataType ATTRIBUTE Name"/>
                <w:tag w:val="00000004-0000-000d-0000-000000000000"/>
                <w:id w:val="1590890998"/>
                <w:dataBinding w:xpath="/elements/element[@objid='00000004-0000-000d-0000-000000000000']/content[@alias='DataType ATTRIBUTE Name']" w:storeItemID="{D35B6978-45B9-4860-8E6E-EDB6F017D2CB}"/>
                <w:text w:multiLine="1"/>
              </w:sdtPr>
              <w:sdtEndPr/>
              <w:sdtContent>
                <w:customXmlInsRangeEnd w:id="4606"/>
                <w:ins w:id="4607" w:author="peng" w:date="2015-01-26T02:21:00Z">
                  <w:r w:rsidR="00420066">
                    <w:t>string</w:t>
                  </w:r>
                </w:ins>
                <w:customXmlInsRangeStart w:id="4608" w:author="peng" w:date="2015-01-26T02:21:00Z"/>
              </w:sdtContent>
            </w:sdt>
            <w:customXmlInsRangeEnd w:id="4608"/>
            <w:ins w:id="4609" w:author="peng" w:date="2015-01-26T02:21:00Z">
              <w:r w:rsidR="00420066">
                <w:t>)</w:t>
              </w:r>
            </w:ins>
          </w:p>
        </w:tc>
        <w:tc>
          <w:tcPr>
            <w:tcW w:w="0" w:type="auto"/>
          </w:tcPr>
          <w:p w14:paraId="7EC7FBB6" w14:textId="30031554" w:rsidR="00420066" w:rsidRDefault="007D1D13" w:rsidP="00420066">
            <w:pPr>
              <w:cnfStyle w:val="000000000000" w:firstRow="0" w:lastRow="0" w:firstColumn="0" w:lastColumn="0" w:oddVBand="0" w:evenVBand="0" w:oddHBand="0" w:evenHBand="0" w:firstRowFirstColumn="0" w:firstRowLastColumn="0" w:lastRowFirstColumn="0" w:lastRowLastColumn="0"/>
              <w:rPr>
                <w:ins w:id="4610" w:author="peng" w:date="2015-01-26T02:21:00Z"/>
              </w:rPr>
            </w:pPr>
            <w:customXmlInsRangeStart w:id="4611" w:author="peng" w:date="2015-01-26T02:21:00Z"/>
            <w:sdt>
              <w:sdtPr>
                <w:alias w:val="Operation NOTE description 0"/>
                <w:tag w:val="4aff82c9-54dd-4e50-960f-3fcb7c21264b"/>
                <w:id w:val="1168367283"/>
                <w:dataBinding w:xpath="/elements/element[@objid='4aff82c9-54dd-4e50-960f-3fcb7c21264b']/content[@alias='Operation NOTE description 0']" w:storeItemID="{D35B6978-45B9-4860-8E6E-EDB6F017D2CB}"/>
                <w:text w:multiLine="1"/>
              </w:sdtPr>
              <w:sdtEndPr/>
              <w:sdtContent>
                <w:customXmlInsRangeEnd w:id="4611"/>
                <w:ins w:id="4612" w:author="peng" w:date="2015-01-26T02:21:00Z">
                  <w:r w:rsidR="00420066">
                    <w:rPr>
                      <w:rFonts w:hint="eastAsia"/>
                      <w:lang w:eastAsia="zh-TW"/>
                    </w:rPr>
                    <w:t>implements getLearnerParameter method of Learner</w:t>
                  </w:r>
                </w:ins>
                <w:customXmlInsRangeStart w:id="4613" w:author="peng" w:date="2015-01-26T02:21:00Z"/>
              </w:sdtContent>
            </w:sdt>
            <w:customXmlInsRangeEnd w:id="4613"/>
          </w:p>
        </w:tc>
      </w:tr>
      <w:tr w:rsidR="00420066" w14:paraId="20B58B73" w14:textId="77777777" w:rsidTr="00420066">
        <w:trPr>
          <w:cnfStyle w:val="000000100000" w:firstRow="0" w:lastRow="0" w:firstColumn="0" w:lastColumn="0" w:oddVBand="0" w:evenVBand="0" w:oddHBand="1" w:evenHBand="0" w:firstRowFirstColumn="0" w:firstRowLastColumn="0" w:lastRowFirstColumn="0" w:lastRowLastColumn="0"/>
          <w:jc w:val="both"/>
          <w:ins w:id="461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812954B" w14:textId="77777777" w:rsidR="00420066" w:rsidRDefault="007D1D13" w:rsidP="00420066">
            <w:pPr>
              <w:rPr>
                <w:ins w:id="4615" w:author="peng" w:date="2015-01-26T02:21:00Z"/>
              </w:rPr>
            </w:pPr>
            <w:customXmlInsRangeStart w:id="4616" w:author="peng" w:date="2015-01-26T02:21:00Z"/>
            <w:sdt>
              <w:sdtPr>
                <w:alias w:val="DataType ATTRIBUTE Name"/>
                <w:tag w:val="00000004-0000-000d-0000-000000000000"/>
                <w:id w:val="-502817941"/>
                <w:dataBinding w:xpath="/elements/element[@objid='00000004-0000-000d-0000-000000000000']/content[@alias='DataType ATTRIBUTE Name']" w:storeItemID="{D35B6978-45B9-4860-8E6E-EDB6F017D2CB}"/>
                <w:text w:multiLine="1"/>
              </w:sdtPr>
              <w:sdtEndPr/>
              <w:sdtContent>
                <w:customXmlInsRangeEnd w:id="4616"/>
                <w:ins w:id="4617" w:author="peng" w:date="2015-01-26T02:21:00Z">
                  <w:r w:rsidR="00420066">
                    <w:t>string</w:t>
                  </w:r>
                </w:ins>
                <w:customXmlInsRangeStart w:id="4618" w:author="peng" w:date="2015-01-26T02:21:00Z"/>
              </w:sdtContent>
            </w:sdt>
            <w:customXmlInsRangeEnd w:id="4618"/>
            <w:ins w:id="4619" w:author="peng" w:date="2015-01-26T02:21:00Z">
              <w:r w:rsidR="00420066">
                <w:t xml:space="preserve"> </w:t>
              </w:r>
            </w:ins>
            <w:customXmlInsRangeStart w:id="4620" w:author="peng" w:date="2015-01-26T02:21:00Z"/>
            <w:sdt>
              <w:sdtPr>
                <w:alias w:val="Operation ATTRIBUTE Name"/>
                <w:tag w:val="5f02503d-159a-4a86-beea-64e6de3555ee"/>
                <w:id w:val="-1473509361"/>
                <w:dataBinding w:xpath="/elements/element[@objid='5f02503d-159a-4a86-beea-64e6de3555ee']/content[@alias='Operation ATTRIBUTE Name']" w:storeItemID="{D35B6978-45B9-4860-8E6E-EDB6F017D2CB}"/>
                <w:text w:multiLine="1"/>
              </w:sdtPr>
              <w:sdtEndPr/>
              <w:sdtContent>
                <w:customXmlInsRangeEnd w:id="4620"/>
                <w:ins w:id="4621" w:author="peng" w:date="2015-01-26T02:21:00Z">
                  <w:r w:rsidR="00420066">
                    <w:t>getLearnerParameterDescription</w:t>
                  </w:r>
                </w:ins>
                <w:customXmlInsRangeStart w:id="4622" w:author="peng" w:date="2015-01-26T02:21:00Z"/>
              </w:sdtContent>
            </w:sdt>
            <w:customXmlInsRangeEnd w:id="4622"/>
            <w:ins w:id="4623" w:author="peng" w:date="2015-01-26T02:21:00Z">
              <w:r w:rsidR="00420066">
                <w:t xml:space="preserve"> (</w:t>
              </w:r>
            </w:ins>
            <w:customXmlInsRangeStart w:id="4624" w:author="peng" w:date="2015-01-26T02:21:00Z"/>
            <w:sdt>
              <w:sdtPr>
                <w:rPr>
                  <w:rStyle w:val="ae"/>
                </w:rPr>
                <w:alias w:val="Parameter ATTRIBUTE ParameterPassing"/>
                <w:tag w:val="2c7b4c09-fc6f-47a3-9e7d-db2edee3c2f6"/>
                <w:id w:val="2037300395"/>
                <w:dataBinding w:xpath="/elements/element[@objid='2c7b4c09-fc6f-47a3-9e7d-db2edee3c2f6']/content[@alias='Parameter ATTRIBUTE ParameterPassing']" w:storeItemID="{D35B6978-45B9-4860-8E6E-EDB6F017D2CB}"/>
                <w:text w:multiLine="1"/>
              </w:sdtPr>
              <w:sdtEndPr>
                <w:rPr>
                  <w:rStyle w:val="ae"/>
                </w:rPr>
              </w:sdtEndPr>
              <w:sdtContent>
                <w:customXmlInsRangeEnd w:id="4624"/>
                <w:ins w:id="4625" w:author="peng" w:date="2015-01-26T02:21:00Z">
                  <w:r w:rsidR="00420066">
                    <w:rPr>
                      <w:rStyle w:val="ae"/>
                    </w:rPr>
                    <w:t>Inout</w:t>
                  </w:r>
                </w:ins>
                <w:customXmlInsRangeStart w:id="4626" w:author="peng" w:date="2015-01-26T02:21:00Z"/>
              </w:sdtContent>
            </w:sdt>
            <w:customXmlInsRangeEnd w:id="4626"/>
            <w:ins w:id="4627" w:author="peng" w:date="2015-01-26T02:21:00Z">
              <w:r w:rsidR="00420066">
                <w:rPr>
                  <w:rStyle w:val="ae"/>
                </w:rPr>
                <w:t xml:space="preserve"> </w:t>
              </w:r>
            </w:ins>
            <w:customXmlInsRangeStart w:id="4628" w:author="peng" w:date="2015-01-26T02:21:00Z"/>
            <w:sdt>
              <w:sdtPr>
                <w:alias w:val="Parameter ATTRIBUTE Name"/>
                <w:tag w:val="2c7b4c09-fc6f-47a3-9e7d-db2edee3c2f6"/>
                <w:id w:val="1426854358"/>
                <w:dataBinding w:xpath="/elements/element[@objid='2c7b4c09-fc6f-47a3-9e7d-db2edee3c2f6']/content[@alias='Parameter ATTRIBUTE Name']" w:storeItemID="{D35B6978-45B9-4860-8E6E-EDB6F017D2CB}"/>
                <w:text w:multiLine="1"/>
              </w:sdtPr>
              <w:sdtEndPr/>
              <w:sdtContent>
                <w:customXmlInsRangeEnd w:id="4628"/>
                <w:ins w:id="4629" w:author="peng" w:date="2015-01-26T02:21:00Z">
                  <w:r w:rsidR="00420066">
                    <w:t>p0</w:t>
                  </w:r>
                </w:ins>
                <w:customXmlInsRangeStart w:id="4630" w:author="peng" w:date="2015-01-26T02:21:00Z"/>
              </w:sdtContent>
            </w:sdt>
            <w:customXmlInsRangeEnd w:id="4630"/>
            <w:ins w:id="4631" w:author="peng" w:date="2015-01-26T02:21:00Z">
              <w:r w:rsidR="00420066">
                <w:t xml:space="preserve"> </w:t>
              </w:r>
            </w:ins>
            <w:customXmlInsRangeStart w:id="4632" w:author="peng" w:date="2015-01-26T02:21:00Z"/>
            <w:sdt>
              <w:sdtPr>
                <w:alias w:val="DataType ATTRIBUTE Name"/>
                <w:tag w:val="00000004-0000-000d-0000-000000000000"/>
                <w:id w:val="2098137178"/>
                <w:dataBinding w:xpath="/elements/element[@objid='00000004-0000-000d-0000-000000000000']/content[@alias='DataType ATTRIBUTE Name']" w:storeItemID="{D35B6978-45B9-4860-8E6E-EDB6F017D2CB}"/>
                <w:text w:multiLine="1"/>
              </w:sdtPr>
              <w:sdtEndPr/>
              <w:sdtContent>
                <w:customXmlInsRangeEnd w:id="4632"/>
                <w:ins w:id="4633" w:author="peng" w:date="2015-01-26T02:21:00Z">
                  <w:r w:rsidR="00420066">
                    <w:t>string</w:t>
                  </w:r>
                </w:ins>
                <w:customXmlInsRangeStart w:id="4634" w:author="peng" w:date="2015-01-26T02:21:00Z"/>
              </w:sdtContent>
            </w:sdt>
            <w:customXmlInsRangeEnd w:id="4634"/>
            <w:ins w:id="4635" w:author="peng" w:date="2015-01-26T02:21:00Z">
              <w:r w:rsidR="00420066">
                <w:t>)</w:t>
              </w:r>
            </w:ins>
          </w:p>
        </w:tc>
        <w:tc>
          <w:tcPr>
            <w:tcW w:w="0" w:type="auto"/>
          </w:tcPr>
          <w:p w14:paraId="2BF63E02" w14:textId="6DDF3F5C" w:rsidR="00420066" w:rsidRDefault="007D1D13" w:rsidP="00420066">
            <w:pPr>
              <w:cnfStyle w:val="000000100000" w:firstRow="0" w:lastRow="0" w:firstColumn="0" w:lastColumn="0" w:oddVBand="0" w:evenVBand="0" w:oddHBand="1" w:evenHBand="0" w:firstRowFirstColumn="0" w:firstRowLastColumn="0" w:lastRowFirstColumn="0" w:lastRowLastColumn="0"/>
              <w:rPr>
                <w:ins w:id="4636" w:author="peng" w:date="2015-01-26T02:21:00Z"/>
              </w:rPr>
            </w:pPr>
            <w:customXmlInsRangeStart w:id="4637" w:author="peng" w:date="2015-01-26T02:21:00Z"/>
            <w:sdt>
              <w:sdtPr>
                <w:alias w:val="Operation NOTE description 0"/>
                <w:tag w:val="5f02503d-159a-4a86-beea-64e6de3555ee"/>
                <w:id w:val="-1648426090"/>
                <w:dataBinding w:xpath="/elements/element[@objid='5f02503d-159a-4a86-beea-64e6de3555ee']/content[@alias='Operation NOTE description 0']" w:storeItemID="{D35B6978-45B9-4860-8E6E-EDB6F017D2CB}"/>
                <w:text w:multiLine="1"/>
              </w:sdtPr>
              <w:sdtEndPr/>
              <w:sdtContent>
                <w:customXmlInsRangeEnd w:id="4637"/>
                <w:ins w:id="4638" w:author="peng" w:date="2015-01-26T02:21:00Z">
                  <w:r w:rsidR="00420066">
                    <w:rPr>
                      <w:rFonts w:hint="eastAsia"/>
                      <w:lang w:eastAsia="zh-TW"/>
                    </w:rPr>
                    <w:t>implements getLearnerParameterDescription method of Learner</w:t>
                  </w:r>
                </w:ins>
                <w:customXmlInsRangeStart w:id="4639" w:author="peng" w:date="2015-01-26T02:21:00Z"/>
              </w:sdtContent>
            </w:sdt>
            <w:customXmlInsRangeEnd w:id="4639"/>
          </w:p>
        </w:tc>
      </w:tr>
      <w:tr w:rsidR="00420066" w14:paraId="3E4B68E3" w14:textId="77777777" w:rsidTr="00420066">
        <w:trPr>
          <w:jc w:val="both"/>
          <w:ins w:id="464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FB38182" w14:textId="77777777" w:rsidR="00420066" w:rsidRDefault="007D1D13" w:rsidP="00420066">
            <w:pPr>
              <w:rPr>
                <w:ins w:id="4641" w:author="peng" w:date="2015-01-26T02:21:00Z"/>
              </w:rPr>
            </w:pPr>
            <w:customXmlInsRangeStart w:id="4642" w:author="peng" w:date="2015-01-26T02:21:00Z"/>
            <w:sdt>
              <w:sdtPr>
                <w:alias w:val="DataType ATTRIBUTE Name"/>
                <w:tag w:val="00000004-0000-000d-0000-000000000000"/>
                <w:id w:val="-669488260"/>
                <w:dataBinding w:xpath="/elements/element[@objid='00000004-0000-000d-0000-000000000000']/content[@alias='DataType ATTRIBUTE Name']" w:storeItemID="{D35B6978-45B9-4860-8E6E-EDB6F017D2CB}"/>
                <w:text w:multiLine="1"/>
              </w:sdtPr>
              <w:sdtEndPr/>
              <w:sdtContent>
                <w:customXmlInsRangeEnd w:id="4642"/>
                <w:ins w:id="4643" w:author="peng" w:date="2015-01-26T02:21:00Z">
                  <w:r w:rsidR="00420066">
                    <w:t>string</w:t>
                  </w:r>
                </w:ins>
                <w:customXmlInsRangeStart w:id="4644" w:author="peng" w:date="2015-01-26T02:21:00Z"/>
              </w:sdtContent>
            </w:sdt>
            <w:customXmlInsRangeEnd w:id="4644"/>
            <w:ins w:id="4645" w:author="peng" w:date="2015-01-26T02:21:00Z">
              <w:r w:rsidR="00420066">
                <w:t xml:space="preserve"> </w:t>
              </w:r>
            </w:ins>
            <w:customXmlInsRangeStart w:id="4646" w:author="peng" w:date="2015-01-26T02:21:00Z"/>
            <w:sdt>
              <w:sdtPr>
                <w:alias w:val="Operation ATTRIBUTE Name"/>
                <w:tag w:val="09f39372-e4c2-40ef-be1d-63f4a85ee741"/>
                <w:id w:val="-1136638606"/>
                <w:dataBinding w:xpath="/elements/element[@objid='09f39372-e4c2-40ef-be1d-63f4a85ee741']/content[@alias='Operation ATTRIBUTE Name']" w:storeItemID="{D35B6978-45B9-4860-8E6E-EDB6F017D2CB}"/>
                <w:text w:multiLine="1"/>
              </w:sdtPr>
              <w:sdtEndPr/>
              <w:sdtContent>
                <w:customXmlInsRangeEnd w:id="4646"/>
                <w:ins w:id="4647" w:author="peng" w:date="2015-01-26T02:21:00Z">
                  <w:r w:rsidR="00420066">
                    <w:t>getLearnerParameters</w:t>
                  </w:r>
                </w:ins>
                <w:customXmlInsRangeStart w:id="4648" w:author="peng" w:date="2015-01-26T02:21:00Z"/>
              </w:sdtContent>
            </w:sdt>
            <w:customXmlInsRangeEnd w:id="4648"/>
            <w:ins w:id="4649" w:author="peng" w:date="2015-01-26T02:21:00Z">
              <w:r w:rsidR="00420066">
                <w:t xml:space="preserve"> ()</w:t>
              </w:r>
            </w:ins>
          </w:p>
        </w:tc>
        <w:tc>
          <w:tcPr>
            <w:tcW w:w="0" w:type="auto"/>
          </w:tcPr>
          <w:p w14:paraId="547C440C" w14:textId="7A8A62B3" w:rsidR="00420066" w:rsidRDefault="007D1D13" w:rsidP="00420066">
            <w:pPr>
              <w:cnfStyle w:val="000000000000" w:firstRow="0" w:lastRow="0" w:firstColumn="0" w:lastColumn="0" w:oddVBand="0" w:evenVBand="0" w:oddHBand="0" w:evenHBand="0" w:firstRowFirstColumn="0" w:firstRowLastColumn="0" w:lastRowFirstColumn="0" w:lastRowLastColumn="0"/>
              <w:rPr>
                <w:ins w:id="4650" w:author="peng" w:date="2015-01-26T02:21:00Z"/>
              </w:rPr>
            </w:pPr>
            <w:customXmlInsRangeStart w:id="4651" w:author="peng" w:date="2015-01-26T02:21:00Z"/>
            <w:sdt>
              <w:sdtPr>
                <w:alias w:val="Operation NOTE description 0"/>
                <w:tag w:val="09f39372-e4c2-40ef-be1d-63f4a85ee741"/>
                <w:id w:val="-2112356550"/>
                <w:dataBinding w:xpath="/elements/element[@objid='09f39372-e4c2-40ef-be1d-63f4a85ee741']/content[@alias='Operation NOTE description 0']" w:storeItemID="{D35B6978-45B9-4860-8E6E-EDB6F017D2CB}"/>
                <w:text w:multiLine="1"/>
              </w:sdtPr>
              <w:sdtEndPr/>
              <w:sdtContent>
                <w:customXmlInsRangeEnd w:id="4651"/>
                <w:ins w:id="4652" w:author="peng" w:date="2015-01-26T02:21:00Z">
                  <w:r w:rsidR="00420066">
                    <w:rPr>
                      <w:rFonts w:hint="eastAsia"/>
                      <w:lang w:eastAsia="zh-TW"/>
                    </w:rPr>
                    <w:t>implements getLearnerParameters method of Learner</w:t>
                  </w:r>
                </w:ins>
                <w:customXmlInsRangeStart w:id="4653" w:author="peng" w:date="2015-01-26T02:21:00Z"/>
              </w:sdtContent>
            </w:sdt>
            <w:customXmlInsRangeEnd w:id="4653"/>
          </w:p>
        </w:tc>
      </w:tr>
      <w:tr w:rsidR="00420066" w14:paraId="2E943E6A" w14:textId="77777777" w:rsidTr="00420066">
        <w:trPr>
          <w:cnfStyle w:val="000000100000" w:firstRow="0" w:lastRow="0" w:firstColumn="0" w:lastColumn="0" w:oddVBand="0" w:evenVBand="0" w:oddHBand="1" w:evenHBand="0" w:firstRowFirstColumn="0" w:firstRowLastColumn="0" w:lastRowFirstColumn="0" w:lastRowLastColumn="0"/>
          <w:jc w:val="both"/>
          <w:ins w:id="465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E038ED9" w14:textId="77777777" w:rsidR="00420066" w:rsidRDefault="007D1D13" w:rsidP="00420066">
            <w:pPr>
              <w:rPr>
                <w:ins w:id="4655" w:author="peng" w:date="2015-01-26T02:21:00Z"/>
              </w:rPr>
            </w:pPr>
            <w:customXmlInsRangeStart w:id="4656" w:author="peng" w:date="2015-01-26T02:21:00Z"/>
            <w:sdt>
              <w:sdtPr>
                <w:alias w:val="Class ATTRIBUTE Name"/>
                <w:tag w:val="92fc168f-e9ed-43b3-a14e-75150ac60ff0"/>
                <w:id w:val="-1280259779"/>
                <w:dataBinding w:xpath="/elements/element[@objid='92fc168f-e9ed-43b3-a14e-75150ac60ff0']/content[@alias='Class ATTRIBUTE Name']" w:storeItemID="{D35B6978-45B9-4860-8E6E-EDB6F017D2CB}"/>
                <w:text w:multiLine="1"/>
              </w:sdtPr>
              <w:sdtEndPr/>
              <w:sdtContent>
                <w:customXmlInsRangeEnd w:id="4656"/>
                <w:ins w:id="4657" w:author="peng" w:date="2015-01-26T02:21:00Z">
                  <w:r w:rsidR="00420066">
                    <w:t>Object</w:t>
                  </w:r>
                </w:ins>
                <w:customXmlInsRangeStart w:id="4658" w:author="peng" w:date="2015-01-26T02:21:00Z"/>
              </w:sdtContent>
            </w:sdt>
            <w:customXmlInsRangeEnd w:id="4658"/>
            <w:ins w:id="4659" w:author="peng" w:date="2015-01-26T02:21:00Z">
              <w:r w:rsidR="00420066">
                <w:t xml:space="preserve"> </w:t>
              </w:r>
            </w:ins>
            <w:customXmlInsRangeStart w:id="4660" w:author="peng" w:date="2015-01-26T02:21:00Z"/>
            <w:sdt>
              <w:sdtPr>
                <w:alias w:val="Operation ATTRIBUTE Name"/>
                <w:tag w:val="ed4da577-e9c1-44db-b292-1ddb4aeab813"/>
                <w:id w:val="-1821875572"/>
                <w:dataBinding w:xpath="/elements/element[@objid='ed4da577-e9c1-44db-b292-1ddb4aeab813']/content[@alias='Operation ATTRIBUTE Name']" w:storeItemID="{D35B6978-45B9-4860-8E6E-EDB6F017D2CB}"/>
                <w:text w:multiLine="1"/>
              </w:sdtPr>
              <w:sdtEndPr/>
              <w:sdtContent>
                <w:customXmlInsRangeEnd w:id="4660"/>
                <w:ins w:id="4661" w:author="peng" w:date="2015-01-26T02:21:00Z">
                  <w:r w:rsidR="00420066">
                    <w:t>getLearnerPossibleValues</w:t>
                  </w:r>
                </w:ins>
                <w:customXmlInsRangeStart w:id="4662" w:author="peng" w:date="2015-01-26T02:21:00Z"/>
              </w:sdtContent>
            </w:sdt>
            <w:customXmlInsRangeEnd w:id="4662"/>
            <w:ins w:id="4663" w:author="peng" w:date="2015-01-26T02:21:00Z">
              <w:r w:rsidR="00420066">
                <w:t xml:space="preserve"> (</w:t>
              </w:r>
            </w:ins>
            <w:customXmlInsRangeStart w:id="4664" w:author="peng" w:date="2015-01-26T02:21:00Z"/>
            <w:sdt>
              <w:sdtPr>
                <w:rPr>
                  <w:rStyle w:val="ae"/>
                </w:rPr>
                <w:alias w:val="Parameter ATTRIBUTE ParameterPassing"/>
                <w:tag w:val="d68ff2ff-2606-4d22-82ff-b7bbe88da162"/>
                <w:id w:val="-233624167"/>
                <w:dataBinding w:xpath="/elements/element[@objid='d68ff2ff-2606-4d22-82ff-b7bbe88da162']/content[@alias='Parameter ATTRIBUTE ParameterPassing']" w:storeItemID="{D35B6978-45B9-4860-8E6E-EDB6F017D2CB}"/>
                <w:text w:multiLine="1"/>
              </w:sdtPr>
              <w:sdtEndPr>
                <w:rPr>
                  <w:rStyle w:val="ae"/>
                </w:rPr>
              </w:sdtEndPr>
              <w:sdtContent>
                <w:customXmlInsRangeEnd w:id="4664"/>
                <w:ins w:id="4665" w:author="peng" w:date="2015-01-26T02:21:00Z">
                  <w:r w:rsidR="00420066">
                    <w:rPr>
                      <w:rStyle w:val="ae"/>
                    </w:rPr>
                    <w:t>Inout</w:t>
                  </w:r>
                </w:ins>
                <w:customXmlInsRangeStart w:id="4666" w:author="peng" w:date="2015-01-26T02:21:00Z"/>
              </w:sdtContent>
            </w:sdt>
            <w:customXmlInsRangeEnd w:id="4666"/>
            <w:ins w:id="4667" w:author="peng" w:date="2015-01-26T02:21:00Z">
              <w:r w:rsidR="00420066">
                <w:rPr>
                  <w:rStyle w:val="ae"/>
                </w:rPr>
                <w:t xml:space="preserve"> </w:t>
              </w:r>
            </w:ins>
            <w:customXmlInsRangeStart w:id="4668" w:author="peng" w:date="2015-01-26T02:21:00Z"/>
            <w:sdt>
              <w:sdtPr>
                <w:alias w:val="Parameter ATTRIBUTE Name"/>
                <w:tag w:val="d68ff2ff-2606-4d22-82ff-b7bbe88da162"/>
                <w:id w:val="-2062553404"/>
                <w:dataBinding w:xpath="/elements/element[@objid='d68ff2ff-2606-4d22-82ff-b7bbe88da162']/content[@alias='Parameter ATTRIBUTE Name']" w:storeItemID="{D35B6978-45B9-4860-8E6E-EDB6F017D2CB}"/>
                <w:text w:multiLine="1"/>
              </w:sdtPr>
              <w:sdtEndPr/>
              <w:sdtContent>
                <w:customXmlInsRangeEnd w:id="4668"/>
                <w:ins w:id="4669" w:author="peng" w:date="2015-01-26T02:21:00Z">
                  <w:r w:rsidR="00420066">
                    <w:t>p0</w:t>
                  </w:r>
                </w:ins>
                <w:customXmlInsRangeStart w:id="4670" w:author="peng" w:date="2015-01-26T02:21:00Z"/>
              </w:sdtContent>
            </w:sdt>
            <w:customXmlInsRangeEnd w:id="4670"/>
            <w:ins w:id="4671" w:author="peng" w:date="2015-01-26T02:21:00Z">
              <w:r w:rsidR="00420066">
                <w:t xml:space="preserve"> </w:t>
              </w:r>
            </w:ins>
            <w:customXmlInsRangeStart w:id="4672" w:author="peng" w:date="2015-01-26T02:21:00Z"/>
            <w:sdt>
              <w:sdtPr>
                <w:alias w:val="DataType ATTRIBUTE Name"/>
                <w:tag w:val="00000004-0000-000d-0000-000000000000"/>
                <w:id w:val="1401029307"/>
                <w:dataBinding w:xpath="/elements/element[@objid='00000004-0000-000d-0000-000000000000']/content[@alias='DataType ATTRIBUTE Name']" w:storeItemID="{D35B6978-45B9-4860-8E6E-EDB6F017D2CB}"/>
                <w:text w:multiLine="1"/>
              </w:sdtPr>
              <w:sdtEndPr/>
              <w:sdtContent>
                <w:customXmlInsRangeEnd w:id="4672"/>
                <w:ins w:id="4673" w:author="peng" w:date="2015-01-26T02:21:00Z">
                  <w:r w:rsidR="00420066">
                    <w:t>string</w:t>
                  </w:r>
                </w:ins>
                <w:customXmlInsRangeStart w:id="4674" w:author="peng" w:date="2015-01-26T02:21:00Z"/>
              </w:sdtContent>
            </w:sdt>
            <w:customXmlInsRangeEnd w:id="4674"/>
            <w:ins w:id="4675" w:author="peng" w:date="2015-01-26T02:21:00Z">
              <w:r w:rsidR="00420066">
                <w:t>)</w:t>
              </w:r>
            </w:ins>
          </w:p>
        </w:tc>
        <w:tc>
          <w:tcPr>
            <w:tcW w:w="0" w:type="auto"/>
          </w:tcPr>
          <w:p w14:paraId="198C187D" w14:textId="2CCE6EA1" w:rsidR="00420066" w:rsidRDefault="007D1D13" w:rsidP="00420066">
            <w:pPr>
              <w:cnfStyle w:val="000000100000" w:firstRow="0" w:lastRow="0" w:firstColumn="0" w:lastColumn="0" w:oddVBand="0" w:evenVBand="0" w:oddHBand="1" w:evenHBand="0" w:firstRowFirstColumn="0" w:firstRowLastColumn="0" w:lastRowFirstColumn="0" w:lastRowLastColumn="0"/>
              <w:rPr>
                <w:ins w:id="4676" w:author="peng" w:date="2015-01-26T02:21:00Z"/>
              </w:rPr>
            </w:pPr>
            <w:customXmlInsRangeStart w:id="4677" w:author="peng" w:date="2015-01-26T02:21:00Z"/>
            <w:sdt>
              <w:sdtPr>
                <w:alias w:val="Operation NOTE description 0"/>
                <w:tag w:val="ed4da577-e9c1-44db-b292-1ddb4aeab813"/>
                <w:id w:val="168290889"/>
                <w:dataBinding w:xpath="/elements/element[@objid='ed4da577-e9c1-44db-b292-1ddb4aeab813']/content[@alias='Operation NOTE description 0']" w:storeItemID="{D35B6978-45B9-4860-8E6E-EDB6F017D2CB}"/>
                <w:text w:multiLine="1"/>
              </w:sdtPr>
              <w:sdtEndPr/>
              <w:sdtContent>
                <w:customXmlInsRangeEnd w:id="4677"/>
                <w:ins w:id="4678" w:author="peng" w:date="2015-01-26T02:21:00Z">
                  <w:r w:rsidR="00420066">
                    <w:rPr>
                      <w:rFonts w:hint="eastAsia"/>
                      <w:lang w:eastAsia="zh-TW"/>
                    </w:rPr>
                    <w:t>implements getLearnerPossibleValues method of Learner</w:t>
                  </w:r>
                </w:ins>
                <w:customXmlInsRangeStart w:id="4679" w:author="peng" w:date="2015-01-26T02:21:00Z"/>
              </w:sdtContent>
            </w:sdt>
            <w:customXmlInsRangeEnd w:id="4679"/>
          </w:p>
        </w:tc>
      </w:tr>
      <w:tr w:rsidR="00420066" w14:paraId="3A26B5B4" w14:textId="77777777" w:rsidTr="00420066">
        <w:trPr>
          <w:jc w:val="both"/>
          <w:ins w:id="468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82B3B88" w14:textId="77777777" w:rsidR="00420066" w:rsidRDefault="007D1D13" w:rsidP="00420066">
            <w:pPr>
              <w:rPr>
                <w:ins w:id="4681" w:author="peng" w:date="2015-01-26T02:21:00Z"/>
              </w:rPr>
            </w:pPr>
            <w:customXmlInsRangeStart w:id="4682" w:author="peng" w:date="2015-01-26T02:21:00Z"/>
            <w:sdt>
              <w:sdtPr>
                <w:alias w:val="Class ATTRIBUTE Name"/>
                <w:tag w:val="55adf043-d8ec-408e-8fac-79a956853ed0"/>
                <w:id w:val="1375195577"/>
                <w:dataBinding w:xpath="/elements/element[@objid='55adf043-d8ec-408e-8fac-79a956853ed0']/content[@alias='Class ATTRIBUTE Name']" w:storeItemID="{D35B6978-45B9-4860-8E6E-EDB6F017D2CB}"/>
                <w:text w:multiLine="1"/>
              </w:sdtPr>
              <w:sdtEndPr/>
              <w:sdtContent>
                <w:customXmlInsRangeEnd w:id="4682"/>
                <w:ins w:id="4683" w:author="peng" w:date="2015-01-26T02:21:00Z">
                  <w:r w:rsidR="00420066">
                    <w:t>Classifier</w:t>
                  </w:r>
                </w:ins>
                <w:customXmlInsRangeStart w:id="4684" w:author="peng" w:date="2015-01-26T02:21:00Z"/>
              </w:sdtContent>
            </w:sdt>
            <w:customXmlInsRangeEnd w:id="4684"/>
            <w:ins w:id="4685" w:author="peng" w:date="2015-01-26T02:21:00Z">
              <w:r w:rsidR="00420066">
                <w:t xml:space="preserve"> </w:t>
              </w:r>
            </w:ins>
            <w:customXmlInsRangeStart w:id="4686" w:author="peng" w:date="2015-01-26T02:21:00Z"/>
            <w:sdt>
              <w:sdtPr>
                <w:alias w:val="Operation ATTRIBUTE Name"/>
                <w:tag w:val="84799113-d630-4eef-bd4d-a074581d5b7f"/>
                <w:id w:val="-34198097"/>
                <w:dataBinding w:xpath="/elements/element[@objid='84799113-d630-4eef-bd4d-a074581d5b7f']/content[@alias='Operation ATTRIBUTE Name']" w:storeItemID="{D35B6978-45B9-4860-8E6E-EDB6F017D2CB}"/>
                <w:text w:multiLine="1"/>
              </w:sdtPr>
              <w:sdtEndPr/>
              <w:sdtContent>
                <w:customXmlInsRangeEnd w:id="4686"/>
                <w:ins w:id="4687" w:author="peng" w:date="2015-01-26T02:21:00Z">
                  <w:r w:rsidR="00420066">
                    <w:t>learn</w:t>
                  </w:r>
                </w:ins>
                <w:customXmlInsRangeStart w:id="4688" w:author="peng" w:date="2015-01-26T02:21:00Z"/>
              </w:sdtContent>
            </w:sdt>
            <w:customXmlInsRangeEnd w:id="4688"/>
            <w:ins w:id="4689" w:author="peng" w:date="2015-01-26T02:21:00Z">
              <w:r w:rsidR="00420066">
                <w:t xml:space="preserve"> (</w:t>
              </w:r>
            </w:ins>
            <w:customXmlInsRangeStart w:id="4690" w:author="peng" w:date="2015-01-26T02:21:00Z"/>
            <w:sdt>
              <w:sdtPr>
                <w:rPr>
                  <w:rStyle w:val="ae"/>
                </w:rPr>
                <w:alias w:val="Parameter ATTRIBUTE ParameterPassing"/>
                <w:tag w:val="4c697302-3f66-4e6c-a6cd-585e39eaffa2"/>
                <w:id w:val="-405764455"/>
                <w:dataBinding w:xpath="/elements/element[@objid='4c697302-3f66-4e6c-a6cd-585e39eaffa2']/content[@alias='Parameter ATTRIBUTE ParameterPassing']" w:storeItemID="{D35B6978-45B9-4860-8E6E-EDB6F017D2CB}"/>
                <w:text w:multiLine="1"/>
              </w:sdtPr>
              <w:sdtEndPr>
                <w:rPr>
                  <w:rStyle w:val="ae"/>
                </w:rPr>
              </w:sdtEndPr>
              <w:sdtContent>
                <w:customXmlInsRangeEnd w:id="4690"/>
                <w:ins w:id="4691" w:author="peng" w:date="2015-01-26T02:21:00Z">
                  <w:r w:rsidR="00420066">
                    <w:rPr>
                      <w:rStyle w:val="ae"/>
                    </w:rPr>
                    <w:t>Inout</w:t>
                  </w:r>
                </w:ins>
                <w:customXmlInsRangeStart w:id="4692" w:author="peng" w:date="2015-01-26T02:21:00Z"/>
              </w:sdtContent>
            </w:sdt>
            <w:customXmlInsRangeEnd w:id="4692"/>
            <w:ins w:id="4693" w:author="peng" w:date="2015-01-26T02:21:00Z">
              <w:r w:rsidR="00420066">
                <w:rPr>
                  <w:rStyle w:val="ae"/>
                </w:rPr>
                <w:t xml:space="preserve"> </w:t>
              </w:r>
            </w:ins>
            <w:customXmlInsRangeStart w:id="4694" w:author="peng" w:date="2015-01-26T02:21:00Z"/>
            <w:sdt>
              <w:sdtPr>
                <w:alias w:val="Parameter ATTRIBUTE Name"/>
                <w:tag w:val="4c697302-3f66-4e6c-a6cd-585e39eaffa2"/>
                <w:id w:val="2018799"/>
                <w:dataBinding w:xpath="/elements/element[@objid='4c697302-3f66-4e6c-a6cd-585e39eaffa2']/content[@alias='Parameter ATTRIBUTE Name']" w:storeItemID="{D35B6978-45B9-4860-8E6E-EDB6F017D2CB}"/>
                <w:text w:multiLine="1"/>
              </w:sdtPr>
              <w:sdtEndPr/>
              <w:sdtContent>
                <w:customXmlInsRangeEnd w:id="4694"/>
                <w:ins w:id="4695" w:author="peng" w:date="2015-01-26T02:21:00Z">
                  <w:r w:rsidR="00420066">
                    <w:t>threadMode</w:t>
                  </w:r>
                </w:ins>
                <w:customXmlInsRangeStart w:id="4696" w:author="peng" w:date="2015-01-26T02:21:00Z"/>
              </w:sdtContent>
            </w:sdt>
            <w:customXmlInsRangeEnd w:id="4696"/>
            <w:ins w:id="4697" w:author="peng" w:date="2015-01-26T02:21:00Z">
              <w:r w:rsidR="00420066">
                <w:t xml:space="preserve"> </w:t>
              </w:r>
            </w:ins>
            <w:customXmlInsRangeStart w:id="4698" w:author="peng" w:date="2015-01-26T02:21:00Z"/>
            <w:sdt>
              <w:sdtPr>
                <w:alias w:val="DataType ATTRIBUTE Name"/>
                <w:tag w:val="00000004-0000-0005-0000-000000000000"/>
                <w:id w:val="-1378075649"/>
                <w:dataBinding w:xpath="/elements/element[@objid='00000004-0000-0005-0000-000000000000']/content[@alias='DataType ATTRIBUTE Name']" w:storeItemID="{D35B6978-45B9-4860-8E6E-EDB6F017D2CB}"/>
                <w:text w:multiLine="1"/>
              </w:sdtPr>
              <w:sdtEndPr/>
              <w:sdtContent>
                <w:customXmlInsRangeEnd w:id="4698"/>
                <w:ins w:id="4699" w:author="peng" w:date="2015-01-26T02:21:00Z">
                  <w:r w:rsidR="00420066">
                    <w:t>boolean</w:t>
                  </w:r>
                </w:ins>
                <w:customXmlInsRangeStart w:id="4700" w:author="peng" w:date="2015-01-26T02:21:00Z"/>
              </w:sdtContent>
            </w:sdt>
            <w:customXmlInsRangeEnd w:id="4700"/>
            <w:ins w:id="4701" w:author="peng" w:date="2015-01-26T02:21:00Z">
              <w:r w:rsidR="00420066">
                <w:t>)</w:t>
              </w:r>
            </w:ins>
          </w:p>
        </w:tc>
        <w:tc>
          <w:tcPr>
            <w:tcW w:w="0" w:type="auto"/>
          </w:tcPr>
          <w:p w14:paraId="7D978DC5" w14:textId="79CF75EC" w:rsidR="00420066" w:rsidRDefault="007D1D13" w:rsidP="00420066">
            <w:pPr>
              <w:cnfStyle w:val="000000000000" w:firstRow="0" w:lastRow="0" w:firstColumn="0" w:lastColumn="0" w:oddVBand="0" w:evenVBand="0" w:oddHBand="0" w:evenHBand="0" w:firstRowFirstColumn="0" w:firstRowLastColumn="0" w:lastRowFirstColumn="0" w:lastRowLastColumn="0"/>
              <w:rPr>
                <w:ins w:id="4702" w:author="peng" w:date="2015-01-26T02:21:00Z"/>
              </w:rPr>
            </w:pPr>
            <w:customXmlInsRangeStart w:id="4703" w:author="peng" w:date="2015-01-26T02:21:00Z"/>
            <w:sdt>
              <w:sdtPr>
                <w:alias w:val="Operation NOTE description 0"/>
                <w:tag w:val="84799113-d630-4eef-bd4d-a074581d5b7f"/>
                <w:id w:val="-305863266"/>
                <w:dataBinding w:xpath="/elements/element[@objid='84799113-d630-4eef-bd4d-a074581d5b7f']/content[@alias='Operation NOTE description 0']" w:storeItemID="{D35B6978-45B9-4860-8E6E-EDB6F017D2CB}"/>
                <w:text w:multiLine="1"/>
              </w:sdtPr>
              <w:sdtEndPr/>
              <w:sdtContent>
                <w:customXmlInsRangeEnd w:id="4703"/>
                <w:ins w:id="4704" w:author="peng" w:date="2015-01-26T02:21:00Z">
                  <w:r w:rsidR="00420066">
                    <w:rPr>
                      <w:rFonts w:hint="eastAsia"/>
                      <w:lang w:eastAsia="zh-TW"/>
                    </w:rPr>
                    <w:t>implements learn method of Learner and trains a random forest classifier</w:t>
                  </w:r>
                </w:ins>
                <w:customXmlInsRangeStart w:id="4705" w:author="peng" w:date="2015-01-26T02:21:00Z"/>
              </w:sdtContent>
            </w:sdt>
            <w:customXmlInsRangeEnd w:id="4705"/>
          </w:p>
        </w:tc>
      </w:tr>
      <w:tr w:rsidR="00420066" w14:paraId="03D2C8D9" w14:textId="77777777" w:rsidTr="00420066">
        <w:trPr>
          <w:cnfStyle w:val="000000100000" w:firstRow="0" w:lastRow="0" w:firstColumn="0" w:lastColumn="0" w:oddVBand="0" w:evenVBand="0" w:oddHBand="1" w:evenHBand="0" w:firstRowFirstColumn="0" w:firstRowLastColumn="0" w:lastRowFirstColumn="0" w:lastRowLastColumn="0"/>
          <w:jc w:val="both"/>
          <w:ins w:id="470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A158D09" w14:textId="77777777" w:rsidR="00420066" w:rsidRDefault="007D1D13" w:rsidP="00420066">
            <w:pPr>
              <w:rPr>
                <w:ins w:id="4707" w:author="peng" w:date="2015-01-26T02:21:00Z"/>
              </w:rPr>
            </w:pPr>
            <w:customXmlInsRangeStart w:id="4708" w:author="peng" w:date="2015-01-26T02:21:00Z"/>
            <w:sdt>
              <w:sdtPr>
                <w:alias w:val="Class ATTRIBUTE Name"/>
                <w:tag w:val="55adf043-d8ec-408e-8fac-79a956853ed0"/>
                <w:id w:val="1482194405"/>
                <w:dataBinding w:xpath="/elements/element[@objid='55adf043-d8ec-408e-8fac-79a956853ed0']/content[@alias='Class ATTRIBUTE Name']" w:storeItemID="{D35B6978-45B9-4860-8E6E-EDB6F017D2CB}"/>
                <w:text w:multiLine="1"/>
              </w:sdtPr>
              <w:sdtEndPr/>
              <w:sdtContent>
                <w:customXmlInsRangeEnd w:id="4708"/>
                <w:ins w:id="4709" w:author="peng" w:date="2015-01-26T02:21:00Z">
                  <w:r w:rsidR="00420066">
                    <w:t>Classifier</w:t>
                  </w:r>
                </w:ins>
                <w:customXmlInsRangeStart w:id="4710" w:author="peng" w:date="2015-01-26T02:21:00Z"/>
              </w:sdtContent>
            </w:sdt>
            <w:customXmlInsRangeEnd w:id="4710"/>
            <w:ins w:id="4711" w:author="peng" w:date="2015-01-26T02:21:00Z">
              <w:r w:rsidR="00420066">
                <w:t xml:space="preserve"> </w:t>
              </w:r>
            </w:ins>
            <w:customXmlInsRangeStart w:id="4712" w:author="peng" w:date="2015-01-26T02:21:00Z"/>
            <w:sdt>
              <w:sdtPr>
                <w:alias w:val="Operation ATTRIBUTE Name"/>
                <w:tag w:val="0aee1c7c-bfbd-4b12-838e-6cb65b874a64"/>
                <w:id w:val="192042701"/>
                <w:dataBinding w:xpath="/elements/element[@objid='0aee1c7c-bfbd-4b12-838e-6cb65b874a64']/content[@alias='Operation ATTRIBUTE Name']" w:storeItemID="{D35B6978-45B9-4860-8E6E-EDB6F017D2CB}"/>
                <w:text w:multiLine="1"/>
              </w:sdtPr>
              <w:sdtEndPr/>
              <w:sdtContent>
                <w:customXmlInsRangeEnd w:id="4712"/>
                <w:ins w:id="4713" w:author="peng" w:date="2015-01-26T02:21:00Z">
                  <w:r w:rsidR="00420066">
                    <w:t>learn</w:t>
                  </w:r>
                </w:ins>
                <w:customXmlInsRangeStart w:id="4714" w:author="peng" w:date="2015-01-26T02:21:00Z"/>
              </w:sdtContent>
            </w:sdt>
            <w:customXmlInsRangeEnd w:id="4714"/>
            <w:ins w:id="4715" w:author="peng" w:date="2015-01-26T02:21:00Z">
              <w:r w:rsidR="00420066">
                <w:t xml:space="preserve"> (</w:t>
              </w:r>
            </w:ins>
            <w:customXmlInsRangeStart w:id="4716" w:author="peng" w:date="2015-01-26T02:21:00Z"/>
            <w:sdt>
              <w:sdtPr>
                <w:rPr>
                  <w:rStyle w:val="ae"/>
                </w:rPr>
                <w:alias w:val="Parameter ATTRIBUTE ParameterPassing"/>
                <w:tag w:val="937a7ee6-9260-4883-99f6-ad298c213a2c"/>
                <w:id w:val="1088655338"/>
                <w:dataBinding w:xpath="/elements/element[@objid='937a7ee6-9260-4883-99f6-ad298c213a2c']/content[@alias='Parameter ATTRIBUTE ParameterPassing']" w:storeItemID="{D35B6978-45B9-4860-8E6E-EDB6F017D2CB}"/>
                <w:text w:multiLine="1"/>
              </w:sdtPr>
              <w:sdtEndPr>
                <w:rPr>
                  <w:rStyle w:val="ae"/>
                </w:rPr>
              </w:sdtEndPr>
              <w:sdtContent>
                <w:customXmlInsRangeEnd w:id="4716"/>
                <w:ins w:id="4717" w:author="peng" w:date="2015-01-26T02:21:00Z">
                  <w:r w:rsidR="00420066">
                    <w:rPr>
                      <w:rStyle w:val="ae"/>
                    </w:rPr>
                    <w:t>In</w:t>
                  </w:r>
                </w:ins>
                <w:customXmlInsRangeStart w:id="4718" w:author="peng" w:date="2015-01-26T02:21:00Z"/>
              </w:sdtContent>
            </w:sdt>
            <w:customXmlInsRangeEnd w:id="4718"/>
            <w:ins w:id="4719" w:author="peng" w:date="2015-01-26T02:21:00Z">
              <w:r w:rsidR="00420066">
                <w:rPr>
                  <w:rStyle w:val="ae"/>
                </w:rPr>
                <w:t xml:space="preserve"> </w:t>
              </w:r>
            </w:ins>
            <w:customXmlInsRangeStart w:id="4720" w:author="peng" w:date="2015-01-26T02:21:00Z"/>
            <w:sdt>
              <w:sdtPr>
                <w:alias w:val="Parameter ATTRIBUTE Name"/>
                <w:tag w:val="937a7ee6-9260-4883-99f6-ad298c213a2c"/>
                <w:id w:val="1515197356"/>
                <w:dataBinding w:xpath="/elements/element[@objid='937a7ee6-9260-4883-99f6-ad298c213a2c']/content[@alias='Parameter ATTRIBUTE Name']" w:storeItemID="{D35B6978-45B9-4860-8E6E-EDB6F017D2CB}"/>
                <w:text w:multiLine="1"/>
              </w:sdtPr>
              <w:sdtEndPr/>
              <w:sdtContent>
                <w:customXmlInsRangeEnd w:id="4720"/>
                <w:ins w:id="4721" w:author="peng" w:date="2015-01-26T02:21:00Z">
                  <w:r w:rsidR="00420066">
                    <w:t>p0</w:t>
                  </w:r>
                </w:ins>
                <w:customXmlInsRangeStart w:id="4722" w:author="peng" w:date="2015-01-26T02:21:00Z"/>
              </w:sdtContent>
            </w:sdt>
            <w:customXmlInsRangeEnd w:id="4722"/>
            <w:ins w:id="4723" w:author="peng" w:date="2015-01-26T02:21:00Z">
              <w:r w:rsidR="00420066">
                <w:t xml:space="preserve"> </w:t>
              </w:r>
            </w:ins>
            <w:customXmlInsRangeStart w:id="4724" w:author="peng" w:date="2015-01-26T02:21:00Z"/>
            <w:sdt>
              <w:sdtPr>
                <w:alias w:val="Class ATTRIBUTE Name"/>
                <w:tag w:val="c1a9f5a8-cf39-4ce5-a2cb-00cf1809ab12"/>
                <w:id w:val="-297913875"/>
                <w:dataBinding w:xpath="/elements/element[@objid='c1a9f5a8-cf39-4ce5-a2cb-00cf1809ab12']/content[@alias='Class ATTRIBUTE Name']" w:storeItemID="{D35B6978-45B9-4860-8E6E-EDB6F017D2CB}"/>
                <w:text w:multiLine="1"/>
              </w:sdtPr>
              <w:sdtEndPr/>
              <w:sdtContent>
                <w:customXmlInsRangeEnd w:id="4724"/>
                <w:ins w:id="4725" w:author="peng" w:date="2015-01-26T02:21:00Z">
                  <w:r w:rsidR="00420066">
                    <w:t>DataBase</w:t>
                  </w:r>
                </w:ins>
                <w:customXmlInsRangeStart w:id="4726" w:author="peng" w:date="2015-01-26T02:21:00Z"/>
              </w:sdtContent>
            </w:sdt>
            <w:customXmlInsRangeEnd w:id="4726"/>
            <w:ins w:id="4727" w:author="peng" w:date="2015-01-26T02:21:00Z">
              <w:r w:rsidR="00420066">
                <w:t>)</w:t>
              </w:r>
            </w:ins>
          </w:p>
        </w:tc>
        <w:tc>
          <w:tcPr>
            <w:tcW w:w="0" w:type="auto"/>
          </w:tcPr>
          <w:p w14:paraId="27D07986"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728" w:author="peng" w:date="2015-01-26T02:21:00Z"/>
              </w:rPr>
            </w:pPr>
            <w:customXmlInsRangeStart w:id="4729" w:author="peng" w:date="2015-01-26T02:21:00Z"/>
            <w:sdt>
              <w:sdtPr>
                <w:alias w:val="Operation NOTE description 0"/>
                <w:tag w:val="0aee1c7c-bfbd-4b12-838e-6cb65b874a64"/>
                <w:id w:val="-1516754746"/>
                <w:dataBinding w:xpath="/elements/element[@objid='0aee1c7c-bfbd-4b12-838e-6cb65b874a64']/content[@alias='Operation NOTE description 0']" w:storeItemID="{D35B6978-45B9-4860-8E6E-EDB6F017D2CB}"/>
                <w:text w:multiLine="1"/>
              </w:sdtPr>
              <w:sdtEndPr/>
              <w:sdtContent>
                <w:customXmlInsRangeEnd w:id="4729"/>
                <w:ins w:id="4730" w:author="peng" w:date="2015-01-26T02:21:00Z">
                  <w:r w:rsidR="00420066">
                    <w:t>train decision trees of random forest</w:t>
                  </w:r>
                </w:ins>
                <w:customXmlInsRangeStart w:id="4731" w:author="peng" w:date="2015-01-26T02:21:00Z"/>
              </w:sdtContent>
            </w:sdt>
            <w:customXmlInsRangeEnd w:id="4731"/>
          </w:p>
        </w:tc>
      </w:tr>
      <w:tr w:rsidR="00420066" w14:paraId="578B0D03" w14:textId="77777777" w:rsidTr="00420066">
        <w:trPr>
          <w:jc w:val="both"/>
          <w:ins w:id="473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86FE507" w14:textId="77777777" w:rsidR="00420066" w:rsidRDefault="007D1D13" w:rsidP="00420066">
            <w:pPr>
              <w:rPr>
                <w:ins w:id="4733" w:author="peng" w:date="2015-01-26T02:21:00Z"/>
              </w:rPr>
            </w:pPr>
            <w:customXmlInsRangeStart w:id="4734" w:author="peng" w:date="2015-01-26T02:21:00Z"/>
            <w:sdt>
              <w:sdtPr>
                <w:alias w:val="Operation ATTRIBUTE Name"/>
                <w:tag w:val="9b2f1c61-6be7-4156-85db-15202c387c02"/>
                <w:id w:val="-2112970691"/>
                <w:dataBinding w:xpath="/elements/element[@objid='9b2f1c61-6be7-4156-85db-15202c387c02']/content[@alias='Operation ATTRIBUTE Name']" w:storeItemID="{D35B6978-45B9-4860-8E6E-EDB6F017D2CB}"/>
                <w:text w:multiLine="1"/>
              </w:sdtPr>
              <w:sdtEndPr/>
              <w:sdtContent>
                <w:customXmlInsRangeEnd w:id="4734"/>
                <w:ins w:id="4735" w:author="peng" w:date="2015-01-26T02:21:00Z">
                  <w:r w:rsidR="00420066">
                    <w:t>setLearnerParameter</w:t>
                  </w:r>
                </w:ins>
                <w:customXmlInsRangeStart w:id="4736" w:author="peng" w:date="2015-01-26T02:21:00Z"/>
              </w:sdtContent>
            </w:sdt>
            <w:customXmlInsRangeEnd w:id="4736"/>
            <w:ins w:id="4737" w:author="peng" w:date="2015-01-26T02:21:00Z">
              <w:r w:rsidR="00420066">
                <w:t xml:space="preserve"> (</w:t>
              </w:r>
            </w:ins>
            <w:customXmlInsRangeStart w:id="4738" w:author="peng" w:date="2015-01-26T02:21:00Z"/>
            <w:sdt>
              <w:sdtPr>
                <w:rPr>
                  <w:rStyle w:val="ae"/>
                </w:rPr>
                <w:alias w:val="Parameter ATTRIBUTE ParameterPassing"/>
                <w:tag w:val="a9b8a9da-a611-43a9-a19d-93fdd82edbdb"/>
                <w:id w:val="-1717728666"/>
                <w:dataBinding w:xpath="/elements/element[@objid='a9b8a9da-a611-43a9-a19d-93fdd82edbdb']/content[@alias='Parameter ATTRIBUTE ParameterPassing']" w:storeItemID="{D35B6978-45B9-4860-8E6E-EDB6F017D2CB}"/>
                <w:text w:multiLine="1"/>
              </w:sdtPr>
              <w:sdtEndPr>
                <w:rPr>
                  <w:rStyle w:val="ae"/>
                </w:rPr>
              </w:sdtEndPr>
              <w:sdtContent>
                <w:customXmlInsRangeEnd w:id="4738"/>
                <w:ins w:id="4739" w:author="peng" w:date="2015-01-26T02:21:00Z">
                  <w:r w:rsidR="00420066">
                    <w:rPr>
                      <w:rStyle w:val="ae"/>
                    </w:rPr>
                    <w:t>Inout</w:t>
                  </w:r>
                </w:ins>
                <w:customXmlInsRangeStart w:id="4740" w:author="peng" w:date="2015-01-26T02:21:00Z"/>
              </w:sdtContent>
            </w:sdt>
            <w:customXmlInsRangeEnd w:id="4740"/>
            <w:ins w:id="4741" w:author="peng" w:date="2015-01-26T02:21:00Z">
              <w:r w:rsidR="00420066">
                <w:rPr>
                  <w:rStyle w:val="ae"/>
                </w:rPr>
                <w:t xml:space="preserve"> </w:t>
              </w:r>
            </w:ins>
            <w:customXmlInsRangeStart w:id="4742" w:author="peng" w:date="2015-01-26T02:21:00Z"/>
            <w:sdt>
              <w:sdtPr>
                <w:alias w:val="Parameter ATTRIBUTE Name"/>
                <w:tag w:val="a9b8a9da-a611-43a9-a19d-93fdd82edbdb"/>
                <w:id w:val="-1040353770"/>
                <w:dataBinding w:xpath="/elements/element[@objid='a9b8a9da-a611-43a9-a19d-93fdd82edbdb']/content[@alias='Parameter ATTRIBUTE Name']" w:storeItemID="{D35B6978-45B9-4860-8E6E-EDB6F017D2CB}"/>
                <w:text w:multiLine="1"/>
              </w:sdtPr>
              <w:sdtEndPr/>
              <w:sdtContent>
                <w:customXmlInsRangeEnd w:id="4742"/>
                <w:ins w:id="4743" w:author="peng" w:date="2015-01-26T02:21:00Z">
                  <w:r w:rsidR="00420066">
                    <w:t>p0</w:t>
                  </w:r>
                </w:ins>
                <w:customXmlInsRangeStart w:id="4744" w:author="peng" w:date="2015-01-26T02:21:00Z"/>
              </w:sdtContent>
            </w:sdt>
            <w:customXmlInsRangeEnd w:id="4744"/>
            <w:ins w:id="4745" w:author="peng" w:date="2015-01-26T02:21:00Z">
              <w:r w:rsidR="00420066">
                <w:t xml:space="preserve"> </w:t>
              </w:r>
            </w:ins>
            <w:customXmlInsRangeStart w:id="4746" w:author="peng" w:date="2015-01-26T02:21:00Z"/>
            <w:sdt>
              <w:sdtPr>
                <w:alias w:val="DataType ATTRIBUTE Name"/>
                <w:tag w:val="00000004-0000-000d-0000-000000000000"/>
                <w:id w:val="-383649108"/>
                <w:dataBinding w:xpath="/elements/element[@objid='00000004-0000-000d-0000-000000000000']/content[@alias='DataType ATTRIBUTE Name']" w:storeItemID="{D35B6978-45B9-4860-8E6E-EDB6F017D2CB}"/>
                <w:text w:multiLine="1"/>
              </w:sdtPr>
              <w:sdtEndPr/>
              <w:sdtContent>
                <w:customXmlInsRangeEnd w:id="4746"/>
                <w:ins w:id="4747" w:author="peng" w:date="2015-01-26T02:21:00Z">
                  <w:r w:rsidR="00420066">
                    <w:t>string</w:t>
                  </w:r>
                </w:ins>
                <w:customXmlInsRangeStart w:id="4748" w:author="peng" w:date="2015-01-26T02:21:00Z"/>
              </w:sdtContent>
            </w:sdt>
            <w:customXmlInsRangeEnd w:id="4748"/>
            <w:ins w:id="4749" w:author="peng" w:date="2015-01-26T02:21:00Z">
              <w:r w:rsidR="00420066">
                <w:t>,</w:t>
              </w:r>
            </w:ins>
            <w:customXmlInsRangeStart w:id="4750" w:author="peng" w:date="2015-01-26T02:21:00Z"/>
            <w:sdt>
              <w:sdtPr>
                <w:rPr>
                  <w:rStyle w:val="ae"/>
                </w:rPr>
                <w:alias w:val="Parameter ATTRIBUTE ParameterPassing"/>
                <w:tag w:val="a2ea1d65-e182-4c99-812a-ce40182784a7"/>
                <w:id w:val="-172034526"/>
                <w:dataBinding w:xpath="/elements/element[@objid='a2ea1d65-e182-4c99-812a-ce40182784a7']/content[@alias='Parameter ATTRIBUTE ParameterPassing']" w:storeItemID="{D35B6978-45B9-4860-8E6E-EDB6F017D2CB}"/>
                <w:text w:multiLine="1"/>
              </w:sdtPr>
              <w:sdtEndPr>
                <w:rPr>
                  <w:rStyle w:val="ae"/>
                </w:rPr>
              </w:sdtEndPr>
              <w:sdtContent>
                <w:customXmlInsRangeEnd w:id="4750"/>
                <w:ins w:id="4751" w:author="peng" w:date="2015-01-26T02:21:00Z">
                  <w:r w:rsidR="00420066">
                    <w:rPr>
                      <w:rStyle w:val="ae"/>
                    </w:rPr>
                    <w:t>Inout</w:t>
                  </w:r>
                </w:ins>
                <w:customXmlInsRangeStart w:id="4752" w:author="peng" w:date="2015-01-26T02:21:00Z"/>
              </w:sdtContent>
            </w:sdt>
            <w:customXmlInsRangeEnd w:id="4752"/>
            <w:ins w:id="4753" w:author="peng" w:date="2015-01-26T02:21:00Z">
              <w:r w:rsidR="00420066">
                <w:rPr>
                  <w:rStyle w:val="ae"/>
                </w:rPr>
                <w:t xml:space="preserve"> </w:t>
              </w:r>
            </w:ins>
            <w:customXmlInsRangeStart w:id="4754" w:author="peng" w:date="2015-01-26T02:21:00Z"/>
            <w:sdt>
              <w:sdtPr>
                <w:alias w:val="Parameter ATTRIBUTE Name"/>
                <w:tag w:val="a2ea1d65-e182-4c99-812a-ce40182784a7"/>
                <w:id w:val="-308016833"/>
                <w:dataBinding w:xpath="/elements/element[@objid='a2ea1d65-e182-4c99-812a-ce40182784a7']/content[@alias='Parameter ATTRIBUTE Name']" w:storeItemID="{D35B6978-45B9-4860-8E6E-EDB6F017D2CB}"/>
                <w:text w:multiLine="1"/>
              </w:sdtPr>
              <w:sdtEndPr/>
              <w:sdtContent>
                <w:customXmlInsRangeEnd w:id="4754"/>
                <w:ins w:id="4755" w:author="peng" w:date="2015-01-26T02:21:00Z">
                  <w:r w:rsidR="00420066">
                    <w:t>p1</w:t>
                  </w:r>
                </w:ins>
                <w:customXmlInsRangeStart w:id="4756" w:author="peng" w:date="2015-01-26T02:21:00Z"/>
              </w:sdtContent>
            </w:sdt>
            <w:customXmlInsRangeEnd w:id="4756"/>
            <w:ins w:id="4757" w:author="peng" w:date="2015-01-26T02:21:00Z">
              <w:r w:rsidR="00420066">
                <w:t xml:space="preserve"> </w:t>
              </w:r>
            </w:ins>
            <w:customXmlInsRangeStart w:id="4758" w:author="peng" w:date="2015-01-26T02:21:00Z"/>
            <w:sdt>
              <w:sdtPr>
                <w:alias w:val="Class ATTRIBUTE Name"/>
                <w:tag w:val="92fc168f-e9ed-43b3-a14e-75150ac60ff0"/>
                <w:id w:val="-283424745"/>
                <w:dataBinding w:xpath="/elements/element[@objid='92fc168f-e9ed-43b3-a14e-75150ac60ff0']/content[@alias='Class ATTRIBUTE Name']" w:storeItemID="{D35B6978-45B9-4860-8E6E-EDB6F017D2CB}"/>
                <w:text w:multiLine="1"/>
              </w:sdtPr>
              <w:sdtEndPr/>
              <w:sdtContent>
                <w:customXmlInsRangeEnd w:id="4758"/>
                <w:ins w:id="4759" w:author="peng" w:date="2015-01-26T02:21:00Z">
                  <w:r w:rsidR="00420066">
                    <w:t>Object</w:t>
                  </w:r>
                </w:ins>
                <w:customXmlInsRangeStart w:id="4760" w:author="peng" w:date="2015-01-26T02:21:00Z"/>
              </w:sdtContent>
            </w:sdt>
            <w:customXmlInsRangeEnd w:id="4760"/>
            <w:ins w:id="4761" w:author="peng" w:date="2015-01-26T02:21:00Z">
              <w:r w:rsidR="00420066">
                <w:t>)</w:t>
              </w:r>
            </w:ins>
          </w:p>
        </w:tc>
        <w:tc>
          <w:tcPr>
            <w:tcW w:w="0" w:type="auto"/>
          </w:tcPr>
          <w:p w14:paraId="07B2203A" w14:textId="081F9AF4" w:rsidR="00420066" w:rsidRDefault="007D1D13" w:rsidP="00420066">
            <w:pPr>
              <w:cnfStyle w:val="000000000000" w:firstRow="0" w:lastRow="0" w:firstColumn="0" w:lastColumn="0" w:oddVBand="0" w:evenVBand="0" w:oddHBand="0" w:evenHBand="0" w:firstRowFirstColumn="0" w:firstRowLastColumn="0" w:lastRowFirstColumn="0" w:lastRowLastColumn="0"/>
              <w:rPr>
                <w:ins w:id="4762" w:author="peng" w:date="2015-01-26T02:21:00Z"/>
              </w:rPr>
            </w:pPr>
            <w:customXmlInsRangeStart w:id="4763" w:author="peng" w:date="2015-01-26T02:21:00Z"/>
            <w:sdt>
              <w:sdtPr>
                <w:alias w:val="Operation NOTE description 0"/>
                <w:tag w:val="9b2f1c61-6be7-4156-85db-15202c387c02"/>
                <w:id w:val="-425186768"/>
                <w:dataBinding w:xpath="/elements/element[@objid='9b2f1c61-6be7-4156-85db-15202c387c02']/content[@alias='Operation NOTE description 0']" w:storeItemID="{D35B6978-45B9-4860-8E6E-EDB6F017D2CB}"/>
                <w:text w:multiLine="1"/>
              </w:sdtPr>
              <w:sdtEndPr/>
              <w:sdtContent>
                <w:customXmlInsRangeEnd w:id="4763"/>
                <w:ins w:id="4764" w:author="peng" w:date="2015-01-26T02:21:00Z">
                  <w:r w:rsidR="00420066">
                    <w:rPr>
                      <w:rFonts w:hint="eastAsia"/>
                      <w:lang w:eastAsia="zh-TW"/>
                    </w:rPr>
                    <w:t>implements setLearnerParameter method of Learner</w:t>
                  </w:r>
                </w:ins>
                <w:customXmlInsRangeStart w:id="4765" w:author="peng" w:date="2015-01-26T02:21:00Z"/>
              </w:sdtContent>
            </w:sdt>
            <w:customXmlInsRangeEnd w:id="4765"/>
          </w:p>
        </w:tc>
      </w:tr>
      <w:tr w:rsidR="00420066" w14:paraId="6B85193F" w14:textId="77777777" w:rsidTr="00420066">
        <w:trPr>
          <w:cnfStyle w:val="000000100000" w:firstRow="0" w:lastRow="0" w:firstColumn="0" w:lastColumn="0" w:oddVBand="0" w:evenVBand="0" w:oddHBand="1" w:evenHBand="0" w:firstRowFirstColumn="0" w:firstRowLastColumn="0" w:lastRowFirstColumn="0" w:lastRowLastColumn="0"/>
          <w:jc w:val="both"/>
          <w:ins w:id="476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C7F11EC" w14:textId="77777777" w:rsidR="00420066" w:rsidRDefault="007D1D13" w:rsidP="00420066">
            <w:pPr>
              <w:rPr>
                <w:ins w:id="4767" w:author="peng" w:date="2015-01-26T02:21:00Z"/>
              </w:rPr>
            </w:pPr>
            <w:customXmlInsRangeStart w:id="4768" w:author="peng" w:date="2015-01-26T02:21:00Z"/>
            <w:sdt>
              <w:sdtPr>
                <w:alias w:val="Operation ATTRIBUTE Name"/>
                <w:tag w:val="2b8ab060-1f34-4789-92c0-7ceb740e9c6b"/>
                <w:id w:val="-918100715"/>
                <w:dataBinding w:xpath="/elements/element[@objid='2b8ab060-1f34-4789-92c0-7ceb740e9c6b']/content[@alias='Operation ATTRIBUTE Name']" w:storeItemID="{D35B6978-45B9-4860-8E6E-EDB6F017D2CB}"/>
                <w:text w:multiLine="1"/>
              </w:sdtPr>
              <w:sdtEndPr/>
              <w:sdtContent>
                <w:customXmlInsRangeEnd w:id="4768"/>
                <w:ins w:id="4769" w:author="peng" w:date="2015-01-26T02:21:00Z">
                  <w:r w:rsidR="00420066">
                    <w:t>setTestData</w:t>
                  </w:r>
                </w:ins>
                <w:customXmlInsRangeStart w:id="4770" w:author="peng" w:date="2015-01-26T02:21:00Z"/>
              </w:sdtContent>
            </w:sdt>
            <w:customXmlInsRangeEnd w:id="4770"/>
            <w:ins w:id="4771" w:author="peng" w:date="2015-01-26T02:21:00Z">
              <w:r w:rsidR="00420066">
                <w:t xml:space="preserve"> (</w:t>
              </w:r>
            </w:ins>
            <w:customXmlInsRangeStart w:id="4772" w:author="peng" w:date="2015-01-26T02:21:00Z"/>
            <w:sdt>
              <w:sdtPr>
                <w:rPr>
                  <w:rStyle w:val="ae"/>
                </w:rPr>
                <w:alias w:val="Parameter ATTRIBUTE ParameterPassing"/>
                <w:tag w:val="da8e5ad3-2063-4685-a37b-ceb1d940c606"/>
                <w:id w:val="-1138946283"/>
                <w:dataBinding w:xpath="/elements/element[@objid='da8e5ad3-2063-4685-a37b-ceb1d940c606']/content[@alias='Parameter ATTRIBUTE ParameterPassing']" w:storeItemID="{D35B6978-45B9-4860-8E6E-EDB6F017D2CB}"/>
                <w:text w:multiLine="1"/>
              </w:sdtPr>
              <w:sdtEndPr>
                <w:rPr>
                  <w:rStyle w:val="ae"/>
                </w:rPr>
              </w:sdtEndPr>
              <w:sdtContent>
                <w:customXmlInsRangeEnd w:id="4772"/>
                <w:ins w:id="4773" w:author="peng" w:date="2015-01-26T02:21:00Z">
                  <w:r w:rsidR="00420066">
                    <w:rPr>
                      <w:rStyle w:val="ae"/>
                    </w:rPr>
                    <w:t>Inout</w:t>
                  </w:r>
                </w:ins>
                <w:customXmlInsRangeStart w:id="4774" w:author="peng" w:date="2015-01-26T02:21:00Z"/>
              </w:sdtContent>
            </w:sdt>
            <w:customXmlInsRangeEnd w:id="4774"/>
            <w:ins w:id="4775" w:author="peng" w:date="2015-01-26T02:21:00Z">
              <w:r w:rsidR="00420066">
                <w:rPr>
                  <w:rStyle w:val="ae"/>
                </w:rPr>
                <w:t xml:space="preserve"> </w:t>
              </w:r>
            </w:ins>
            <w:customXmlInsRangeStart w:id="4776" w:author="peng" w:date="2015-01-26T02:21:00Z"/>
            <w:sdt>
              <w:sdtPr>
                <w:alias w:val="Parameter ATTRIBUTE Name"/>
                <w:tag w:val="da8e5ad3-2063-4685-a37b-ceb1d940c606"/>
                <w:id w:val="-155074080"/>
                <w:dataBinding w:xpath="/elements/element[@objid='da8e5ad3-2063-4685-a37b-ceb1d940c606']/content[@alias='Parameter ATTRIBUTE Name']" w:storeItemID="{D35B6978-45B9-4860-8E6E-EDB6F017D2CB}"/>
                <w:text w:multiLine="1"/>
              </w:sdtPr>
              <w:sdtEndPr/>
              <w:sdtContent>
                <w:customXmlInsRangeEnd w:id="4776"/>
                <w:ins w:id="4777" w:author="peng" w:date="2015-01-26T02:21:00Z">
                  <w:r w:rsidR="00420066">
                    <w:t>testData</w:t>
                  </w:r>
                </w:ins>
                <w:customXmlInsRangeStart w:id="4778" w:author="peng" w:date="2015-01-26T02:21:00Z"/>
              </w:sdtContent>
            </w:sdt>
            <w:customXmlInsRangeEnd w:id="4778"/>
            <w:ins w:id="4779" w:author="peng" w:date="2015-01-26T02:21:00Z">
              <w:r w:rsidR="00420066">
                <w:t xml:space="preserve"> </w:t>
              </w:r>
            </w:ins>
            <w:customXmlInsRangeStart w:id="4780" w:author="peng" w:date="2015-01-26T02:21:00Z"/>
            <w:sdt>
              <w:sdtPr>
                <w:alias w:val="Class ATTRIBUTE Name"/>
                <w:tag w:val="4ccce523-4653-4dc2-a5bc-b4bfbbe95a34"/>
                <w:id w:val="486592388"/>
                <w:dataBinding w:xpath="/elements/element[@objid='4ccce523-4653-4dc2-a5bc-b4bfbbe95a34']/content[@alias='Class ATTRIBUTE Name']" w:storeItemID="{D35B6978-45B9-4860-8E6E-EDB6F017D2CB}"/>
                <w:text w:multiLine="1"/>
              </w:sdtPr>
              <w:sdtEndPr/>
              <w:sdtContent>
                <w:customXmlInsRangeEnd w:id="4780"/>
                <w:ins w:id="4781" w:author="peng" w:date="2015-01-26T02:21:00Z">
                  <w:r w:rsidR="00420066">
                    <w:t>DataVector</w:t>
                  </w:r>
                </w:ins>
                <w:customXmlInsRangeStart w:id="4782" w:author="peng" w:date="2015-01-26T02:21:00Z"/>
              </w:sdtContent>
            </w:sdt>
            <w:customXmlInsRangeEnd w:id="4782"/>
            <w:ins w:id="4783" w:author="peng" w:date="2015-01-26T02:21:00Z">
              <w:r w:rsidR="00420066">
                <w:t>)</w:t>
              </w:r>
            </w:ins>
          </w:p>
        </w:tc>
        <w:tc>
          <w:tcPr>
            <w:tcW w:w="0" w:type="auto"/>
          </w:tcPr>
          <w:p w14:paraId="01DF3872"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784" w:author="peng" w:date="2015-01-26T02:21:00Z"/>
              </w:rPr>
            </w:pPr>
            <w:customXmlInsRangeStart w:id="4785" w:author="peng" w:date="2015-01-26T02:21:00Z"/>
            <w:sdt>
              <w:sdtPr>
                <w:alias w:val="Operation NOTE description 0"/>
                <w:tag w:val="2b8ab060-1f34-4789-92c0-7ceb740e9c6b"/>
                <w:id w:val="1682155811"/>
                <w:dataBinding w:xpath="/elements/element[@objid='2b8ab060-1f34-4789-92c0-7ceb740e9c6b']/content[@alias='Operation NOTE description 0']" w:storeItemID="{D35B6978-45B9-4860-8E6E-EDB6F017D2CB}"/>
                <w:text w:multiLine="1"/>
              </w:sdtPr>
              <w:sdtEndPr/>
              <w:sdtContent>
                <w:customXmlInsRangeEnd w:id="4785"/>
                <w:ins w:id="4786" w:author="peng" w:date="2015-01-26T02:21:00Z">
                  <w:r w:rsidR="00420066">
                    <w:t>set testData</w:t>
                  </w:r>
                </w:ins>
                <w:customXmlInsRangeStart w:id="4787" w:author="peng" w:date="2015-01-26T02:21:00Z"/>
              </w:sdtContent>
            </w:sdt>
            <w:customXmlInsRangeEnd w:id="4787"/>
          </w:p>
        </w:tc>
      </w:tr>
      <w:tr w:rsidR="00420066" w14:paraId="7072639C" w14:textId="77777777" w:rsidTr="00420066">
        <w:trPr>
          <w:jc w:val="both"/>
          <w:ins w:id="478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C2669B1" w14:textId="77777777" w:rsidR="00420066" w:rsidRDefault="007D1D13" w:rsidP="00420066">
            <w:pPr>
              <w:rPr>
                <w:ins w:id="4789" w:author="peng" w:date="2015-01-26T02:21:00Z"/>
              </w:rPr>
            </w:pPr>
            <w:customXmlInsRangeStart w:id="4790" w:author="peng" w:date="2015-01-26T02:21:00Z"/>
            <w:sdt>
              <w:sdtPr>
                <w:alias w:val="Operation ATTRIBUTE Name"/>
                <w:tag w:val="da5e4fda-a3aa-46bc-be2f-e3917edf8e71"/>
                <w:id w:val="-175970232"/>
                <w:dataBinding w:xpath="/elements/element[@objid='da5e4fda-a3aa-46bc-be2f-e3917edf8e71']/content[@alias='Operation ATTRIBUTE Name']" w:storeItemID="{D35B6978-45B9-4860-8E6E-EDB6F017D2CB}"/>
                <w:text w:multiLine="1"/>
              </w:sdtPr>
              <w:sdtEndPr/>
              <w:sdtContent>
                <w:customXmlInsRangeEnd w:id="4790"/>
                <w:ins w:id="4791" w:author="peng" w:date="2015-01-26T02:21:00Z">
                  <w:r w:rsidR="00420066">
                    <w:t>notifyOfThreadComplete</w:t>
                  </w:r>
                </w:ins>
                <w:customXmlInsRangeStart w:id="4792" w:author="peng" w:date="2015-01-26T02:21:00Z"/>
              </w:sdtContent>
            </w:sdt>
            <w:customXmlInsRangeEnd w:id="4792"/>
            <w:ins w:id="4793" w:author="peng" w:date="2015-01-26T02:21:00Z">
              <w:r w:rsidR="00420066">
                <w:t xml:space="preserve"> (</w:t>
              </w:r>
            </w:ins>
            <w:customXmlInsRangeStart w:id="4794" w:author="peng" w:date="2015-01-26T02:21:00Z"/>
            <w:sdt>
              <w:sdtPr>
                <w:rPr>
                  <w:rStyle w:val="ae"/>
                </w:rPr>
                <w:alias w:val="Parameter ATTRIBUTE ParameterPassing"/>
                <w:tag w:val="9906fcaf-e0bc-4e0a-adb4-4ce779fdd074"/>
                <w:id w:val="1995828920"/>
                <w:dataBinding w:xpath="/elements/element[@objid='9906fcaf-e0bc-4e0a-adb4-4ce779fdd074']/content[@alias='Parameter ATTRIBUTE ParameterPassing']" w:storeItemID="{D35B6978-45B9-4860-8E6E-EDB6F017D2CB}"/>
                <w:text w:multiLine="1"/>
              </w:sdtPr>
              <w:sdtEndPr>
                <w:rPr>
                  <w:rStyle w:val="ae"/>
                </w:rPr>
              </w:sdtEndPr>
              <w:sdtContent>
                <w:customXmlInsRangeEnd w:id="4794"/>
                <w:ins w:id="4795" w:author="peng" w:date="2015-01-26T02:21:00Z">
                  <w:r w:rsidR="00420066">
                    <w:rPr>
                      <w:rStyle w:val="ae"/>
                    </w:rPr>
                    <w:t>Inout</w:t>
                  </w:r>
                </w:ins>
                <w:customXmlInsRangeStart w:id="4796" w:author="peng" w:date="2015-01-26T02:21:00Z"/>
              </w:sdtContent>
            </w:sdt>
            <w:customXmlInsRangeEnd w:id="4796"/>
            <w:ins w:id="4797" w:author="peng" w:date="2015-01-26T02:21:00Z">
              <w:r w:rsidR="00420066">
                <w:rPr>
                  <w:rStyle w:val="ae"/>
                </w:rPr>
                <w:t xml:space="preserve"> </w:t>
              </w:r>
            </w:ins>
            <w:customXmlInsRangeStart w:id="4798" w:author="peng" w:date="2015-01-26T02:21:00Z"/>
            <w:sdt>
              <w:sdtPr>
                <w:alias w:val="Parameter ATTRIBUTE Name"/>
                <w:tag w:val="9906fcaf-e0bc-4e0a-adb4-4ce779fdd074"/>
                <w:id w:val="1924834791"/>
                <w:dataBinding w:xpath="/elements/element[@objid='9906fcaf-e0bc-4e0a-adb4-4ce779fdd074']/content[@alias='Parameter ATTRIBUTE Name']" w:storeItemID="{D35B6978-45B9-4860-8E6E-EDB6F017D2CB}"/>
                <w:text w:multiLine="1"/>
              </w:sdtPr>
              <w:sdtEndPr/>
              <w:sdtContent>
                <w:customXmlInsRangeEnd w:id="4798"/>
                <w:ins w:id="4799" w:author="peng" w:date="2015-01-26T02:21:00Z">
                  <w:r w:rsidR="00420066">
                    <w:t>thread</w:t>
                  </w:r>
                </w:ins>
                <w:customXmlInsRangeStart w:id="4800" w:author="peng" w:date="2015-01-26T02:21:00Z"/>
              </w:sdtContent>
            </w:sdt>
            <w:customXmlInsRangeEnd w:id="4800"/>
            <w:ins w:id="4801" w:author="peng" w:date="2015-01-26T02:21:00Z">
              <w:r w:rsidR="00420066">
                <w:t xml:space="preserve"> </w:t>
              </w:r>
            </w:ins>
            <w:customXmlInsRangeStart w:id="4802" w:author="peng" w:date="2015-01-26T02:21:00Z"/>
            <w:sdt>
              <w:sdtPr>
                <w:alias w:val="Interface ATTRIBUTE Name"/>
                <w:tag w:val="2133c472-d8a4-44f0-a3bb-970df64db1ed"/>
                <w:id w:val="-369845349"/>
                <w:dataBinding w:xpath="/elements/element[@objid='2133c472-d8a4-44f0-a3bb-970df64db1ed']/content[@alias='Interface ATTRIBUTE Name']" w:storeItemID="{D35B6978-45B9-4860-8E6E-EDB6F017D2CB}"/>
                <w:text w:multiLine="1"/>
              </w:sdtPr>
              <w:sdtEndPr/>
              <w:sdtContent>
                <w:customXmlInsRangeEnd w:id="4802"/>
                <w:ins w:id="4803" w:author="peng" w:date="2015-01-26T02:21:00Z">
                  <w:r w:rsidR="00420066">
                    <w:t>Runnable</w:t>
                  </w:r>
                </w:ins>
                <w:customXmlInsRangeStart w:id="4804" w:author="peng" w:date="2015-01-26T02:21:00Z"/>
              </w:sdtContent>
            </w:sdt>
            <w:customXmlInsRangeEnd w:id="4804"/>
            <w:ins w:id="4805" w:author="peng" w:date="2015-01-26T02:21:00Z">
              <w:r w:rsidR="00420066">
                <w:t>)</w:t>
              </w:r>
            </w:ins>
          </w:p>
        </w:tc>
        <w:tc>
          <w:tcPr>
            <w:tcW w:w="0" w:type="auto"/>
          </w:tcPr>
          <w:p w14:paraId="18B19A1F"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806" w:author="peng" w:date="2015-01-26T02:21:00Z"/>
              </w:rPr>
            </w:pPr>
            <w:customXmlInsRangeStart w:id="4807" w:author="peng" w:date="2015-01-26T02:21:00Z"/>
            <w:sdt>
              <w:sdtPr>
                <w:alias w:val="Operation NOTE description 0"/>
                <w:tag w:val="da5e4fda-a3aa-46bc-be2f-e3917edf8e71"/>
                <w:id w:val="-416561860"/>
                <w:dataBinding w:xpath="/elements/element[@objid='da5e4fda-a3aa-46bc-be2f-e3917edf8e71']/content[@alias='Operation NOTE description 0']" w:storeItemID="{D35B6978-45B9-4860-8E6E-EDB6F017D2CB}"/>
                <w:text w:multiLine="1"/>
              </w:sdtPr>
              <w:sdtEndPr/>
              <w:sdtContent>
                <w:customXmlInsRangeEnd w:id="4807"/>
                <w:ins w:id="4808" w:author="peng" w:date="2015-01-26T02:21:00Z">
                  <w:r w:rsidR="00420066">
                    <w:t>callback method when thread finished</w:t>
                  </w:r>
                </w:ins>
                <w:customXmlInsRangeStart w:id="4809" w:author="peng" w:date="2015-01-26T02:21:00Z"/>
              </w:sdtContent>
            </w:sdt>
            <w:customXmlInsRangeEnd w:id="4809"/>
          </w:p>
        </w:tc>
      </w:tr>
      <w:tr w:rsidR="00420066" w14:paraId="0F911C6E" w14:textId="77777777" w:rsidTr="00420066">
        <w:trPr>
          <w:cnfStyle w:val="000000100000" w:firstRow="0" w:lastRow="0" w:firstColumn="0" w:lastColumn="0" w:oddVBand="0" w:evenVBand="0" w:oddHBand="1" w:evenHBand="0" w:firstRowFirstColumn="0" w:firstRowLastColumn="0" w:lastRowFirstColumn="0" w:lastRowLastColumn="0"/>
          <w:jc w:val="both"/>
          <w:ins w:id="481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F645B65" w14:textId="77777777" w:rsidR="00420066" w:rsidRDefault="007D1D13" w:rsidP="00420066">
            <w:pPr>
              <w:rPr>
                <w:ins w:id="4811" w:author="peng" w:date="2015-01-26T02:21:00Z"/>
              </w:rPr>
            </w:pPr>
            <w:customXmlInsRangeStart w:id="4812" w:author="peng" w:date="2015-01-26T02:21:00Z"/>
            <w:sdt>
              <w:sdtPr>
                <w:alias w:val="DataType ATTRIBUTE Name"/>
                <w:tag w:val="00000004-0000-0010-0000-000000000000"/>
                <w:id w:val="-172495421"/>
                <w:dataBinding w:xpath="/elements/element[@objid='00000004-0000-0010-0000-000000000000']/content[@alias='DataType ATTRIBUTE Name']" w:storeItemID="{D35B6978-45B9-4860-8E6E-EDB6F017D2CB}"/>
                <w:text w:multiLine="1"/>
              </w:sdtPr>
              <w:sdtEndPr/>
              <w:sdtContent>
                <w:customXmlInsRangeEnd w:id="4812"/>
                <w:ins w:id="4813" w:author="peng" w:date="2015-01-26T02:21:00Z">
                  <w:r w:rsidR="00420066">
                    <w:t>double</w:t>
                  </w:r>
                </w:ins>
                <w:customXmlInsRangeStart w:id="4814" w:author="peng" w:date="2015-01-26T02:21:00Z"/>
              </w:sdtContent>
            </w:sdt>
            <w:customXmlInsRangeEnd w:id="4814"/>
            <w:ins w:id="4815" w:author="peng" w:date="2015-01-26T02:21:00Z">
              <w:r w:rsidR="00420066">
                <w:t xml:space="preserve"> </w:t>
              </w:r>
            </w:ins>
            <w:customXmlInsRangeStart w:id="4816" w:author="peng" w:date="2015-01-26T02:21:00Z"/>
            <w:sdt>
              <w:sdtPr>
                <w:alias w:val="Operation ATTRIBUTE Name"/>
                <w:tag w:val="add70e80-47ac-4099-9c01-0caf0e59ecf7"/>
                <w:id w:val="-1290360057"/>
                <w:dataBinding w:xpath="/elements/element[@objid='add70e80-47ac-4099-9c01-0caf0e59ecf7']/content[@alias='Operation ATTRIBUTE Name']" w:storeItemID="{D35B6978-45B9-4860-8E6E-EDB6F017D2CB}"/>
                <w:text w:multiLine="1"/>
              </w:sdtPr>
              <w:sdtEndPr/>
              <w:sdtContent>
                <w:customXmlInsRangeEnd w:id="4816"/>
                <w:ins w:id="4817" w:author="peng" w:date="2015-01-26T02:21:00Z">
                  <w:r w:rsidR="00420066">
                    <w:t>getAttrSampleRate</w:t>
                  </w:r>
                </w:ins>
                <w:customXmlInsRangeStart w:id="4818" w:author="peng" w:date="2015-01-26T02:21:00Z"/>
              </w:sdtContent>
            </w:sdt>
            <w:customXmlInsRangeEnd w:id="4818"/>
            <w:ins w:id="4819" w:author="peng" w:date="2015-01-26T02:21:00Z">
              <w:r w:rsidR="00420066">
                <w:t xml:space="preserve"> ()</w:t>
              </w:r>
            </w:ins>
          </w:p>
        </w:tc>
        <w:tc>
          <w:tcPr>
            <w:tcW w:w="0" w:type="auto"/>
          </w:tcPr>
          <w:p w14:paraId="7813181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820" w:author="peng" w:date="2015-01-26T02:21:00Z"/>
              </w:rPr>
            </w:pPr>
            <w:customXmlInsRangeStart w:id="4821" w:author="peng" w:date="2015-01-26T02:21:00Z"/>
            <w:sdt>
              <w:sdtPr>
                <w:alias w:val="Operation NOTE description 0"/>
                <w:tag w:val="add70e80-47ac-4099-9c01-0caf0e59ecf7"/>
                <w:id w:val="-1960873255"/>
                <w:dataBinding w:xpath="/elements/element[@objid='add70e80-47ac-4099-9c01-0caf0e59ecf7']/content[@alias='Operation NOTE description 0']" w:storeItemID="{D35B6978-45B9-4860-8E6E-EDB6F017D2CB}"/>
                <w:text w:multiLine="1"/>
              </w:sdtPr>
              <w:sdtEndPr/>
              <w:sdtContent>
                <w:customXmlInsRangeEnd w:id="4821"/>
                <w:ins w:id="4822" w:author="peng" w:date="2015-01-26T02:21:00Z">
                  <w:r w:rsidR="00420066">
                    <w:t>return attrSampleRate</w:t>
                  </w:r>
                </w:ins>
                <w:customXmlInsRangeStart w:id="4823" w:author="peng" w:date="2015-01-26T02:21:00Z"/>
              </w:sdtContent>
            </w:sdt>
            <w:customXmlInsRangeEnd w:id="4823"/>
          </w:p>
        </w:tc>
      </w:tr>
      <w:tr w:rsidR="00420066" w14:paraId="11A480D1" w14:textId="77777777" w:rsidTr="00420066">
        <w:trPr>
          <w:jc w:val="both"/>
          <w:ins w:id="482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CFC603B" w14:textId="77777777" w:rsidR="00420066" w:rsidRDefault="007D1D13" w:rsidP="00420066">
            <w:pPr>
              <w:rPr>
                <w:ins w:id="4825" w:author="peng" w:date="2015-01-26T02:21:00Z"/>
              </w:rPr>
            </w:pPr>
            <w:customXmlInsRangeStart w:id="4826" w:author="peng" w:date="2015-01-26T02:21:00Z"/>
            <w:sdt>
              <w:sdtPr>
                <w:alias w:val="DataType ATTRIBUTE Name"/>
                <w:tag w:val="00000004-0000-0010-0000-000000000000"/>
                <w:id w:val="1106082062"/>
                <w:dataBinding w:xpath="/elements/element[@objid='00000004-0000-0010-0000-000000000000']/content[@alias='DataType ATTRIBUTE Name']" w:storeItemID="{D35B6978-45B9-4860-8E6E-EDB6F017D2CB}"/>
                <w:text w:multiLine="1"/>
              </w:sdtPr>
              <w:sdtEndPr/>
              <w:sdtContent>
                <w:customXmlInsRangeEnd w:id="4826"/>
                <w:ins w:id="4827" w:author="peng" w:date="2015-01-26T02:21:00Z">
                  <w:r w:rsidR="00420066">
                    <w:t>double</w:t>
                  </w:r>
                </w:ins>
                <w:customXmlInsRangeStart w:id="4828" w:author="peng" w:date="2015-01-26T02:21:00Z"/>
              </w:sdtContent>
            </w:sdt>
            <w:customXmlInsRangeEnd w:id="4828"/>
            <w:ins w:id="4829" w:author="peng" w:date="2015-01-26T02:21:00Z">
              <w:r w:rsidR="00420066">
                <w:t xml:space="preserve"> </w:t>
              </w:r>
            </w:ins>
            <w:customXmlInsRangeStart w:id="4830" w:author="peng" w:date="2015-01-26T02:21:00Z"/>
            <w:sdt>
              <w:sdtPr>
                <w:alias w:val="Operation ATTRIBUTE Name"/>
                <w:tag w:val="b06068b8-61bb-48f5-b2c9-b23f569196f3"/>
                <w:id w:val="1861704195"/>
                <w:dataBinding w:xpath="/elements/element[@objid='b06068b8-61bb-48f5-b2c9-b23f569196f3']/content[@alias='Operation ATTRIBUTE Name']" w:storeItemID="{D35B6978-45B9-4860-8E6E-EDB6F017D2CB}"/>
                <w:text w:multiLine="1"/>
              </w:sdtPr>
              <w:sdtEndPr/>
              <w:sdtContent>
                <w:customXmlInsRangeEnd w:id="4830"/>
                <w:ins w:id="4831" w:author="peng" w:date="2015-01-26T02:21:00Z">
                  <w:r w:rsidR="00420066">
                    <w:t>getBootstrapRate</w:t>
                  </w:r>
                </w:ins>
                <w:customXmlInsRangeStart w:id="4832" w:author="peng" w:date="2015-01-26T02:21:00Z"/>
              </w:sdtContent>
            </w:sdt>
            <w:customXmlInsRangeEnd w:id="4832"/>
            <w:ins w:id="4833" w:author="peng" w:date="2015-01-26T02:21:00Z">
              <w:r w:rsidR="00420066">
                <w:t xml:space="preserve"> ()</w:t>
              </w:r>
            </w:ins>
          </w:p>
        </w:tc>
        <w:tc>
          <w:tcPr>
            <w:tcW w:w="0" w:type="auto"/>
          </w:tcPr>
          <w:p w14:paraId="0904A116"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834" w:author="peng" w:date="2015-01-26T02:21:00Z"/>
              </w:rPr>
            </w:pPr>
            <w:customXmlInsRangeStart w:id="4835" w:author="peng" w:date="2015-01-26T02:21:00Z"/>
            <w:sdt>
              <w:sdtPr>
                <w:alias w:val="Operation NOTE description 0"/>
                <w:tag w:val="b06068b8-61bb-48f5-b2c9-b23f569196f3"/>
                <w:id w:val="-1990697236"/>
                <w:dataBinding w:xpath="/elements/element[@objid='b06068b8-61bb-48f5-b2c9-b23f569196f3']/content[@alias='Operation NOTE description 0']" w:storeItemID="{D35B6978-45B9-4860-8E6E-EDB6F017D2CB}"/>
                <w:text w:multiLine="1"/>
              </w:sdtPr>
              <w:sdtEndPr/>
              <w:sdtContent>
                <w:customXmlInsRangeEnd w:id="4835"/>
                <w:ins w:id="4836" w:author="peng" w:date="2015-01-26T02:21:00Z">
                  <w:r w:rsidR="00420066">
                    <w:t>return bootstrapRate</w:t>
                  </w:r>
                </w:ins>
                <w:customXmlInsRangeStart w:id="4837" w:author="peng" w:date="2015-01-26T02:21:00Z"/>
              </w:sdtContent>
            </w:sdt>
            <w:customXmlInsRangeEnd w:id="4837"/>
          </w:p>
        </w:tc>
      </w:tr>
      <w:tr w:rsidR="00420066" w14:paraId="25D395C8" w14:textId="77777777" w:rsidTr="00420066">
        <w:trPr>
          <w:cnfStyle w:val="000000100000" w:firstRow="0" w:lastRow="0" w:firstColumn="0" w:lastColumn="0" w:oddVBand="0" w:evenVBand="0" w:oddHBand="1" w:evenHBand="0" w:firstRowFirstColumn="0" w:firstRowLastColumn="0" w:lastRowFirstColumn="0" w:lastRowLastColumn="0"/>
          <w:jc w:val="both"/>
          <w:ins w:id="483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EEE91C3" w14:textId="77777777" w:rsidR="00420066" w:rsidRDefault="007D1D13" w:rsidP="00420066">
            <w:pPr>
              <w:rPr>
                <w:ins w:id="4839" w:author="peng" w:date="2015-01-26T02:21:00Z"/>
              </w:rPr>
            </w:pPr>
            <w:customXmlInsRangeStart w:id="4840" w:author="peng" w:date="2015-01-26T02:21:00Z"/>
            <w:sdt>
              <w:sdtPr>
                <w:alias w:val="DataType ATTRIBUTE Name"/>
                <w:tag w:val="00000004-0000-000d-0000-000000000000"/>
                <w:id w:val="-528406205"/>
                <w:dataBinding w:xpath="/elements/element[@objid='00000004-0000-000d-0000-000000000000']/content[@alias='DataType ATTRIBUTE Name']" w:storeItemID="{D35B6978-45B9-4860-8E6E-EDB6F017D2CB}"/>
                <w:text w:multiLine="1"/>
              </w:sdtPr>
              <w:sdtEndPr/>
              <w:sdtContent>
                <w:customXmlInsRangeEnd w:id="4840"/>
                <w:ins w:id="4841" w:author="peng" w:date="2015-01-26T02:21:00Z">
                  <w:r w:rsidR="00420066">
                    <w:t>string</w:t>
                  </w:r>
                </w:ins>
                <w:customXmlInsRangeStart w:id="4842" w:author="peng" w:date="2015-01-26T02:21:00Z"/>
              </w:sdtContent>
            </w:sdt>
            <w:customXmlInsRangeEnd w:id="4842"/>
            <w:ins w:id="4843" w:author="peng" w:date="2015-01-26T02:21:00Z">
              <w:r w:rsidR="00420066">
                <w:t xml:space="preserve"> </w:t>
              </w:r>
            </w:ins>
            <w:customXmlInsRangeStart w:id="4844" w:author="peng" w:date="2015-01-26T02:21:00Z"/>
            <w:sdt>
              <w:sdtPr>
                <w:alias w:val="Operation ATTRIBUTE Name"/>
                <w:tag w:val="359aa9c9-d225-41eb-b74e-1f3b6e396f26"/>
                <w:id w:val="1300878234"/>
                <w:dataBinding w:xpath="/elements/element[@objid='359aa9c9-d225-41eb-b74e-1f3b6e396f26']/content[@alias='Operation ATTRIBUTE Name']" w:storeItemID="{D35B6978-45B9-4860-8E6E-EDB6F017D2CB}"/>
                <w:text w:multiLine="1"/>
              </w:sdtPr>
              <w:sdtEndPr/>
              <w:sdtContent>
                <w:customXmlInsRangeEnd w:id="4844"/>
                <w:ins w:id="4845" w:author="peng" w:date="2015-01-26T02:21:00Z">
                  <w:r w:rsidR="00420066">
                    <w:t>TimeElapsed</w:t>
                  </w:r>
                </w:ins>
                <w:customXmlInsRangeStart w:id="4846" w:author="peng" w:date="2015-01-26T02:21:00Z"/>
              </w:sdtContent>
            </w:sdt>
            <w:customXmlInsRangeEnd w:id="4846"/>
            <w:ins w:id="4847" w:author="peng" w:date="2015-01-26T02:21:00Z">
              <w:r w:rsidR="00420066">
                <w:t xml:space="preserve"> (</w:t>
              </w:r>
            </w:ins>
            <w:customXmlInsRangeStart w:id="4848" w:author="peng" w:date="2015-01-26T02:21:00Z"/>
            <w:sdt>
              <w:sdtPr>
                <w:rPr>
                  <w:rStyle w:val="ae"/>
                </w:rPr>
                <w:alias w:val="Parameter ATTRIBUTE ParameterPassing"/>
                <w:tag w:val="e8a0538b-fe6e-400c-ba76-05f54b37edd1"/>
                <w:id w:val="918527841"/>
                <w:dataBinding w:xpath="/elements/element[@objid='e8a0538b-fe6e-400c-ba76-05f54b37edd1']/content[@alias='Parameter ATTRIBUTE ParameterPassing']" w:storeItemID="{D35B6978-45B9-4860-8E6E-EDB6F017D2CB}"/>
                <w:text w:multiLine="1"/>
              </w:sdtPr>
              <w:sdtEndPr>
                <w:rPr>
                  <w:rStyle w:val="ae"/>
                </w:rPr>
              </w:sdtEndPr>
              <w:sdtContent>
                <w:customXmlInsRangeEnd w:id="4848"/>
                <w:ins w:id="4849" w:author="peng" w:date="2015-01-26T02:21:00Z">
                  <w:r w:rsidR="00420066">
                    <w:rPr>
                      <w:rStyle w:val="ae"/>
                    </w:rPr>
                    <w:t>Inout</w:t>
                  </w:r>
                </w:ins>
                <w:customXmlInsRangeStart w:id="4850" w:author="peng" w:date="2015-01-26T02:21:00Z"/>
              </w:sdtContent>
            </w:sdt>
            <w:customXmlInsRangeEnd w:id="4850"/>
            <w:ins w:id="4851" w:author="peng" w:date="2015-01-26T02:21:00Z">
              <w:r w:rsidR="00420066">
                <w:rPr>
                  <w:rStyle w:val="ae"/>
                </w:rPr>
                <w:t xml:space="preserve"> </w:t>
              </w:r>
            </w:ins>
            <w:customXmlInsRangeStart w:id="4852" w:author="peng" w:date="2015-01-26T02:21:00Z"/>
            <w:sdt>
              <w:sdtPr>
                <w:alias w:val="Parameter ATTRIBUTE Name"/>
                <w:tag w:val="e8a0538b-fe6e-400c-ba76-05f54b37edd1"/>
                <w:id w:val="-1260915327"/>
                <w:dataBinding w:xpath="/elements/element[@objid='e8a0538b-fe6e-400c-ba76-05f54b37edd1']/content[@alias='Parameter ATTRIBUTE Name']" w:storeItemID="{D35B6978-45B9-4860-8E6E-EDB6F017D2CB}"/>
                <w:text w:multiLine="1"/>
              </w:sdtPr>
              <w:sdtEndPr/>
              <w:sdtContent>
                <w:customXmlInsRangeEnd w:id="4852"/>
                <w:ins w:id="4853" w:author="peng" w:date="2015-01-26T02:21:00Z">
                  <w:r w:rsidR="00420066">
                    <w:t>timeinms</w:t>
                  </w:r>
                </w:ins>
                <w:customXmlInsRangeStart w:id="4854" w:author="peng" w:date="2015-01-26T02:21:00Z"/>
              </w:sdtContent>
            </w:sdt>
            <w:customXmlInsRangeEnd w:id="4854"/>
            <w:ins w:id="4855" w:author="peng" w:date="2015-01-26T02:21:00Z">
              <w:r w:rsidR="00420066">
                <w:t xml:space="preserve"> </w:t>
              </w:r>
            </w:ins>
            <w:customXmlInsRangeStart w:id="4856" w:author="peng" w:date="2015-01-26T02:21:00Z"/>
            <w:sdt>
              <w:sdtPr>
                <w:alias w:val="DataType ATTRIBUTE Name"/>
                <w:tag w:val="00000004-0000-0011-0000-000000000000"/>
                <w:id w:val="-1000652608"/>
                <w:dataBinding w:xpath="/elements/element[@objid='00000004-0000-0011-0000-000000000000']/content[@alias='DataType ATTRIBUTE Name']" w:storeItemID="{D35B6978-45B9-4860-8E6E-EDB6F017D2CB}"/>
                <w:text w:multiLine="1"/>
              </w:sdtPr>
              <w:sdtEndPr/>
              <w:sdtContent>
                <w:customXmlInsRangeEnd w:id="4856"/>
                <w:ins w:id="4857" w:author="peng" w:date="2015-01-26T02:21:00Z">
                  <w:r w:rsidR="00420066">
                    <w:t>long</w:t>
                  </w:r>
                </w:ins>
                <w:customXmlInsRangeStart w:id="4858" w:author="peng" w:date="2015-01-26T02:21:00Z"/>
              </w:sdtContent>
            </w:sdt>
            <w:customXmlInsRangeEnd w:id="4858"/>
            <w:ins w:id="4859" w:author="peng" w:date="2015-01-26T02:21:00Z">
              <w:r w:rsidR="00420066">
                <w:t>)</w:t>
              </w:r>
            </w:ins>
          </w:p>
        </w:tc>
        <w:tc>
          <w:tcPr>
            <w:tcW w:w="0" w:type="auto"/>
          </w:tcPr>
          <w:p w14:paraId="515ADCC0"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860" w:author="peng" w:date="2015-01-26T02:21:00Z"/>
              </w:rPr>
            </w:pPr>
            <w:customXmlInsRangeStart w:id="4861" w:author="peng" w:date="2015-01-26T02:21:00Z"/>
            <w:sdt>
              <w:sdtPr>
                <w:alias w:val="Operation NOTE description 0"/>
                <w:tag w:val="359aa9c9-d225-41eb-b74e-1f3b6e396f26"/>
                <w:id w:val="1285241965"/>
                <w:dataBinding w:xpath="/elements/element[@objid='359aa9c9-d225-41eb-b74e-1f3b6e396f26']/content[@alias='Operation NOTE description 0']" w:storeItemID="{D35B6978-45B9-4860-8E6E-EDB6F017D2CB}"/>
                <w:text w:multiLine="1"/>
              </w:sdtPr>
              <w:sdtEndPr/>
              <w:sdtContent>
                <w:customXmlInsRangeEnd w:id="4861"/>
                <w:ins w:id="4862" w:author="peng" w:date="2015-01-26T02:21:00Z">
                  <w:r w:rsidR="00420066">
                    <w:t>calculate time elapsed after timeinms</w:t>
                  </w:r>
                </w:ins>
                <w:customXmlInsRangeStart w:id="4863" w:author="peng" w:date="2015-01-26T02:21:00Z"/>
              </w:sdtContent>
            </w:sdt>
            <w:customXmlInsRangeEnd w:id="4863"/>
          </w:p>
        </w:tc>
      </w:tr>
    </w:tbl>
    <w:p w14:paraId="4125DFF0" w14:textId="77777777" w:rsidR="00420066" w:rsidRDefault="00420066" w:rsidP="00420066">
      <w:pPr>
        <w:pStyle w:val="af4"/>
        <w:rPr>
          <w:ins w:id="4864" w:author="peng" w:date="2015-01-26T02:37:00Z"/>
        </w:rPr>
      </w:pPr>
      <w:ins w:id="4865" w:author="peng" w:date="2015-01-26T02:21:00Z">
        <w:r>
          <w:t>Table </w:t>
        </w:r>
        <w:r>
          <w:fldChar w:fldCharType="begin"/>
        </w:r>
        <w:r>
          <w:instrText>SEQ Table \* ARABIC</w:instrText>
        </w:r>
        <w:r>
          <w:fldChar w:fldCharType="separate"/>
        </w:r>
      </w:ins>
      <w:ins w:id="4866" w:author="peng" w:date="2015-01-26T03:23:00Z">
        <w:r w:rsidR="00EA58DD">
          <w:rPr>
            <w:noProof/>
          </w:rPr>
          <w:t>28</w:t>
        </w:r>
      </w:ins>
      <w:ins w:id="4867" w:author="peng" w:date="2015-01-26T02:21:00Z">
        <w:r>
          <w:fldChar w:fldCharType="end"/>
        </w:r>
        <w:r>
          <w:t> Operations of Class "RandomForestLearner"</w:t>
        </w:r>
      </w:ins>
    </w:p>
    <w:p w14:paraId="6A3DDEAF" w14:textId="77777777" w:rsidR="00520160" w:rsidRDefault="00520160">
      <w:pPr>
        <w:rPr>
          <w:ins w:id="4868" w:author="peng" w:date="2015-01-26T02:37:00Z"/>
        </w:rPr>
        <w:pPrChange w:id="4869" w:author="peng" w:date="2015-01-26T02:37:00Z">
          <w:pPr>
            <w:pStyle w:val="af4"/>
          </w:pPr>
        </w:pPrChange>
      </w:pPr>
    </w:p>
    <w:p w14:paraId="6294D882" w14:textId="77777777" w:rsidR="00520160" w:rsidRPr="00EA58DD" w:rsidRDefault="00520160">
      <w:pPr>
        <w:rPr>
          <w:ins w:id="4870" w:author="peng" w:date="2015-01-26T02:21:00Z"/>
        </w:rPr>
        <w:pPrChange w:id="4871" w:author="peng" w:date="2015-01-26T02:37:00Z">
          <w:pPr>
            <w:pStyle w:val="af4"/>
          </w:pPr>
        </w:pPrChange>
      </w:pPr>
    </w:p>
    <w:tbl>
      <w:tblPr>
        <w:tblStyle w:val="-1"/>
        <w:tblW w:w="5000" w:type="pct"/>
        <w:jc w:val="both"/>
        <w:tblLook w:val="04A0" w:firstRow="1" w:lastRow="0" w:firstColumn="1" w:lastColumn="0" w:noHBand="0" w:noVBand="1"/>
      </w:tblPr>
      <w:tblGrid>
        <w:gridCol w:w="4236"/>
        <w:gridCol w:w="4816"/>
      </w:tblGrid>
      <w:tr w:rsidR="00420066" w14:paraId="0B05702A" w14:textId="77777777" w:rsidTr="00420066">
        <w:trPr>
          <w:cnfStyle w:val="100000000000" w:firstRow="1" w:lastRow="0" w:firstColumn="0" w:lastColumn="0" w:oddVBand="0" w:evenVBand="0" w:oddHBand="0" w:evenHBand="0" w:firstRowFirstColumn="0" w:firstRowLastColumn="0" w:lastRowFirstColumn="0" w:lastRowLastColumn="0"/>
          <w:tblHeader/>
          <w:jc w:val="both"/>
          <w:ins w:id="487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50CE290" w14:textId="77777777" w:rsidR="00420066" w:rsidRDefault="00420066" w:rsidP="00420066">
            <w:pPr>
              <w:jc w:val="center"/>
              <w:rPr>
                <w:ins w:id="4873" w:author="peng" w:date="2015-01-26T02:21:00Z"/>
              </w:rPr>
            </w:pPr>
            <w:ins w:id="4874" w:author="peng" w:date="2015-01-26T02:21:00Z">
              <w:r>
                <w:t>Name</w:t>
              </w:r>
            </w:ins>
          </w:p>
        </w:tc>
        <w:tc>
          <w:tcPr>
            <w:tcW w:w="0" w:type="auto"/>
          </w:tcPr>
          <w:p w14:paraId="3A5C8920"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4875" w:author="peng" w:date="2015-01-26T02:21:00Z"/>
              </w:rPr>
            </w:pPr>
            <w:ins w:id="4876" w:author="peng" w:date="2015-01-26T02:21:00Z">
              <w:r>
                <w:t>Description</w:t>
              </w:r>
            </w:ins>
          </w:p>
        </w:tc>
      </w:tr>
      <w:tr w:rsidR="00420066" w14:paraId="17321756" w14:textId="77777777" w:rsidTr="00420066">
        <w:trPr>
          <w:cnfStyle w:val="000000100000" w:firstRow="0" w:lastRow="0" w:firstColumn="0" w:lastColumn="0" w:oddVBand="0" w:evenVBand="0" w:oddHBand="1" w:evenHBand="0" w:firstRowFirstColumn="0" w:firstRowLastColumn="0" w:lastRowFirstColumn="0" w:lastRowLastColumn="0"/>
          <w:jc w:val="both"/>
          <w:ins w:id="487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AAC9F12" w14:textId="77777777" w:rsidR="00420066" w:rsidRDefault="007D1D13" w:rsidP="00420066">
            <w:pPr>
              <w:rPr>
                <w:ins w:id="4878" w:author="peng" w:date="2015-01-26T02:21:00Z"/>
              </w:rPr>
            </w:pPr>
            <w:customXmlInsRangeStart w:id="4879" w:author="peng" w:date="2015-01-26T02:21:00Z"/>
            <w:sdt>
              <w:sdtPr>
                <w:alias w:val="Attribute ATTRIBUTE Name"/>
                <w:tag w:val="1564e971-41b4-445a-b836-efd7927ce6f7"/>
                <w:id w:val="1806971054"/>
                <w:dataBinding w:xpath="/elements/element[@objid='1564e971-41b4-445a-b836-efd7927ce6f7']/content[@alias='Attribute ATTRIBUTE Name']" w:storeItemID="{D35B6978-45B9-4860-8E6E-EDB6F017D2CB}"/>
                <w:text w:multiLine="1"/>
              </w:sdtPr>
              <w:sdtEndPr/>
              <w:sdtContent>
                <w:customXmlInsRangeEnd w:id="4879"/>
                <w:ins w:id="4880" w:author="peng" w:date="2015-01-26T02:21:00Z">
                  <w:r w:rsidR="00420066">
                    <w:t>_model</w:t>
                  </w:r>
                </w:ins>
                <w:customXmlInsRangeStart w:id="4881" w:author="peng" w:date="2015-01-26T02:21:00Z"/>
              </w:sdtContent>
            </w:sdt>
            <w:customXmlInsRangeEnd w:id="4881"/>
            <w:ins w:id="4882" w:author="peng" w:date="2015-01-26T02:21:00Z">
              <w:r w:rsidR="00420066">
                <w:t xml:space="preserve"> : [</w:t>
              </w:r>
            </w:ins>
            <w:customXmlInsRangeStart w:id="4883" w:author="peng" w:date="2015-01-26T02:21:00Z"/>
            <w:sdt>
              <w:sdtPr>
                <w:alias w:val="Attribute ATTRIBUTE MultiplicityMin"/>
                <w:tag w:val="1564e971-41b4-445a-b836-efd7927ce6f7"/>
                <w:id w:val="-789818399"/>
                <w:dataBinding w:xpath="/elements/element[@objid='1564e971-41b4-445a-b836-efd7927ce6f7']/content[@alias='Attribute ATTRIBUTE MultiplicityMin']" w:storeItemID="{D35B6978-45B9-4860-8E6E-EDB6F017D2CB}"/>
                <w:text w:multiLine="1"/>
              </w:sdtPr>
              <w:sdtEndPr/>
              <w:sdtContent>
                <w:customXmlInsRangeEnd w:id="4883"/>
                <w:ins w:id="4884" w:author="peng" w:date="2015-01-26T02:21:00Z">
                  <w:r w:rsidR="00420066">
                    <w:t>1</w:t>
                  </w:r>
                </w:ins>
                <w:customXmlInsRangeStart w:id="4885" w:author="peng" w:date="2015-01-26T02:21:00Z"/>
              </w:sdtContent>
            </w:sdt>
            <w:customXmlInsRangeEnd w:id="4885"/>
            <w:ins w:id="4886" w:author="peng" w:date="2015-01-26T02:21:00Z">
              <w:r w:rsidR="00420066">
                <w:t>..</w:t>
              </w:r>
            </w:ins>
            <w:customXmlInsRangeStart w:id="4887" w:author="peng" w:date="2015-01-26T02:21:00Z"/>
            <w:sdt>
              <w:sdtPr>
                <w:alias w:val="Attribute ATTRIBUTE MultiplicityMax"/>
                <w:tag w:val="1564e971-41b4-445a-b836-efd7927ce6f7"/>
                <w:id w:val="606092522"/>
                <w:dataBinding w:xpath="/elements/element[@objid='1564e971-41b4-445a-b836-efd7927ce6f7']/content[@alias='Attribute ATTRIBUTE MultiplicityMax']" w:storeItemID="{D35B6978-45B9-4860-8E6E-EDB6F017D2CB}"/>
                <w:text w:multiLine="1"/>
              </w:sdtPr>
              <w:sdtEndPr/>
              <w:sdtContent>
                <w:customXmlInsRangeEnd w:id="4887"/>
                <w:ins w:id="4888" w:author="peng" w:date="2015-01-26T02:21:00Z">
                  <w:r w:rsidR="00420066">
                    <w:t>1</w:t>
                  </w:r>
                </w:ins>
                <w:customXmlInsRangeStart w:id="4889" w:author="peng" w:date="2015-01-26T02:21:00Z"/>
              </w:sdtContent>
            </w:sdt>
            <w:customXmlInsRangeEnd w:id="4889"/>
            <w:ins w:id="4890" w:author="peng" w:date="2015-01-26T02:21:00Z">
              <w:r w:rsidR="00420066">
                <w:t xml:space="preserve">] </w:t>
              </w:r>
            </w:ins>
            <w:customXmlInsRangeStart w:id="4891" w:author="peng" w:date="2015-01-26T02:21:00Z"/>
            <w:sdt>
              <w:sdtPr>
                <w:alias w:val="Class ATTRIBUTE Name"/>
                <w:tag w:val="55adf043-d8ec-408e-8fac-79a956853ed0"/>
                <w:id w:val="573548820"/>
                <w:dataBinding w:xpath="/elements/element[@objid='55adf043-d8ec-408e-8fac-79a956853ed0']/content[@alias='Class ATTRIBUTE Name']" w:storeItemID="{D35B6978-45B9-4860-8E6E-EDB6F017D2CB}"/>
                <w:text w:multiLine="1"/>
              </w:sdtPr>
              <w:sdtEndPr/>
              <w:sdtContent>
                <w:customXmlInsRangeEnd w:id="4891"/>
                <w:ins w:id="4892" w:author="peng" w:date="2015-01-26T02:21:00Z">
                  <w:r w:rsidR="00420066">
                    <w:t>Classifier</w:t>
                  </w:r>
                </w:ins>
                <w:customXmlInsRangeStart w:id="4893" w:author="peng" w:date="2015-01-26T02:21:00Z"/>
              </w:sdtContent>
            </w:sdt>
            <w:customXmlInsRangeEnd w:id="4893"/>
          </w:p>
        </w:tc>
        <w:tc>
          <w:tcPr>
            <w:tcW w:w="0" w:type="auto"/>
          </w:tcPr>
          <w:p w14:paraId="7B5F6EFF"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894" w:author="peng" w:date="2015-01-26T02:21:00Z"/>
              </w:rPr>
            </w:pPr>
            <w:customXmlInsRangeStart w:id="4895" w:author="peng" w:date="2015-01-26T02:21:00Z"/>
            <w:sdt>
              <w:sdtPr>
                <w:alias w:val="Attribute NOTE description 0"/>
                <w:tag w:val="1564e971-41b4-445a-b836-efd7927ce6f7"/>
                <w:id w:val="-910844142"/>
                <w:dataBinding w:xpath="/elements/element[@objid='1564e971-41b4-445a-b836-efd7927ce6f7']/content[@alias='Attribute NOTE description 0']" w:storeItemID="{D35B6978-45B9-4860-8E6E-EDB6F017D2CB}"/>
                <w:text w:multiLine="1"/>
              </w:sdtPr>
              <w:sdtEndPr/>
              <w:sdtContent>
                <w:customXmlInsRangeEnd w:id="4895"/>
                <w:ins w:id="4896" w:author="peng" w:date="2015-01-26T02:21:00Z">
                  <w:r w:rsidR="00420066">
                    <w:t>random forest mode</w:t>
                  </w:r>
                </w:ins>
                <w:customXmlInsRangeStart w:id="4897" w:author="peng" w:date="2015-01-26T02:21:00Z"/>
              </w:sdtContent>
            </w:sdt>
            <w:customXmlInsRangeEnd w:id="4897"/>
          </w:p>
        </w:tc>
      </w:tr>
      <w:tr w:rsidR="00420066" w14:paraId="53D729C1" w14:textId="77777777" w:rsidTr="00420066">
        <w:trPr>
          <w:jc w:val="both"/>
          <w:ins w:id="489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7B60AE4" w14:textId="77777777" w:rsidR="00420066" w:rsidRDefault="007D1D13" w:rsidP="00420066">
            <w:pPr>
              <w:rPr>
                <w:ins w:id="4899" w:author="peng" w:date="2015-01-26T02:21:00Z"/>
              </w:rPr>
            </w:pPr>
            <w:customXmlInsRangeStart w:id="4900" w:author="peng" w:date="2015-01-26T02:21:00Z"/>
            <w:sdt>
              <w:sdtPr>
                <w:alias w:val="Attribute ATTRIBUTE Name"/>
                <w:tag w:val="d084d58b-87bb-46d7-b871-4f17465d016a"/>
                <w:id w:val="-405378332"/>
                <w:dataBinding w:xpath="/elements/element[@objid='d084d58b-87bb-46d7-b871-4f17465d016a']/content[@alias='Attribute ATTRIBUTE Name']" w:storeItemID="{D35B6978-45B9-4860-8E6E-EDB6F017D2CB}"/>
                <w:text w:multiLine="1"/>
              </w:sdtPr>
              <w:sdtEndPr/>
              <w:sdtContent>
                <w:customXmlInsRangeEnd w:id="4900"/>
                <w:ins w:id="4901" w:author="peng" w:date="2015-01-26T02:21:00Z">
                  <w:r w:rsidR="00420066">
                    <w:t>bootstrapRate</w:t>
                  </w:r>
                </w:ins>
                <w:customXmlInsRangeStart w:id="4902" w:author="peng" w:date="2015-01-26T02:21:00Z"/>
              </w:sdtContent>
            </w:sdt>
            <w:customXmlInsRangeEnd w:id="4902"/>
            <w:ins w:id="4903" w:author="peng" w:date="2015-01-26T02:21:00Z">
              <w:r w:rsidR="00420066">
                <w:t xml:space="preserve"> : [</w:t>
              </w:r>
            </w:ins>
            <w:customXmlInsRangeStart w:id="4904" w:author="peng" w:date="2015-01-26T02:21:00Z"/>
            <w:sdt>
              <w:sdtPr>
                <w:alias w:val="Attribute ATTRIBUTE MultiplicityMin"/>
                <w:tag w:val="d084d58b-87bb-46d7-b871-4f17465d016a"/>
                <w:id w:val="391549582"/>
                <w:dataBinding w:xpath="/elements/element[@objid='d084d58b-87bb-46d7-b871-4f17465d016a']/content[@alias='Attribute ATTRIBUTE MultiplicityMin']" w:storeItemID="{D35B6978-45B9-4860-8E6E-EDB6F017D2CB}"/>
                <w:text w:multiLine="1"/>
              </w:sdtPr>
              <w:sdtEndPr/>
              <w:sdtContent>
                <w:customXmlInsRangeEnd w:id="4904"/>
                <w:ins w:id="4905" w:author="peng" w:date="2015-01-26T02:21:00Z">
                  <w:r w:rsidR="00420066">
                    <w:t>1</w:t>
                  </w:r>
                </w:ins>
                <w:customXmlInsRangeStart w:id="4906" w:author="peng" w:date="2015-01-26T02:21:00Z"/>
              </w:sdtContent>
            </w:sdt>
            <w:customXmlInsRangeEnd w:id="4906"/>
            <w:ins w:id="4907" w:author="peng" w:date="2015-01-26T02:21:00Z">
              <w:r w:rsidR="00420066">
                <w:t>..</w:t>
              </w:r>
            </w:ins>
            <w:customXmlInsRangeStart w:id="4908" w:author="peng" w:date="2015-01-26T02:21:00Z"/>
            <w:sdt>
              <w:sdtPr>
                <w:alias w:val="Attribute ATTRIBUTE MultiplicityMax"/>
                <w:tag w:val="d084d58b-87bb-46d7-b871-4f17465d016a"/>
                <w:id w:val="-1109036779"/>
                <w:dataBinding w:xpath="/elements/element[@objid='d084d58b-87bb-46d7-b871-4f17465d016a']/content[@alias='Attribute ATTRIBUTE MultiplicityMax']" w:storeItemID="{D35B6978-45B9-4860-8E6E-EDB6F017D2CB}"/>
                <w:text w:multiLine="1"/>
              </w:sdtPr>
              <w:sdtEndPr/>
              <w:sdtContent>
                <w:customXmlInsRangeEnd w:id="4908"/>
                <w:ins w:id="4909" w:author="peng" w:date="2015-01-26T02:21:00Z">
                  <w:r w:rsidR="00420066">
                    <w:t>1</w:t>
                  </w:r>
                </w:ins>
                <w:customXmlInsRangeStart w:id="4910" w:author="peng" w:date="2015-01-26T02:21:00Z"/>
              </w:sdtContent>
            </w:sdt>
            <w:customXmlInsRangeEnd w:id="4910"/>
            <w:ins w:id="4911" w:author="peng" w:date="2015-01-26T02:21:00Z">
              <w:r w:rsidR="00420066">
                <w:t xml:space="preserve">] </w:t>
              </w:r>
            </w:ins>
            <w:customXmlInsRangeStart w:id="4912" w:author="peng" w:date="2015-01-26T02:21:00Z"/>
            <w:sdt>
              <w:sdtPr>
                <w:alias w:val="DataType ATTRIBUTE Name"/>
                <w:tag w:val="00000004-0000-0010-0000-000000000000"/>
                <w:id w:val="-2104255457"/>
                <w:dataBinding w:xpath="/elements/element[@objid='00000004-0000-0010-0000-000000000000']/content[@alias='DataType ATTRIBUTE Name']" w:storeItemID="{D35B6978-45B9-4860-8E6E-EDB6F017D2CB}"/>
                <w:text w:multiLine="1"/>
              </w:sdtPr>
              <w:sdtEndPr/>
              <w:sdtContent>
                <w:customXmlInsRangeEnd w:id="4912"/>
                <w:ins w:id="4913" w:author="peng" w:date="2015-01-26T02:21:00Z">
                  <w:r w:rsidR="00420066">
                    <w:t>double</w:t>
                  </w:r>
                </w:ins>
                <w:customXmlInsRangeStart w:id="4914" w:author="peng" w:date="2015-01-26T02:21:00Z"/>
              </w:sdtContent>
            </w:sdt>
            <w:customXmlInsRangeEnd w:id="4914"/>
          </w:p>
        </w:tc>
        <w:tc>
          <w:tcPr>
            <w:tcW w:w="0" w:type="auto"/>
          </w:tcPr>
          <w:p w14:paraId="1DCCC61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915" w:author="peng" w:date="2015-01-26T02:21:00Z"/>
              </w:rPr>
            </w:pPr>
            <w:customXmlInsRangeStart w:id="4916" w:author="peng" w:date="2015-01-26T02:21:00Z"/>
            <w:sdt>
              <w:sdtPr>
                <w:alias w:val="Attribute NOTE description 0"/>
                <w:tag w:val="d084d58b-87bb-46d7-b871-4f17465d016a"/>
                <w:id w:val="-1449084461"/>
                <w:dataBinding w:xpath="/elements/element[@objid='d084d58b-87bb-46d7-b871-4f17465d016a']/content[@alias='Attribute NOTE description 0']" w:storeItemID="{D35B6978-45B9-4860-8E6E-EDB6F017D2CB}"/>
                <w:text w:multiLine="1"/>
              </w:sdtPr>
              <w:sdtEndPr/>
              <w:sdtContent>
                <w:customXmlInsRangeEnd w:id="4916"/>
                <w:ins w:id="4917" w:author="peng" w:date="2015-01-26T02:21:00Z">
                  <w:r w:rsidR="00420066">
                    <w:t>ratio to split training and testing data</w:t>
                  </w:r>
                </w:ins>
                <w:customXmlInsRangeStart w:id="4918" w:author="peng" w:date="2015-01-26T02:21:00Z"/>
              </w:sdtContent>
            </w:sdt>
            <w:customXmlInsRangeEnd w:id="4918"/>
          </w:p>
        </w:tc>
      </w:tr>
      <w:tr w:rsidR="00420066" w14:paraId="5E304D51" w14:textId="77777777" w:rsidTr="00420066">
        <w:trPr>
          <w:cnfStyle w:val="000000100000" w:firstRow="0" w:lastRow="0" w:firstColumn="0" w:lastColumn="0" w:oddVBand="0" w:evenVBand="0" w:oddHBand="1" w:evenHBand="0" w:firstRowFirstColumn="0" w:firstRowLastColumn="0" w:lastRowFirstColumn="0" w:lastRowLastColumn="0"/>
          <w:jc w:val="both"/>
          <w:ins w:id="491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069B812" w14:textId="77777777" w:rsidR="00420066" w:rsidRDefault="007D1D13" w:rsidP="00420066">
            <w:pPr>
              <w:rPr>
                <w:ins w:id="4920" w:author="peng" w:date="2015-01-26T02:21:00Z"/>
              </w:rPr>
            </w:pPr>
            <w:customXmlInsRangeStart w:id="4921" w:author="peng" w:date="2015-01-26T02:21:00Z"/>
            <w:sdt>
              <w:sdtPr>
                <w:alias w:val="Attribute ATTRIBUTE Name"/>
                <w:tag w:val="745ad36b-16c5-44dd-886c-fbc733a52642"/>
                <w:id w:val="726265974"/>
                <w:dataBinding w:xpath="/elements/element[@objid='745ad36b-16c5-44dd-886c-fbc733a52642']/content[@alias='Attribute ATTRIBUTE Name']" w:storeItemID="{D35B6978-45B9-4860-8E6E-EDB6F017D2CB}"/>
                <w:text w:multiLine="1"/>
              </w:sdtPr>
              <w:sdtEndPr/>
              <w:sdtContent>
                <w:customXmlInsRangeEnd w:id="4921"/>
                <w:ins w:id="4922" w:author="peng" w:date="2015-01-26T02:21:00Z">
                  <w:r w:rsidR="00420066">
                    <w:t>attrSampleRate</w:t>
                  </w:r>
                </w:ins>
                <w:customXmlInsRangeStart w:id="4923" w:author="peng" w:date="2015-01-26T02:21:00Z"/>
              </w:sdtContent>
            </w:sdt>
            <w:customXmlInsRangeEnd w:id="4923"/>
            <w:ins w:id="4924" w:author="peng" w:date="2015-01-26T02:21:00Z">
              <w:r w:rsidR="00420066">
                <w:t xml:space="preserve"> : [</w:t>
              </w:r>
            </w:ins>
            <w:customXmlInsRangeStart w:id="4925" w:author="peng" w:date="2015-01-26T02:21:00Z"/>
            <w:sdt>
              <w:sdtPr>
                <w:alias w:val="Attribute ATTRIBUTE MultiplicityMin"/>
                <w:tag w:val="745ad36b-16c5-44dd-886c-fbc733a52642"/>
                <w:id w:val="1545250213"/>
                <w:dataBinding w:xpath="/elements/element[@objid='745ad36b-16c5-44dd-886c-fbc733a52642']/content[@alias='Attribute ATTRIBUTE MultiplicityMin']" w:storeItemID="{D35B6978-45B9-4860-8E6E-EDB6F017D2CB}"/>
                <w:text w:multiLine="1"/>
              </w:sdtPr>
              <w:sdtEndPr/>
              <w:sdtContent>
                <w:customXmlInsRangeEnd w:id="4925"/>
                <w:ins w:id="4926" w:author="peng" w:date="2015-01-26T02:21:00Z">
                  <w:r w:rsidR="00420066">
                    <w:t>1</w:t>
                  </w:r>
                </w:ins>
                <w:customXmlInsRangeStart w:id="4927" w:author="peng" w:date="2015-01-26T02:21:00Z"/>
              </w:sdtContent>
            </w:sdt>
            <w:customXmlInsRangeEnd w:id="4927"/>
            <w:ins w:id="4928" w:author="peng" w:date="2015-01-26T02:21:00Z">
              <w:r w:rsidR="00420066">
                <w:t>..</w:t>
              </w:r>
            </w:ins>
            <w:customXmlInsRangeStart w:id="4929" w:author="peng" w:date="2015-01-26T02:21:00Z"/>
            <w:sdt>
              <w:sdtPr>
                <w:alias w:val="Attribute ATTRIBUTE MultiplicityMax"/>
                <w:tag w:val="745ad36b-16c5-44dd-886c-fbc733a52642"/>
                <w:id w:val="444282700"/>
                <w:dataBinding w:xpath="/elements/element[@objid='745ad36b-16c5-44dd-886c-fbc733a52642']/content[@alias='Attribute ATTRIBUTE MultiplicityMax']" w:storeItemID="{D35B6978-45B9-4860-8E6E-EDB6F017D2CB}"/>
                <w:text w:multiLine="1"/>
              </w:sdtPr>
              <w:sdtEndPr/>
              <w:sdtContent>
                <w:customXmlInsRangeEnd w:id="4929"/>
                <w:ins w:id="4930" w:author="peng" w:date="2015-01-26T02:21:00Z">
                  <w:r w:rsidR="00420066">
                    <w:t>1</w:t>
                  </w:r>
                </w:ins>
                <w:customXmlInsRangeStart w:id="4931" w:author="peng" w:date="2015-01-26T02:21:00Z"/>
              </w:sdtContent>
            </w:sdt>
            <w:customXmlInsRangeEnd w:id="4931"/>
            <w:ins w:id="4932" w:author="peng" w:date="2015-01-26T02:21:00Z">
              <w:r w:rsidR="00420066">
                <w:t xml:space="preserve">] </w:t>
              </w:r>
            </w:ins>
            <w:customXmlInsRangeStart w:id="4933" w:author="peng" w:date="2015-01-26T02:21:00Z"/>
            <w:sdt>
              <w:sdtPr>
                <w:alias w:val="DataType ATTRIBUTE Name"/>
                <w:tag w:val="00000004-0000-0010-0000-000000000000"/>
                <w:id w:val="-1170783575"/>
                <w:dataBinding w:xpath="/elements/element[@objid='00000004-0000-0010-0000-000000000000']/content[@alias='DataType ATTRIBUTE Name']" w:storeItemID="{D35B6978-45B9-4860-8E6E-EDB6F017D2CB}"/>
                <w:text w:multiLine="1"/>
              </w:sdtPr>
              <w:sdtEndPr/>
              <w:sdtContent>
                <w:customXmlInsRangeEnd w:id="4933"/>
                <w:ins w:id="4934" w:author="peng" w:date="2015-01-26T02:21:00Z">
                  <w:r w:rsidR="00420066">
                    <w:t>double</w:t>
                  </w:r>
                </w:ins>
                <w:customXmlInsRangeStart w:id="4935" w:author="peng" w:date="2015-01-26T02:21:00Z"/>
              </w:sdtContent>
            </w:sdt>
            <w:customXmlInsRangeEnd w:id="4935"/>
          </w:p>
        </w:tc>
        <w:tc>
          <w:tcPr>
            <w:tcW w:w="0" w:type="auto"/>
          </w:tcPr>
          <w:p w14:paraId="72C72DAD"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936" w:author="peng" w:date="2015-01-26T02:21:00Z"/>
              </w:rPr>
            </w:pPr>
            <w:customXmlInsRangeStart w:id="4937" w:author="peng" w:date="2015-01-26T02:21:00Z"/>
            <w:sdt>
              <w:sdtPr>
                <w:alias w:val="Attribute NOTE description 0"/>
                <w:tag w:val="745ad36b-16c5-44dd-886c-fbc733a52642"/>
                <w:id w:val="-1465113612"/>
                <w:dataBinding w:xpath="/elements/element[@objid='745ad36b-16c5-44dd-886c-fbc733a52642']/content[@alias='Attribute NOTE description 0']" w:storeItemID="{D35B6978-45B9-4860-8E6E-EDB6F017D2CB}"/>
                <w:text w:multiLine="1"/>
              </w:sdtPr>
              <w:sdtEndPr/>
              <w:sdtContent>
                <w:customXmlInsRangeEnd w:id="4937"/>
                <w:ins w:id="4938" w:author="peng" w:date="2015-01-26T02:21:00Z">
                  <w:r w:rsidR="00420066">
                    <w:t>ratio of bootstrapped attribute sample</w:t>
                  </w:r>
                </w:ins>
                <w:customXmlInsRangeStart w:id="4939" w:author="peng" w:date="2015-01-26T02:21:00Z"/>
              </w:sdtContent>
            </w:sdt>
            <w:customXmlInsRangeEnd w:id="4939"/>
          </w:p>
        </w:tc>
      </w:tr>
      <w:tr w:rsidR="00420066" w14:paraId="314990AE" w14:textId="77777777" w:rsidTr="00420066">
        <w:trPr>
          <w:jc w:val="both"/>
          <w:ins w:id="4940"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E13143C" w14:textId="77777777" w:rsidR="00420066" w:rsidRDefault="007D1D13" w:rsidP="00420066">
            <w:pPr>
              <w:rPr>
                <w:ins w:id="4941" w:author="peng" w:date="2015-01-26T02:21:00Z"/>
              </w:rPr>
            </w:pPr>
            <w:customXmlInsRangeStart w:id="4942" w:author="peng" w:date="2015-01-26T02:21:00Z"/>
            <w:sdt>
              <w:sdtPr>
                <w:alias w:val="Attribute ATTRIBUTE Name"/>
                <w:tag w:val="d96b83d3-debb-4bbb-a7e0-73ce2da146e5"/>
                <w:id w:val="-1691686488"/>
                <w:dataBinding w:xpath="/elements/element[@objid='d96b83d3-debb-4bbb-a7e0-73ce2da146e5']/content[@alias='Attribute ATTRIBUTE Name']" w:storeItemID="{D35B6978-45B9-4860-8E6E-EDB6F017D2CB}"/>
                <w:text w:multiLine="1"/>
              </w:sdtPr>
              <w:sdtEndPr/>
              <w:sdtContent>
                <w:customXmlInsRangeEnd w:id="4942"/>
                <w:ins w:id="4943" w:author="peng" w:date="2015-01-26T02:21:00Z">
                  <w:r w:rsidR="00420066">
                    <w:t>numOfAttr</w:t>
                  </w:r>
                </w:ins>
                <w:customXmlInsRangeStart w:id="4944" w:author="peng" w:date="2015-01-26T02:21:00Z"/>
              </w:sdtContent>
            </w:sdt>
            <w:customXmlInsRangeEnd w:id="4944"/>
            <w:ins w:id="4945" w:author="peng" w:date="2015-01-26T02:21:00Z">
              <w:r w:rsidR="00420066">
                <w:t xml:space="preserve"> : [</w:t>
              </w:r>
            </w:ins>
            <w:customXmlInsRangeStart w:id="4946" w:author="peng" w:date="2015-01-26T02:21:00Z"/>
            <w:sdt>
              <w:sdtPr>
                <w:alias w:val="Attribute ATTRIBUTE MultiplicityMin"/>
                <w:tag w:val="d96b83d3-debb-4bbb-a7e0-73ce2da146e5"/>
                <w:id w:val="1192416302"/>
                <w:dataBinding w:xpath="/elements/element[@objid='d96b83d3-debb-4bbb-a7e0-73ce2da146e5']/content[@alias='Attribute ATTRIBUTE MultiplicityMin']" w:storeItemID="{D35B6978-45B9-4860-8E6E-EDB6F017D2CB}"/>
                <w:text w:multiLine="1"/>
              </w:sdtPr>
              <w:sdtEndPr/>
              <w:sdtContent>
                <w:customXmlInsRangeEnd w:id="4946"/>
                <w:ins w:id="4947" w:author="peng" w:date="2015-01-26T02:21:00Z">
                  <w:r w:rsidR="00420066">
                    <w:t>1</w:t>
                  </w:r>
                </w:ins>
                <w:customXmlInsRangeStart w:id="4948" w:author="peng" w:date="2015-01-26T02:21:00Z"/>
              </w:sdtContent>
            </w:sdt>
            <w:customXmlInsRangeEnd w:id="4948"/>
            <w:ins w:id="4949" w:author="peng" w:date="2015-01-26T02:21:00Z">
              <w:r w:rsidR="00420066">
                <w:t>..</w:t>
              </w:r>
            </w:ins>
            <w:customXmlInsRangeStart w:id="4950" w:author="peng" w:date="2015-01-26T02:21:00Z"/>
            <w:sdt>
              <w:sdtPr>
                <w:alias w:val="Attribute ATTRIBUTE MultiplicityMax"/>
                <w:tag w:val="d96b83d3-debb-4bbb-a7e0-73ce2da146e5"/>
                <w:id w:val="1660113441"/>
                <w:dataBinding w:xpath="/elements/element[@objid='d96b83d3-debb-4bbb-a7e0-73ce2da146e5']/content[@alias='Attribute ATTRIBUTE MultiplicityMax']" w:storeItemID="{D35B6978-45B9-4860-8E6E-EDB6F017D2CB}"/>
                <w:text w:multiLine="1"/>
              </w:sdtPr>
              <w:sdtEndPr/>
              <w:sdtContent>
                <w:customXmlInsRangeEnd w:id="4950"/>
                <w:ins w:id="4951" w:author="peng" w:date="2015-01-26T02:21:00Z">
                  <w:r w:rsidR="00420066">
                    <w:t>1</w:t>
                  </w:r>
                </w:ins>
                <w:customXmlInsRangeStart w:id="4952" w:author="peng" w:date="2015-01-26T02:21:00Z"/>
              </w:sdtContent>
            </w:sdt>
            <w:customXmlInsRangeEnd w:id="4952"/>
            <w:ins w:id="4953" w:author="peng" w:date="2015-01-26T02:21:00Z">
              <w:r w:rsidR="00420066">
                <w:t xml:space="preserve">] </w:t>
              </w:r>
            </w:ins>
            <w:customXmlInsRangeStart w:id="4954" w:author="peng" w:date="2015-01-26T02:21:00Z"/>
            <w:sdt>
              <w:sdtPr>
                <w:alias w:val="DataType ATTRIBUTE Name"/>
                <w:tag w:val="00000004-0000-0009-0000-000000000000"/>
                <w:id w:val="327101390"/>
                <w:dataBinding w:xpath="/elements/element[@objid='00000004-0000-0009-0000-000000000000']/content[@alias='DataType ATTRIBUTE Name']" w:storeItemID="{D35B6978-45B9-4860-8E6E-EDB6F017D2CB}"/>
                <w:text w:multiLine="1"/>
              </w:sdtPr>
              <w:sdtEndPr/>
              <w:sdtContent>
                <w:customXmlInsRangeEnd w:id="4954"/>
                <w:ins w:id="4955" w:author="peng" w:date="2015-01-26T02:21:00Z">
                  <w:r w:rsidR="00420066">
                    <w:t>integer</w:t>
                  </w:r>
                </w:ins>
                <w:customXmlInsRangeStart w:id="4956" w:author="peng" w:date="2015-01-26T02:21:00Z"/>
              </w:sdtContent>
            </w:sdt>
            <w:customXmlInsRangeEnd w:id="4956"/>
          </w:p>
        </w:tc>
        <w:tc>
          <w:tcPr>
            <w:tcW w:w="0" w:type="auto"/>
          </w:tcPr>
          <w:p w14:paraId="3CFC2CA5"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957" w:author="peng" w:date="2015-01-26T02:21:00Z"/>
              </w:rPr>
            </w:pPr>
            <w:customXmlInsRangeStart w:id="4958" w:author="peng" w:date="2015-01-26T02:21:00Z"/>
            <w:sdt>
              <w:sdtPr>
                <w:alias w:val="Attribute NOTE description 0"/>
                <w:tag w:val="d96b83d3-debb-4bbb-a7e0-73ce2da146e5"/>
                <w:id w:val="-652986693"/>
                <w:dataBinding w:xpath="/elements/element[@objid='d96b83d3-debb-4bbb-a7e0-73ce2da146e5']/content[@alias='Attribute NOTE description 0']" w:storeItemID="{D35B6978-45B9-4860-8E6E-EDB6F017D2CB}"/>
                <w:text w:multiLine="1"/>
              </w:sdtPr>
              <w:sdtEndPr/>
              <w:sdtContent>
                <w:customXmlInsRangeEnd w:id="4958"/>
                <w:ins w:id="4959" w:author="peng" w:date="2015-01-26T02:21:00Z">
                  <w:r w:rsidR="00420066">
                    <w:t>number of all attributes</w:t>
                  </w:r>
                </w:ins>
                <w:customXmlInsRangeStart w:id="4960" w:author="peng" w:date="2015-01-26T02:21:00Z"/>
              </w:sdtContent>
            </w:sdt>
            <w:customXmlInsRangeEnd w:id="4960"/>
          </w:p>
        </w:tc>
      </w:tr>
      <w:tr w:rsidR="00420066" w14:paraId="4E5D0D04" w14:textId="77777777" w:rsidTr="00420066">
        <w:trPr>
          <w:cnfStyle w:val="000000100000" w:firstRow="0" w:lastRow="0" w:firstColumn="0" w:lastColumn="0" w:oddVBand="0" w:evenVBand="0" w:oddHBand="1" w:evenHBand="0" w:firstRowFirstColumn="0" w:firstRowLastColumn="0" w:lastRowFirstColumn="0" w:lastRowLastColumn="0"/>
          <w:jc w:val="both"/>
          <w:ins w:id="496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E403BC6" w14:textId="77777777" w:rsidR="00420066" w:rsidRDefault="007D1D13" w:rsidP="00420066">
            <w:pPr>
              <w:rPr>
                <w:ins w:id="4962" w:author="peng" w:date="2015-01-26T02:21:00Z"/>
              </w:rPr>
            </w:pPr>
            <w:customXmlInsRangeStart w:id="4963" w:author="peng" w:date="2015-01-26T02:21:00Z"/>
            <w:sdt>
              <w:sdtPr>
                <w:alias w:val="Attribute ATTRIBUTE Name"/>
                <w:tag w:val="3965044a-f394-4370-a2e0-b60864b22696"/>
                <w:id w:val="-175970676"/>
                <w:dataBinding w:xpath="/elements/element[@objid='3965044a-f394-4370-a2e0-b60864b22696']/content[@alias='Attribute ATTRIBUTE Name']" w:storeItemID="{D35B6978-45B9-4860-8E6E-EDB6F017D2CB}"/>
                <w:text w:multiLine="1"/>
              </w:sdtPr>
              <w:sdtEndPr/>
              <w:sdtContent>
                <w:customXmlInsRangeEnd w:id="4963"/>
                <w:ins w:id="4964" w:author="peng" w:date="2015-01-26T02:21:00Z">
                  <w:r w:rsidR="00420066">
                    <w:t>numOfAttrSample</w:t>
                  </w:r>
                </w:ins>
                <w:customXmlInsRangeStart w:id="4965" w:author="peng" w:date="2015-01-26T02:21:00Z"/>
              </w:sdtContent>
            </w:sdt>
            <w:customXmlInsRangeEnd w:id="4965"/>
            <w:ins w:id="4966" w:author="peng" w:date="2015-01-26T02:21:00Z">
              <w:r w:rsidR="00420066">
                <w:t xml:space="preserve"> : [</w:t>
              </w:r>
            </w:ins>
            <w:customXmlInsRangeStart w:id="4967" w:author="peng" w:date="2015-01-26T02:21:00Z"/>
            <w:sdt>
              <w:sdtPr>
                <w:alias w:val="Attribute ATTRIBUTE MultiplicityMin"/>
                <w:tag w:val="3965044a-f394-4370-a2e0-b60864b22696"/>
                <w:id w:val="-157236578"/>
                <w:dataBinding w:xpath="/elements/element[@objid='3965044a-f394-4370-a2e0-b60864b22696']/content[@alias='Attribute ATTRIBUTE MultiplicityMin']" w:storeItemID="{D35B6978-45B9-4860-8E6E-EDB6F017D2CB}"/>
                <w:text w:multiLine="1"/>
              </w:sdtPr>
              <w:sdtEndPr/>
              <w:sdtContent>
                <w:customXmlInsRangeEnd w:id="4967"/>
                <w:ins w:id="4968" w:author="peng" w:date="2015-01-26T02:21:00Z">
                  <w:r w:rsidR="00420066">
                    <w:t>1</w:t>
                  </w:r>
                </w:ins>
                <w:customXmlInsRangeStart w:id="4969" w:author="peng" w:date="2015-01-26T02:21:00Z"/>
              </w:sdtContent>
            </w:sdt>
            <w:customXmlInsRangeEnd w:id="4969"/>
            <w:ins w:id="4970" w:author="peng" w:date="2015-01-26T02:21:00Z">
              <w:r w:rsidR="00420066">
                <w:t>..</w:t>
              </w:r>
            </w:ins>
            <w:customXmlInsRangeStart w:id="4971" w:author="peng" w:date="2015-01-26T02:21:00Z"/>
            <w:sdt>
              <w:sdtPr>
                <w:alias w:val="Attribute ATTRIBUTE MultiplicityMax"/>
                <w:tag w:val="3965044a-f394-4370-a2e0-b60864b22696"/>
                <w:id w:val="-1802222929"/>
                <w:dataBinding w:xpath="/elements/element[@objid='3965044a-f394-4370-a2e0-b60864b22696']/content[@alias='Attribute ATTRIBUTE MultiplicityMax']" w:storeItemID="{D35B6978-45B9-4860-8E6E-EDB6F017D2CB}"/>
                <w:text w:multiLine="1"/>
              </w:sdtPr>
              <w:sdtEndPr/>
              <w:sdtContent>
                <w:customXmlInsRangeEnd w:id="4971"/>
                <w:ins w:id="4972" w:author="peng" w:date="2015-01-26T02:21:00Z">
                  <w:r w:rsidR="00420066">
                    <w:t>1</w:t>
                  </w:r>
                </w:ins>
                <w:customXmlInsRangeStart w:id="4973" w:author="peng" w:date="2015-01-26T02:21:00Z"/>
              </w:sdtContent>
            </w:sdt>
            <w:customXmlInsRangeEnd w:id="4973"/>
            <w:ins w:id="4974" w:author="peng" w:date="2015-01-26T02:21:00Z">
              <w:r w:rsidR="00420066">
                <w:t xml:space="preserve">] </w:t>
              </w:r>
            </w:ins>
            <w:customXmlInsRangeStart w:id="4975" w:author="peng" w:date="2015-01-26T02:21:00Z"/>
            <w:sdt>
              <w:sdtPr>
                <w:alias w:val="DataType ATTRIBUTE Name"/>
                <w:tag w:val="00000004-0000-0009-0000-000000000000"/>
                <w:id w:val="2085253909"/>
                <w:dataBinding w:xpath="/elements/element[@objid='00000004-0000-0009-0000-000000000000']/content[@alias='DataType ATTRIBUTE Name']" w:storeItemID="{D35B6978-45B9-4860-8E6E-EDB6F017D2CB}"/>
                <w:text w:multiLine="1"/>
              </w:sdtPr>
              <w:sdtEndPr/>
              <w:sdtContent>
                <w:customXmlInsRangeEnd w:id="4975"/>
                <w:ins w:id="4976" w:author="peng" w:date="2015-01-26T02:21:00Z">
                  <w:r w:rsidR="00420066">
                    <w:t>integer</w:t>
                  </w:r>
                </w:ins>
                <w:customXmlInsRangeStart w:id="4977" w:author="peng" w:date="2015-01-26T02:21:00Z"/>
              </w:sdtContent>
            </w:sdt>
            <w:customXmlInsRangeEnd w:id="4977"/>
          </w:p>
        </w:tc>
        <w:tc>
          <w:tcPr>
            <w:tcW w:w="0" w:type="auto"/>
          </w:tcPr>
          <w:p w14:paraId="31420F98"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4978" w:author="peng" w:date="2015-01-26T02:21:00Z"/>
              </w:rPr>
            </w:pPr>
            <w:customXmlInsRangeStart w:id="4979" w:author="peng" w:date="2015-01-26T02:21:00Z"/>
            <w:sdt>
              <w:sdtPr>
                <w:alias w:val="Attribute NOTE description 0"/>
                <w:tag w:val="3965044a-f394-4370-a2e0-b60864b22696"/>
                <w:id w:val="1344585876"/>
                <w:dataBinding w:xpath="/elements/element[@objid='3965044a-f394-4370-a2e0-b60864b22696']/content[@alias='Attribute NOTE description 0']" w:storeItemID="{D35B6978-45B9-4860-8E6E-EDB6F017D2CB}"/>
                <w:text w:multiLine="1"/>
              </w:sdtPr>
              <w:sdtEndPr/>
              <w:sdtContent>
                <w:customXmlInsRangeEnd w:id="4979"/>
                <w:ins w:id="4980" w:author="peng" w:date="2015-01-26T02:21:00Z">
                  <w:r w:rsidR="00420066">
                    <w:t>number of attribute samples</w:t>
                  </w:r>
                </w:ins>
                <w:customXmlInsRangeStart w:id="4981" w:author="peng" w:date="2015-01-26T02:21:00Z"/>
              </w:sdtContent>
            </w:sdt>
            <w:customXmlInsRangeEnd w:id="4981"/>
          </w:p>
        </w:tc>
      </w:tr>
      <w:tr w:rsidR="00420066" w14:paraId="1C01E4D6" w14:textId="77777777" w:rsidTr="00420066">
        <w:trPr>
          <w:jc w:val="both"/>
          <w:ins w:id="498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2C92147" w14:textId="77777777" w:rsidR="00420066" w:rsidRDefault="007D1D13" w:rsidP="00420066">
            <w:pPr>
              <w:rPr>
                <w:ins w:id="4983" w:author="peng" w:date="2015-01-26T02:21:00Z"/>
              </w:rPr>
            </w:pPr>
            <w:customXmlInsRangeStart w:id="4984" w:author="peng" w:date="2015-01-26T02:21:00Z"/>
            <w:sdt>
              <w:sdtPr>
                <w:alias w:val="Attribute ATTRIBUTE Name"/>
                <w:tag w:val="5989d85e-ba59-436a-9946-40141c239d67"/>
                <w:id w:val="1610465404"/>
                <w:dataBinding w:xpath="/elements/element[@objid='5989d85e-ba59-436a-9946-40141c239d67']/content[@alias='Attribute ATTRIBUTE Name']" w:storeItemID="{D35B6978-45B9-4860-8E6E-EDB6F017D2CB}"/>
                <w:text w:multiLine="1"/>
              </w:sdtPr>
              <w:sdtEndPr/>
              <w:sdtContent>
                <w:customXmlInsRangeEnd w:id="4984"/>
                <w:ins w:id="4985" w:author="peng" w:date="2015-01-26T02:21:00Z">
                  <w:r w:rsidR="00420066">
                    <w:t>numOfTree</w:t>
                  </w:r>
                </w:ins>
                <w:customXmlInsRangeStart w:id="4986" w:author="peng" w:date="2015-01-26T02:21:00Z"/>
              </w:sdtContent>
            </w:sdt>
            <w:customXmlInsRangeEnd w:id="4986"/>
            <w:ins w:id="4987" w:author="peng" w:date="2015-01-26T02:21:00Z">
              <w:r w:rsidR="00420066">
                <w:t xml:space="preserve"> : [</w:t>
              </w:r>
            </w:ins>
            <w:customXmlInsRangeStart w:id="4988" w:author="peng" w:date="2015-01-26T02:21:00Z"/>
            <w:sdt>
              <w:sdtPr>
                <w:alias w:val="Attribute ATTRIBUTE MultiplicityMin"/>
                <w:tag w:val="5989d85e-ba59-436a-9946-40141c239d67"/>
                <w:id w:val="-927109892"/>
                <w:dataBinding w:xpath="/elements/element[@objid='5989d85e-ba59-436a-9946-40141c239d67']/content[@alias='Attribute ATTRIBUTE MultiplicityMin']" w:storeItemID="{D35B6978-45B9-4860-8E6E-EDB6F017D2CB}"/>
                <w:text w:multiLine="1"/>
              </w:sdtPr>
              <w:sdtEndPr/>
              <w:sdtContent>
                <w:customXmlInsRangeEnd w:id="4988"/>
                <w:ins w:id="4989" w:author="peng" w:date="2015-01-26T02:21:00Z">
                  <w:r w:rsidR="00420066">
                    <w:t>1</w:t>
                  </w:r>
                </w:ins>
                <w:customXmlInsRangeStart w:id="4990" w:author="peng" w:date="2015-01-26T02:21:00Z"/>
              </w:sdtContent>
            </w:sdt>
            <w:customXmlInsRangeEnd w:id="4990"/>
            <w:ins w:id="4991" w:author="peng" w:date="2015-01-26T02:21:00Z">
              <w:r w:rsidR="00420066">
                <w:t>..</w:t>
              </w:r>
            </w:ins>
            <w:customXmlInsRangeStart w:id="4992" w:author="peng" w:date="2015-01-26T02:21:00Z"/>
            <w:sdt>
              <w:sdtPr>
                <w:alias w:val="Attribute ATTRIBUTE MultiplicityMax"/>
                <w:tag w:val="5989d85e-ba59-436a-9946-40141c239d67"/>
                <w:id w:val="1381516242"/>
                <w:dataBinding w:xpath="/elements/element[@objid='5989d85e-ba59-436a-9946-40141c239d67']/content[@alias='Attribute ATTRIBUTE MultiplicityMax']" w:storeItemID="{D35B6978-45B9-4860-8E6E-EDB6F017D2CB}"/>
                <w:text w:multiLine="1"/>
              </w:sdtPr>
              <w:sdtEndPr/>
              <w:sdtContent>
                <w:customXmlInsRangeEnd w:id="4992"/>
                <w:ins w:id="4993" w:author="peng" w:date="2015-01-26T02:21:00Z">
                  <w:r w:rsidR="00420066">
                    <w:t>1</w:t>
                  </w:r>
                </w:ins>
                <w:customXmlInsRangeStart w:id="4994" w:author="peng" w:date="2015-01-26T02:21:00Z"/>
              </w:sdtContent>
            </w:sdt>
            <w:customXmlInsRangeEnd w:id="4994"/>
            <w:ins w:id="4995" w:author="peng" w:date="2015-01-26T02:21:00Z">
              <w:r w:rsidR="00420066">
                <w:t xml:space="preserve">] </w:t>
              </w:r>
            </w:ins>
            <w:customXmlInsRangeStart w:id="4996" w:author="peng" w:date="2015-01-26T02:21:00Z"/>
            <w:sdt>
              <w:sdtPr>
                <w:alias w:val="DataType ATTRIBUTE Name"/>
                <w:tag w:val="00000004-0000-0009-0000-000000000000"/>
                <w:id w:val="525217855"/>
                <w:dataBinding w:xpath="/elements/element[@objid='00000004-0000-0009-0000-000000000000']/content[@alias='DataType ATTRIBUTE Name']" w:storeItemID="{D35B6978-45B9-4860-8E6E-EDB6F017D2CB}"/>
                <w:text w:multiLine="1"/>
              </w:sdtPr>
              <w:sdtEndPr/>
              <w:sdtContent>
                <w:customXmlInsRangeEnd w:id="4996"/>
                <w:ins w:id="4997" w:author="peng" w:date="2015-01-26T02:21:00Z">
                  <w:r w:rsidR="00420066">
                    <w:t>integer</w:t>
                  </w:r>
                </w:ins>
                <w:customXmlInsRangeStart w:id="4998" w:author="peng" w:date="2015-01-26T02:21:00Z"/>
              </w:sdtContent>
            </w:sdt>
            <w:customXmlInsRangeEnd w:id="4998"/>
          </w:p>
        </w:tc>
        <w:tc>
          <w:tcPr>
            <w:tcW w:w="0" w:type="auto"/>
          </w:tcPr>
          <w:p w14:paraId="590E7DED"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4999" w:author="peng" w:date="2015-01-26T02:21:00Z"/>
              </w:rPr>
            </w:pPr>
            <w:customXmlInsRangeStart w:id="5000" w:author="peng" w:date="2015-01-26T02:21:00Z"/>
            <w:sdt>
              <w:sdtPr>
                <w:alias w:val="Attribute NOTE description 0"/>
                <w:tag w:val="5989d85e-ba59-436a-9946-40141c239d67"/>
                <w:id w:val="814606963"/>
                <w:dataBinding w:xpath="/elements/element[@objid='5989d85e-ba59-436a-9946-40141c239d67']/content[@alias='Attribute NOTE description 0']" w:storeItemID="{D35B6978-45B9-4860-8E6E-EDB6F017D2CB}"/>
                <w:text w:multiLine="1"/>
              </w:sdtPr>
              <w:sdtEndPr/>
              <w:sdtContent>
                <w:customXmlInsRangeEnd w:id="5000"/>
                <w:ins w:id="5001" w:author="peng" w:date="2015-01-26T02:21:00Z">
                  <w:r w:rsidR="00420066">
                    <w:t>number of trees in random forest</w:t>
                  </w:r>
                </w:ins>
                <w:customXmlInsRangeStart w:id="5002" w:author="peng" w:date="2015-01-26T02:21:00Z"/>
              </w:sdtContent>
            </w:sdt>
            <w:customXmlInsRangeEnd w:id="5002"/>
          </w:p>
        </w:tc>
      </w:tr>
      <w:tr w:rsidR="00420066" w14:paraId="21629F32" w14:textId="77777777" w:rsidTr="00420066">
        <w:trPr>
          <w:cnfStyle w:val="000000100000" w:firstRow="0" w:lastRow="0" w:firstColumn="0" w:lastColumn="0" w:oddVBand="0" w:evenVBand="0" w:oddHBand="1" w:evenHBand="0" w:firstRowFirstColumn="0" w:firstRowLastColumn="0" w:lastRowFirstColumn="0" w:lastRowLastColumn="0"/>
          <w:jc w:val="both"/>
          <w:ins w:id="500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FB4A343" w14:textId="77777777" w:rsidR="00420066" w:rsidRDefault="007D1D13" w:rsidP="00420066">
            <w:pPr>
              <w:rPr>
                <w:ins w:id="5004" w:author="peng" w:date="2015-01-26T02:21:00Z"/>
              </w:rPr>
            </w:pPr>
            <w:customXmlInsRangeStart w:id="5005" w:author="peng" w:date="2015-01-26T02:21:00Z"/>
            <w:sdt>
              <w:sdtPr>
                <w:alias w:val="Attribute ATTRIBUTE Name"/>
                <w:tag w:val="5dbec742-7060-483a-8592-0c110d4c2d04"/>
                <w:id w:val="-1557936473"/>
                <w:dataBinding w:xpath="/elements/element[@objid='5dbec742-7060-483a-8592-0c110d4c2d04']/content[@alias='Attribute ATTRIBUTE Name']" w:storeItemID="{D35B6978-45B9-4860-8E6E-EDB6F017D2CB}"/>
                <w:text w:multiLine="1"/>
              </w:sdtPr>
              <w:sdtEndPr/>
              <w:sdtContent>
                <w:customXmlInsRangeEnd w:id="5005"/>
                <w:ins w:id="5006" w:author="peng" w:date="2015-01-26T02:21:00Z">
                  <w:r w:rsidR="00420066">
                    <w:t>depthOfTree</w:t>
                  </w:r>
                </w:ins>
                <w:customXmlInsRangeStart w:id="5007" w:author="peng" w:date="2015-01-26T02:21:00Z"/>
              </w:sdtContent>
            </w:sdt>
            <w:customXmlInsRangeEnd w:id="5007"/>
            <w:ins w:id="5008" w:author="peng" w:date="2015-01-26T02:21:00Z">
              <w:r w:rsidR="00420066">
                <w:t xml:space="preserve"> : [</w:t>
              </w:r>
            </w:ins>
            <w:customXmlInsRangeStart w:id="5009" w:author="peng" w:date="2015-01-26T02:21:00Z"/>
            <w:sdt>
              <w:sdtPr>
                <w:alias w:val="Attribute ATTRIBUTE MultiplicityMin"/>
                <w:tag w:val="5dbec742-7060-483a-8592-0c110d4c2d04"/>
                <w:id w:val="1314458168"/>
                <w:dataBinding w:xpath="/elements/element[@objid='5dbec742-7060-483a-8592-0c110d4c2d04']/content[@alias='Attribute ATTRIBUTE MultiplicityMin']" w:storeItemID="{D35B6978-45B9-4860-8E6E-EDB6F017D2CB}"/>
                <w:text w:multiLine="1"/>
              </w:sdtPr>
              <w:sdtEndPr/>
              <w:sdtContent>
                <w:customXmlInsRangeEnd w:id="5009"/>
                <w:ins w:id="5010" w:author="peng" w:date="2015-01-26T02:21:00Z">
                  <w:r w:rsidR="00420066">
                    <w:t>1</w:t>
                  </w:r>
                </w:ins>
                <w:customXmlInsRangeStart w:id="5011" w:author="peng" w:date="2015-01-26T02:21:00Z"/>
              </w:sdtContent>
            </w:sdt>
            <w:customXmlInsRangeEnd w:id="5011"/>
            <w:ins w:id="5012" w:author="peng" w:date="2015-01-26T02:21:00Z">
              <w:r w:rsidR="00420066">
                <w:t>..</w:t>
              </w:r>
            </w:ins>
            <w:customXmlInsRangeStart w:id="5013" w:author="peng" w:date="2015-01-26T02:21:00Z"/>
            <w:sdt>
              <w:sdtPr>
                <w:alias w:val="Attribute ATTRIBUTE MultiplicityMax"/>
                <w:tag w:val="5dbec742-7060-483a-8592-0c110d4c2d04"/>
                <w:id w:val="1220324690"/>
                <w:dataBinding w:xpath="/elements/element[@objid='5dbec742-7060-483a-8592-0c110d4c2d04']/content[@alias='Attribute ATTRIBUTE MultiplicityMax']" w:storeItemID="{D35B6978-45B9-4860-8E6E-EDB6F017D2CB}"/>
                <w:text w:multiLine="1"/>
              </w:sdtPr>
              <w:sdtEndPr/>
              <w:sdtContent>
                <w:customXmlInsRangeEnd w:id="5013"/>
                <w:ins w:id="5014" w:author="peng" w:date="2015-01-26T02:21:00Z">
                  <w:r w:rsidR="00420066">
                    <w:t>1</w:t>
                  </w:r>
                </w:ins>
                <w:customXmlInsRangeStart w:id="5015" w:author="peng" w:date="2015-01-26T02:21:00Z"/>
              </w:sdtContent>
            </w:sdt>
            <w:customXmlInsRangeEnd w:id="5015"/>
            <w:ins w:id="5016" w:author="peng" w:date="2015-01-26T02:21:00Z">
              <w:r w:rsidR="00420066">
                <w:t xml:space="preserve">] </w:t>
              </w:r>
            </w:ins>
            <w:customXmlInsRangeStart w:id="5017" w:author="peng" w:date="2015-01-26T02:21:00Z"/>
            <w:sdt>
              <w:sdtPr>
                <w:alias w:val="DataType ATTRIBUTE Name"/>
                <w:tag w:val="00000004-0000-0009-0000-000000000000"/>
                <w:id w:val="-1887712156"/>
                <w:dataBinding w:xpath="/elements/element[@objid='00000004-0000-0009-0000-000000000000']/content[@alias='DataType ATTRIBUTE Name']" w:storeItemID="{D35B6978-45B9-4860-8E6E-EDB6F017D2CB}"/>
                <w:text w:multiLine="1"/>
              </w:sdtPr>
              <w:sdtEndPr/>
              <w:sdtContent>
                <w:customXmlInsRangeEnd w:id="5017"/>
                <w:ins w:id="5018" w:author="peng" w:date="2015-01-26T02:21:00Z">
                  <w:r w:rsidR="00420066">
                    <w:t>integer</w:t>
                  </w:r>
                </w:ins>
                <w:customXmlInsRangeStart w:id="5019" w:author="peng" w:date="2015-01-26T02:21:00Z"/>
              </w:sdtContent>
            </w:sdt>
            <w:customXmlInsRangeEnd w:id="5019"/>
          </w:p>
        </w:tc>
        <w:tc>
          <w:tcPr>
            <w:tcW w:w="0" w:type="auto"/>
          </w:tcPr>
          <w:p w14:paraId="1FE7F9B0"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020" w:author="peng" w:date="2015-01-26T02:21:00Z"/>
              </w:rPr>
            </w:pPr>
            <w:customXmlInsRangeStart w:id="5021" w:author="peng" w:date="2015-01-26T02:21:00Z"/>
            <w:sdt>
              <w:sdtPr>
                <w:alias w:val="Attribute NOTE description 0"/>
                <w:tag w:val="5dbec742-7060-483a-8592-0c110d4c2d04"/>
                <w:id w:val="-2126840775"/>
                <w:dataBinding w:xpath="/elements/element[@objid='5dbec742-7060-483a-8592-0c110d4c2d04']/content[@alias='Attribute NOTE description 0']" w:storeItemID="{D35B6978-45B9-4860-8E6E-EDB6F017D2CB}"/>
                <w:text w:multiLine="1"/>
              </w:sdtPr>
              <w:sdtEndPr/>
              <w:sdtContent>
                <w:customXmlInsRangeEnd w:id="5021"/>
                <w:ins w:id="5022" w:author="peng" w:date="2015-01-26T02:21:00Z">
                  <w:r w:rsidR="00420066">
                    <w:t>maximum depth of decision tree</w:t>
                  </w:r>
                </w:ins>
                <w:customXmlInsRangeStart w:id="5023" w:author="peng" w:date="2015-01-26T02:21:00Z"/>
              </w:sdtContent>
            </w:sdt>
            <w:customXmlInsRangeEnd w:id="5023"/>
          </w:p>
        </w:tc>
      </w:tr>
      <w:tr w:rsidR="00420066" w14:paraId="49A9F350" w14:textId="77777777" w:rsidTr="00420066">
        <w:trPr>
          <w:jc w:val="both"/>
          <w:ins w:id="502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F81F4DD" w14:textId="77777777" w:rsidR="00420066" w:rsidRDefault="007D1D13" w:rsidP="00420066">
            <w:pPr>
              <w:rPr>
                <w:ins w:id="5025" w:author="peng" w:date="2015-01-26T02:21:00Z"/>
              </w:rPr>
            </w:pPr>
            <w:customXmlInsRangeStart w:id="5026" w:author="peng" w:date="2015-01-26T02:21:00Z"/>
            <w:sdt>
              <w:sdtPr>
                <w:alias w:val="Attribute ATTRIBUTE Name"/>
                <w:tag w:val="0a8d5647-d4d5-41d4-a4df-0d37b4781e26"/>
                <w:id w:val="-1969730812"/>
                <w:dataBinding w:xpath="/elements/element[@objid='0a8d5647-d4d5-41d4-a4df-0d37b4781e26']/content[@alias='Attribute ATTRIBUTE Name']" w:storeItemID="{D35B6978-45B9-4860-8E6E-EDB6F017D2CB}"/>
                <w:text w:multiLine="1"/>
              </w:sdtPr>
              <w:sdtEndPr/>
              <w:sdtContent>
                <w:customXmlInsRangeEnd w:id="5026"/>
                <w:ins w:id="5027" w:author="peng" w:date="2015-01-26T02:21:00Z">
                  <w:r w:rsidR="00420066">
                    <w:t>startTime</w:t>
                  </w:r>
                </w:ins>
                <w:customXmlInsRangeStart w:id="5028" w:author="peng" w:date="2015-01-26T02:21:00Z"/>
              </w:sdtContent>
            </w:sdt>
            <w:customXmlInsRangeEnd w:id="5028"/>
            <w:ins w:id="5029" w:author="peng" w:date="2015-01-26T02:21:00Z">
              <w:r w:rsidR="00420066">
                <w:t xml:space="preserve"> : [</w:t>
              </w:r>
            </w:ins>
            <w:customXmlInsRangeStart w:id="5030" w:author="peng" w:date="2015-01-26T02:21:00Z"/>
            <w:sdt>
              <w:sdtPr>
                <w:alias w:val="Attribute ATTRIBUTE MultiplicityMin"/>
                <w:tag w:val="0a8d5647-d4d5-41d4-a4df-0d37b4781e26"/>
                <w:id w:val="529378467"/>
                <w:dataBinding w:xpath="/elements/element[@objid='0a8d5647-d4d5-41d4-a4df-0d37b4781e26']/content[@alias='Attribute ATTRIBUTE MultiplicityMin']" w:storeItemID="{D35B6978-45B9-4860-8E6E-EDB6F017D2CB}"/>
                <w:text w:multiLine="1"/>
              </w:sdtPr>
              <w:sdtEndPr/>
              <w:sdtContent>
                <w:customXmlInsRangeEnd w:id="5030"/>
                <w:ins w:id="5031" w:author="peng" w:date="2015-01-26T02:21:00Z">
                  <w:r w:rsidR="00420066">
                    <w:t>1</w:t>
                  </w:r>
                </w:ins>
                <w:customXmlInsRangeStart w:id="5032" w:author="peng" w:date="2015-01-26T02:21:00Z"/>
              </w:sdtContent>
            </w:sdt>
            <w:customXmlInsRangeEnd w:id="5032"/>
            <w:ins w:id="5033" w:author="peng" w:date="2015-01-26T02:21:00Z">
              <w:r w:rsidR="00420066">
                <w:t>..</w:t>
              </w:r>
            </w:ins>
            <w:customXmlInsRangeStart w:id="5034" w:author="peng" w:date="2015-01-26T02:21:00Z"/>
            <w:sdt>
              <w:sdtPr>
                <w:alias w:val="Attribute ATTRIBUTE MultiplicityMax"/>
                <w:tag w:val="0a8d5647-d4d5-41d4-a4df-0d37b4781e26"/>
                <w:id w:val="1069999025"/>
                <w:dataBinding w:xpath="/elements/element[@objid='0a8d5647-d4d5-41d4-a4df-0d37b4781e26']/content[@alias='Attribute ATTRIBUTE MultiplicityMax']" w:storeItemID="{D35B6978-45B9-4860-8E6E-EDB6F017D2CB}"/>
                <w:text w:multiLine="1"/>
              </w:sdtPr>
              <w:sdtEndPr/>
              <w:sdtContent>
                <w:customXmlInsRangeEnd w:id="5034"/>
                <w:ins w:id="5035" w:author="peng" w:date="2015-01-26T02:21:00Z">
                  <w:r w:rsidR="00420066">
                    <w:t>1</w:t>
                  </w:r>
                </w:ins>
                <w:customXmlInsRangeStart w:id="5036" w:author="peng" w:date="2015-01-26T02:21:00Z"/>
              </w:sdtContent>
            </w:sdt>
            <w:customXmlInsRangeEnd w:id="5036"/>
            <w:ins w:id="5037" w:author="peng" w:date="2015-01-26T02:21:00Z">
              <w:r w:rsidR="00420066">
                <w:t xml:space="preserve">] </w:t>
              </w:r>
            </w:ins>
            <w:customXmlInsRangeStart w:id="5038" w:author="peng" w:date="2015-01-26T02:21:00Z"/>
            <w:sdt>
              <w:sdtPr>
                <w:alias w:val="DataType ATTRIBUTE Name"/>
                <w:tag w:val="00000004-0000-0011-0000-000000000000"/>
                <w:id w:val="1699806419"/>
                <w:dataBinding w:xpath="/elements/element[@objid='00000004-0000-0011-0000-000000000000']/content[@alias='DataType ATTRIBUTE Name']" w:storeItemID="{D35B6978-45B9-4860-8E6E-EDB6F017D2CB}"/>
                <w:text w:multiLine="1"/>
              </w:sdtPr>
              <w:sdtEndPr/>
              <w:sdtContent>
                <w:customXmlInsRangeEnd w:id="5038"/>
                <w:ins w:id="5039" w:author="peng" w:date="2015-01-26T02:21:00Z">
                  <w:r w:rsidR="00420066">
                    <w:t>long</w:t>
                  </w:r>
                </w:ins>
                <w:customXmlInsRangeStart w:id="5040" w:author="peng" w:date="2015-01-26T02:21:00Z"/>
              </w:sdtContent>
            </w:sdt>
            <w:customXmlInsRangeEnd w:id="5040"/>
          </w:p>
        </w:tc>
        <w:tc>
          <w:tcPr>
            <w:tcW w:w="0" w:type="auto"/>
          </w:tcPr>
          <w:p w14:paraId="179BA8DD"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041" w:author="peng" w:date="2015-01-26T02:21:00Z"/>
              </w:rPr>
            </w:pPr>
            <w:customXmlInsRangeStart w:id="5042" w:author="peng" w:date="2015-01-26T02:21:00Z"/>
            <w:sdt>
              <w:sdtPr>
                <w:alias w:val="Attribute NOTE description 0"/>
                <w:tag w:val="0a8d5647-d4d5-41d4-a4df-0d37b4781e26"/>
                <w:id w:val="-1818872933"/>
                <w:dataBinding w:xpath="/elements/element[@objid='0a8d5647-d4d5-41d4-a4df-0d37b4781e26']/content[@alias='Attribute NOTE description 0']" w:storeItemID="{D35B6978-45B9-4860-8E6E-EDB6F017D2CB}"/>
                <w:text w:multiLine="1"/>
              </w:sdtPr>
              <w:sdtEndPr/>
              <w:sdtContent>
                <w:customXmlInsRangeEnd w:id="5042"/>
                <w:ins w:id="5043" w:author="peng" w:date="2015-01-26T02:21:00Z">
                  <w:r w:rsidR="00420066">
                    <w:t>starting time of learn()</w:t>
                  </w:r>
                </w:ins>
                <w:customXmlInsRangeStart w:id="5044" w:author="peng" w:date="2015-01-26T02:21:00Z"/>
              </w:sdtContent>
            </w:sdt>
            <w:customXmlInsRangeEnd w:id="5044"/>
          </w:p>
        </w:tc>
      </w:tr>
      <w:tr w:rsidR="00420066" w14:paraId="7CFEA98C" w14:textId="77777777" w:rsidTr="00420066">
        <w:trPr>
          <w:cnfStyle w:val="000000100000" w:firstRow="0" w:lastRow="0" w:firstColumn="0" w:lastColumn="0" w:oddVBand="0" w:evenVBand="0" w:oddHBand="1" w:evenHBand="0" w:firstRowFirstColumn="0" w:firstRowLastColumn="0" w:lastRowFirstColumn="0" w:lastRowLastColumn="0"/>
          <w:jc w:val="both"/>
          <w:ins w:id="5045"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7E8136A" w14:textId="77777777" w:rsidR="00420066" w:rsidRDefault="007D1D13" w:rsidP="00420066">
            <w:pPr>
              <w:rPr>
                <w:ins w:id="5046" w:author="peng" w:date="2015-01-26T02:21:00Z"/>
              </w:rPr>
            </w:pPr>
            <w:customXmlInsRangeStart w:id="5047" w:author="peng" w:date="2015-01-26T02:21:00Z"/>
            <w:sdt>
              <w:sdtPr>
                <w:alias w:val="Attribute ATTRIBUTE Name"/>
                <w:tag w:val="9c805536-35f4-4d2a-bcfa-f4e9f2535dbf"/>
                <w:id w:val="396177824"/>
                <w:dataBinding w:xpath="/elements/element[@objid='9c805536-35f4-4d2a-bcfa-f4e9f2535dbf']/content[@alias='Attribute ATTRIBUTE Name']" w:storeItemID="{D35B6978-45B9-4860-8E6E-EDB6F017D2CB}"/>
                <w:text w:multiLine="1"/>
              </w:sdtPr>
              <w:sdtEndPr/>
              <w:sdtContent>
                <w:customXmlInsRangeEnd w:id="5047"/>
                <w:ins w:id="5048" w:author="peng" w:date="2015-01-26T02:21:00Z">
                  <w:r w:rsidR="00420066">
                    <w:t>finishedCount</w:t>
                  </w:r>
                </w:ins>
                <w:customXmlInsRangeStart w:id="5049" w:author="peng" w:date="2015-01-26T02:21:00Z"/>
              </w:sdtContent>
            </w:sdt>
            <w:customXmlInsRangeEnd w:id="5049"/>
            <w:ins w:id="5050" w:author="peng" w:date="2015-01-26T02:21:00Z">
              <w:r w:rsidR="00420066">
                <w:t xml:space="preserve"> : [</w:t>
              </w:r>
            </w:ins>
            <w:customXmlInsRangeStart w:id="5051" w:author="peng" w:date="2015-01-26T02:21:00Z"/>
            <w:sdt>
              <w:sdtPr>
                <w:alias w:val="Attribute ATTRIBUTE MultiplicityMin"/>
                <w:tag w:val="9c805536-35f4-4d2a-bcfa-f4e9f2535dbf"/>
                <w:id w:val="97447523"/>
                <w:dataBinding w:xpath="/elements/element[@objid='9c805536-35f4-4d2a-bcfa-f4e9f2535dbf']/content[@alias='Attribute ATTRIBUTE MultiplicityMin']" w:storeItemID="{D35B6978-45B9-4860-8E6E-EDB6F017D2CB}"/>
                <w:text w:multiLine="1"/>
              </w:sdtPr>
              <w:sdtEndPr/>
              <w:sdtContent>
                <w:customXmlInsRangeEnd w:id="5051"/>
                <w:ins w:id="5052" w:author="peng" w:date="2015-01-26T02:21:00Z">
                  <w:r w:rsidR="00420066">
                    <w:t>1</w:t>
                  </w:r>
                </w:ins>
                <w:customXmlInsRangeStart w:id="5053" w:author="peng" w:date="2015-01-26T02:21:00Z"/>
              </w:sdtContent>
            </w:sdt>
            <w:customXmlInsRangeEnd w:id="5053"/>
            <w:ins w:id="5054" w:author="peng" w:date="2015-01-26T02:21:00Z">
              <w:r w:rsidR="00420066">
                <w:t>..</w:t>
              </w:r>
            </w:ins>
            <w:customXmlInsRangeStart w:id="5055" w:author="peng" w:date="2015-01-26T02:21:00Z"/>
            <w:sdt>
              <w:sdtPr>
                <w:alias w:val="Attribute ATTRIBUTE MultiplicityMax"/>
                <w:tag w:val="9c805536-35f4-4d2a-bcfa-f4e9f2535dbf"/>
                <w:id w:val="-1269921472"/>
                <w:dataBinding w:xpath="/elements/element[@objid='9c805536-35f4-4d2a-bcfa-f4e9f2535dbf']/content[@alias='Attribute ATTRIBUTE MultiplicityMax']" w:storeItemID="{D35B6978-45B9-4860-8E6E-EDB6F017D2CB}"/>
                <w:text w:multiLine="1"/>
              </w:sdtPr>
              <w:sdtEndPr/>
              <w:sdtContent>
                <w:customXmlInsRangeEnd w:id="5055"/>
                <w:ins w:id="5056" w:author="peng" w:date="2015-01-26T02:21:00Z">
                  <w:r w:rsidR="00420066">
                    <w:t>1</w:t>
                  </w:r>
                </w:ins>
                <w:customXmlInsRangeStart w:id="5057" w:author="peng" w:date="2015-01-26T02:21:00Z"/>
              </w:sdtContent>
            </w:sdt>
            <w:customXmlInsRangeEnd w:id="5057"/>
            <w:ins w:id="5058" w:author="peng" w:date="2015-01-26T02:21:00Z">
              <w:r w:rsidR="00420066">
                <w:t xml:space="preserve">] </w:t>
              </w:r>
            </w:ins>
            <w:customXmlInsRangeStart w:id="5059" w:author="peng" w:date="2015-01-26T02:21:00Z"/>
            <w:sdt>
              <w:sdtPr>
                <w:alias w:val="DataType ATTRIBUTE Name"/>
                <w:tag w:val="00000004-0000-0009-0000-000000000000"/>
                <w:id w:val="-1322034492"/>
                <w:dataBinding w:xpath="/elements/element[@objid='00000004-0000-0009-0000-000000000000']/content[@alias='DataType ATTRIBUTE Name']" w:storeItemID="{D35B6978-45B9-4860-8E6E-EDB6F017D2CB}"/>
                <w:text w:multiLine="1"/>
              </w:sdtPr>
              <w:sdtEndPr/>
              <w:sdtContent>
                <w:customXmlInsRangeEnd w:id="5059"/>
                <w:ins w:id="5060" w:author="peng" w:date="2015-01-26T02:21:00Z">
                  <w:r w:rsidR="00420066">
                    <w:t>integer</w:t>
                  </w:r>
                </w:ins>
                <w:customXmlInsRangeStart w:id="5061" w:author="peng" w:date="2015-01-26T02:21:00Z"/>
              </w:sdtContent>
            </w:sdt>
            <w:customXmlInsRangeEnd w:id="5061"/>
          </w:p>
        </w:tc>
        <w:tc>
          <w:tcPr>
            <w:tcW w:w="0" w:type="auto"/>
          </w:tcPr>
          <w:p w14:paraId="3D3D8AB2"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062" w:author="peng" w:date="2015-01-26T02:21:00Z"/>
              </w:rPr>
            </w:pPr>
            <w:customXmlInsRangeStart w:id="5063" w:author="peng" w:date="2015-01-26T02:21:00Z"/>
            <w:sdt>
              <w:sdtPr>
                <w:alias w:val="Attribute NOTE description 0"/>
                <w:tag w:val="9c805536-35f4-4d2a-bcfa-f4e9f2535dbf"/>
                <w:id w:val="1511709681"/>
                <w:dataBinding w:xpath="/elements/element[@objid='9c805536-35f4-4d2a-bcfa-f4e9f2535dbf']/content[@alias='Attribute NOTE description 0']" w:storeItemID="{D35B6978-45B9-4860-8E6E-EDB6F017D2CB}"/>
                <w:text w:multiLine="1"/>
              </w:sdtPr>
              <w:sdtEndPr/>
              <w:sdtContent>
                <w:customXmlInsRangeEnd w:id="5063"/>
                <w:ins w:id="5064" w:author="peng" w:date="2015-01-26T02:21:00Z">
                  <w:r w:rsidR="00420066">
                    <w:t>count of finished thread</w:t>
                  </w:r>
                </w:ins>
                <w:customXmlInsRangeStart w:id="5065" w:author="peng" w:date="2015-01-26T02:21:00Z"/>
              </w:sdtContent>
            </w:sdt>
            <w:customXmlInsRangeEnd w:id="5065"/>
          </w:p>
        </w:tc>
      </w:tr>
    </w:tbl>
    <w:p w14:paraId="50BB6CB9" w14:textId="77777777" w:rsidR="00420066" w:rsidRDefault="00420066" w:rsidP="00420066">
      <w:pPr>
        <w:pStyle w:val="af4"/>
        <w:rPr>
          <w:ins w:id="5066" w:author="peng" w:date="2015-01-26T02:37:00Z"/>
        </w:rPr>
      </w:pPr>
      <w:ins w:id="5067" w:author="peng" w:date="2015-01-26T02:21:00Z">
        <w:r>
          <w:t>Table </w:t>
        </w:r>
        <w:r>
          <w:fldChar w:fldCharType="begin"/>
        </w:r>
        <w:r>
          <w:instrText>SEQ Table \* ARABIC</w:instrText>
        </w:r>
        <w:r>
          <w:fldChar w:fldCharType="separate"/>
        </w:r>
      </w:ins>
      <w:ins w:id="5068" w:author="peng" w:date="2015-01-26T03:23:00Z">
        <w:r w:rsidR="00EA58DD">
          <w:rPr>
            <w:noProof/>
          </w:rPr>
          <w:t>29</w:t>
        </w:r>
      </w:ins>
      <w:ins w:id="5069" w:author="peng" w:date="2015-01-26T02:21:00Z">
        <w:r>
          <w:fldChar w:fldCharType="end"/>
        </w:r>
        <w:r>
          <w:t> Attributes of Class "RandomForestLearner"</w:t>
        </w:r>
      </w:ins>
    </w:p>
    <w:p w14:paraId="0342D383" w14:textId="77777777" w:rsidR="00520160" w:rsidRDefault="00520160">
      <w:pPr>
        <w:rPr>
          <w:ins w:id="5070" w:author="peng" w:date="2015-01-26T02:37:00Z"/>
        </w:rPr>
        <w:pPrChange w:id="5071" w:author="peng" w:date="2015-01-26T02:37:00Z">
          <w:pPr>
            <w:pStyle w:val="af4"/>
          </w:pPr>
        </w:pPrChange>
      </w:pPr>
    </w:p>
    <w:p w14:paraId="35B90BBA" w14:textId="77777777" w:rsidR="00520160" w:rsidRPr="00EA58DD" w:rsidRDefault="00520160">
      <w:pPr>
        <w:rPr>
          <w:ins w:id="5072" w:author="peng" w:date="2015-01-26T02:21:00Z"/>
        </w:rPr>
        <w:pPrChange w:id="5073" w:author="peng" w:date="2015-01-26T02:37:00Z">
          <w:pPr>
            <w:pStyle w:val="af4"/>
          </w:pPr>
        </w:pPrChange>
      </w:pPr>
    </w:p>
    <w:tbl>
      <w:tblPr>
        <w:tblStyle w:val="-1"/>
        <w:tblW w:w="5000" w:type="pct"/>
        <w:jc w:val="both"/>
        <w:tblLook w:val="04A0" w:firstRow="1" w:lastRow="0" w:firstColumn="1" w:lastColumn="0" w:noHBand="0" w:noVBand="1"/>
      </w:tblPr>
      <w:tblGrid>
        <w:gridCol w:w="5465"/>
        <w:gridCol w:w="3587"/>
      </w:tblGrid>
      <w:tr w:rsidR="00420066" w14:paraId="67738E2E" w14:textId="77777777" w:rsidTr="00420066">
        <w:trPr>
          <w:cnfStyle w:val="100000000000" w:firstRow="1" w:lastRow="0" w:firstColumn="0" w:lastColumn="0" w:oddVBand="0" w:evenVBand="0" w:oddHBand="0" w:evenHBand="0" w:firstRowFirstColumn="0" w:firstRowLastColumn="0" w:lastRowFirstColumn="0" w:lastRowLastColumn="0"/>
          <w:tblHeader/>
          <w:jc w:val="both"/>
          <w:ins w:id="507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146E1A1" w14:textId="77777777" w:rsidR="00420066" w:rsidRDefault="00420066" w:rsidP="00420066">
            <w:pPr>
              <w:jc w:val="center"/>
              <w:rPr>
                <w:ins w:id="5075" w:author="peng" w:date="2015-01-26T02:21:00Z"/>
              </w:rPr>
            </w:pPr>
            <w:ins w:id="5076" w:author="peng" w:date="2015-01-26T02:21:00Z">
              <w:r>
                <w:lastRenderedPageBreak/>
                <w:t>Name</w:t>
              </w:r>
            </w:ins>
          </w:p>
        </w:tc>
        <w:tc>
          <w:tcPr>
            <w:tcW w:w="0" w:type="auto"/>
          </w:tcPr>
          <w:p w14:paraId="574AB0F5"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077" w:author="peng" w:date="2015-01-26T02:21:00Z"/>
              </w:rPr>
            </w:pPr>
            <w:ins w:id="5078" w:author="peng" w:date="2015-01-26T02:21:00Z">
              <w:r>
                <w:t>Description</w:t>
              </w:r>
            </w:ins>
          </w:p>
        </w:tc>
      </w:tr>
      <w:tr w:rsidR="00420066" w14:paraId="352F43EA" w14:textId="77777777" w:rsidTr="00420066">
        <w:trPr>
          <w:cnfStyle w:val="000000100000" w:firstRow="0" w:lastRow="0" w:firstColumn="0" w:lastColumn="0" w:oddVBand="0" w:evenVBand="0" w:oddHBand="1" w:evenHBand="0" w:firstRowFirstColumn="0" w:firstRowLastColumn="0" w:lastRowFirstColumn="0" w:lastRowLastColumn="0"/>
          <w:jc w:val="both"/>
          <w:ins w:id="507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722591F" w14:textId="77777777" w:rsidR="00420066" w:rsidRDefault="007D1D13" w:rsidP="00420066">
            <w:pPr>
              <w:rPr>
                <w:ins w:id="5080" w:author="peng" w:date="2015-01-26T02:21:00Z"/>
              </w:rPr>
            </w:pPr>
            <w:customXmlInsRangeStart w:id="5081" w:author="peng" w:date="2015-01-26T02:21:00Z"/>
            <w:sdt>
              <w:sdtPr>
                <w:alias w:val="Association ATTRIBUTE Name"/>
                <w:tag w:val="1dfc8efc-3346-415e-b9f4-004062858b31"/>
                <w:id w:val="369113296"/>
                <w:showingPlcHdr/>
                <w:dataBinding w:xpath="/elements/element[@objid='1dfc8efc-3346-415e-b9f4-004062858b31']/content[@alias='Association ATTRIBUTE Name']" w:storeItemID="{D35B6978-45B9-4860-8E6E-EDB6F017D2CB}"/>
                <w:text w:multiLine="1"/>
              </w:sdtPr>
              <w:sdtEndPr/>
              <w:sdtContent>
                <w:customXmlInsRangeEnd w:id="5081"/>
                <w:ins w:id="5082" w:author="peng" w:date="2015-01-26T02:21:00Z">
                  <w:r w:rsidR="00420066">
                    <w:t xml:space="preserve">     </w:t>
                  </w:r>
                </w:ins>
                <w:customXmlInsRangeStart w:id="5083" w:author="peng" w:date="2015-01-26T02:21:00Z"/>
              </w:sdtContent>
            </w:sdt>
            <w:customXmlInsRangeEnd w:id="5083"/>
            <w:ins w:id="5084" w:author="peng" w:date="2015-01-26T02:21:00Z">
              <w:r w:rsidR="00420066">
                <w:t>-&gt;</w:t>
              </w:r>
            </w:ins>
            <w:customXmlInsRangeStart w:id="5085" w:author="peng" w:date="2015-01-26T02:21:00Z"/>
            <w:sdt>
              <w:sdtPr>
                <w:alias w:val="AssociationEnd ATTRIBUTE Name"/>
                <w:tag w:val="89c6fdbc-4eda-489c-ab26-25342810b8b0"/>
                <w:id w:val="-822727850"/>
                <w:dataBinding w:xpath="/elements/element[@objid='89c6fdbc-4eda-489c-ab26-25342810b8b0']/content[@alias='AssociationEnd ATTRIBUTE Name']" w:storeItemID="{D35B6978-45B9-4860-8E6E-EDB6F017D2CB}"/>
                <w:text w:multiLine="1"/>
              </w:sdtPr>
              <w:sdtEndPr/>
              <w:sdtContent>
                <w:customXmlInsRangeEnd w:id="5085"/>
                <w:ins w:id="5086" w:author="peng" w:date="2015-01-26T02:21:00Z">
                  <w:r w:rsidR="00420066">
                    <w:t>data</w:t>
                  </w:r>
                </w:ins>
                <w:customXmlInsRangeStart w:id="5087" w:author="peng" w:date="2015-01-26T02:21:00Z"/>
              </w:sdtContent>
            </w:sdt>
            <w:customXmlInsRangeEnd w:id="5087"/>
            <w:ins w:id="5088" w:author="peng" w:date="2015-01-26T02:21:00Z">
              <w:r w:rsidR="00420066">
                <w:t xml:space="preserve"> : [</w:t>
              </w:r>
            </w:ins>
            <w:customXmlInsRangeStart w:id="5089" w:author="peng" w:date="2015-01-26T02:21:00Z"/>
            <w:sdt>
              <w:sdtPr>
                <w:alias w:val="AssociationEnd ATTRIBUTE MultiplicityMin"/>
                <w:tag w:val="89c6fdbc-4eda-489c-ab26-25342810b8b0"/>
                <w:id w:val="-953935596"/>
                <w:dataBinding w:xpath="/elements/element[@objid='89c6fdbc-4eda-489c-ab26-25342810b8b0']/content[@alias='AssociationEnd ATTRIBUTE MultiplicityMin']" w:storeItemID="{D35B6978-45B9-4860-8E6E-EDB6F017D2CB}"/>
                <w:text w:multiLine="1"/>
              </w:sdtPr>
              <w:sdtEndPr/>
              <w:sdtContent>
                <w:customXmlInsRangeEnd w:id="5089"/>
                <w:ins w:id="5090" w:author="peng" w:date="2015-01-26T02:21:00Z">
                  <w:r w:rsidR="00420066">
                    <w:t>0</w:t>
                  </w:r>
                </w:ins>
                <w:customXmlInsRangeStart w:id="5091" w:author="peng" w:date="2015-01-26T02:21:00Z"/>
              </w:sdtContent>
            </w:sdt>
            <w:customXmlInsRangeEnd w:id="5091"/>
            <w:ins w:id="5092" w:author="peng" w:date="2015-01-26T02:21:00Z">
              <w:r w:rsidR="00420066">
                <w:t>..</w:t>
              </w:r>
            </w:ins>
            <w:customXmlInsRangeStart w:id="5093" w:author="peng" w:date="2015-01-26T02:21:00Z"/>
            <w:sdt>
              <w:sdtPr>
                <w:alias w:val="AssociationEnd ATTRIBUTE MultiplicityMax"/>
                <w:tag w:val="89c6fdbc-4eda-489c-ab26-25342810b8b0"/>
                <w:id w:val="1643838200"/>
                <w:dataBinding w:xpath="/elements/element[@objid='89c6fdbc-4eda-489c-ab26-25342810b8b0']/content[@alias='AssociationEnd ATTRIBUTE MultiplicityMax']" w:storeItemID="{D35B6978-45B9-4860-8E6E-EDB6F017D2CB}"/>
                <w:text w:multiLine="1"/>
              </w:sdtPr>
              <w:sdtEndPr/>
              <w:sdtContent>
                <w:customXmlInsRangeEnd w:id="5093"/>
                <w:ins w:id="5094" w:author="peng" w:date="2015-01-26T02:21:00Z">
                  <w:r w:rsidR="00420066">
                    <w:t>*</w:t>
                  </w:r>
                </w:ins>
                <w:customXmlInsRangeStart w:id="5095" w:author="peng" w:date="2015-01-26T02:21:00Z"/>
              </w:sdtContent>
            </w:sdt>
            <w:customXmlInsRangeEnd w:id="5095"/>
            <w:ins w:id="5096" w:author="peng" w:date="2015-01-26T02:21:00Z">
              <w:r w:rsidR="00420066">
                <w:t xml:space="preserve">] </w:t>
              </w:r>
              <w:r w:rsidR="00420066">
                <w:fldChar w:fldCharType="begin"/>
              </w:r>
              <w:r w:rsidR="00420066">
                <w:instrText xml:space="preserve"> HYPERLINK \l "_4ccce523-4653-4dc2-a5bc-b4bfbbe95a34" \h </w:instrText>
              </w:r>
              <w:r w:rsidR="00420066">
                <w:fldChar w:fldCharType="separate"/>
              </w:r>
              <w:r w:rsidR="00420066">
                <w:rPr>
                  <w:rStyle w:val="af2"/>
                </w:rPr>
                <w:t>DataVector</w:t>
              </w:r>
              <w:r w:rsidR="00420066">
                <w:rPr>
                  <w:rStyle w:val="af2"/>
                </w:rPr>
                <w:fldChar w:fldCharType="end"/>
              </w:r>
            </w:ins>
          </w:p>
        </w:tc>
        <w:tc>
          <w:tcPr>
            <w:tcW w:w="0" w:type="auto"/>
          </w:tcPr>
          <w:p w14:paraId="5BC1CF01"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097" w:author="peng" w:date="2015-01-26T02:21:00Z"/>
              </w:rPr>
            </w:pPr>
            <w:customXmlInsRangeStart w:id="5098" w:author="peng" w:date="2015-01-26T02:21:00Z"/>
            <w:sdt>
              <w:sdtPr>
                <w:alias w:val="AssociationEnd NOTE description 0"/>
                <w:tag w:val="89c6fdbc-4eda-489c-ab26-25342810b8b0"/>
                <w:id w:val="1995993967"/>
                <w:dataBinding w:xpath="/elements/element[@objid='89c6fdbc-4eda-489c-ab26-25342810b8b0']/content[@alias='AssociationEnd NOTE description 0']" w:storeItemID="{D35B6978-45B9-4860-8E6E-EDB6F017D2CB}"/>
                <w:text w:multiLine="1"/>
              </w:sdtPr>
              <w:sdtEndPr/>
              <w:sdtContent>
                <w:customXmlInsRangeEnd w:id="5098"/>
                <w:ins w:id="5099" w:author="peng" w:date="2015-01-26T02:21:00Z">
                  <w:r w:rsidR="00420066">
                    <w:t>training dataset</w:t>
                  </w:r>
                </w:ins>
                <w:customXmlInsRangeStart w:id="5100" w:author="peng" w:date="2015-01-26T02:21:00Z"/>
              </w:sdtContent>
            </w:sdt>
            <w:customXmlInsRangeEnd w:id="5100"/>
          </w:p>
        </w:tc>
      </w:tr>
      <w:tr w:rsidR="00420066" w14:paraId="436FB8D5" w14:textId="77777777" w:rsidTr="00420066">
        <w:trPr>
          <w:jc w:val="both"/>
          <w:ins w:id="510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14D26B8" w14:textId="77777777" w:rsidR="00420066" w:rsidRDefault="007D1D13" w:rsidP="00420066">
            <w:pPr>
              <w:rPr>
                <w:ins w:id="5102" w:author="peng" w:date="2015-01-26T02:21:00Z"/>
              </w:rPr>
            </w:pPr>
            <w:customXmlInsRangeStart w:id="5103" w:author="peng" w:date="2015-01-26T02:21:00Z"/>
            <w:sdt>
              <w:sdtPr>
                <w:alias w:val="Association ATTRIBUTE Name"/>
                <w:tag w:val="08311abd-22c7-417c-92bb-532ab056fb00"/>
                <w:id w:val="-1165316983"/>
                <w:showingPlcHdr/>
                <w:dataBinding w:xpath="/elements/element[@objid='08311abd-22c7-417c-92bb-532ab056fb00']/content[@alias='Association ATTRIBUTE Name']" w:storeItemID="{D35B6978-45B9-4860-8E6E-EDB6F017D2CB}"/>
                <w:text w:multiLine="1"/>
              </w:sdtPr>
              <w:sdtEndPr/>
              <w:sdtContent>
                <w:customXmlInsRangeEnd w:id="5103"/>
                <w:ins w:id="5104" w:author="peng" w:date="2015-01-26T02:21:00Z">
                  <w:r w:rsidR="00420066">
                    <w:t xml:space="preserve">     </w:t>
                  </w:r>
                </w:ins>
                <w:customXmlInsRangeStart w:id="5105" w:author="peng" w:date="2015-01-26T02:21:00Z"/>
              </w:sdtContent>
            </w:sdt>
            <w:customXmlInsRangeEnd w:id="5105"/>
            <w:ins w:id="5106" w:author="peng" w:date="2015-01-26T02:21:00Z">
              <w:r w:rsidR="00420066">
                <w:t>-&gt;</w:t>
              </w:r>
            </w:ins>
            <w:customXmlInsRangeStart w:id="5107" w:author="peng" w:date="2015-01-26T02:21:00Z"/>
            <w:sdt>
              <w:sdtPr>
                <w:alias w:val="AssociationEnd ATTRIBUTE Name"/>
                <w:tag w:val="01f5d416-02d0-4a06-be8a-9c51e4cddc0b"/>
                <w:id w:val="1549571640"/>
                <w:dataBinding w:xpath="/elements/element[@objid='01f5d416-02d0-4a06-be8a-9c51e4cddc0b']/content[@alias='AssociationEnd ATTRIBUTE Name']" w:storeItemID="{D35B6978-45B9-4860-8E6E-EDB6F017D2CB}"/>
                <w:text w:multiLine="1"/>
              </w:sdtPr>
              <w:sdtEndPr/>
              <w:sdtContent>
                <w:customXmlInsRangeEnd w:id="5107"/>
                <w:ins w:id="5108" w:author="peng" w:date="2015-01-26T02:21:00Z">
                  <w:r w:rsidR="00420066">
                    <w:t>testData</w:t>
                  </w:r>
                </w:ins>
                <w:customXmlInsRangeStart w:id="5109" w:author="peng" w:date="2015-01-26T02:21:00Z"/>
              </w:sdtContent>
            </w:sdt>
            <w:customXmlInsRangeEnd w:id="5109"/>
            <w:ins w:id="5110" w:author="peng" w:date="2015-01-26T02:21:00Z">
              <w:r w:rsidR="00420066">
                <w:t xml:space="preserve"> : [</w:t>
              </w:r>
            </w:ins>
            <w:customXmlInsRangeStart w:id="5111" w:author="peng" w:date="2015-01-26T02:21:00Z"/>
            <w:sdt>
              <w:sdtPr>
                <w:alias w:val="AssociationEnd ATTRIBUTE MultiplicityMin"/>
                <w:tag w:val="01f5d416-02d0-4a06-be8a-9c51e4cddc0b"/>
                <w:id w:val="1209529605"/>
                <w:dataBinding w:xpath="/elements/element[@objid='01f5d416-02d0-4a06-be8a-9c51e4cddc0b']/content[@alias='AssociationEnd ATTRIBUTE MultiplicityMin']" w:storeItemID="{D35B6978-45B9-4860-8E6E-EDB6F017D2CB}"/>
                <w:text w:multiLine="1"/>
              </w:sdtPr>
              <w:sdtEndPr/>
              <w:sdtContent>
                <w:customXmlInsRangeEnd w:id="5111"/>
                <w:ins w:id="5112" w:author="peng" w:date="2015-01-26T02:21:00Z">
                  <w:r w:rsidR="00420066">
                    <w:t>0</w:t>
                  </w:r>
                </w:ins>
                <w:customXmlInsRangeStart w:id="5113" w:author="peng" w:date="2015-01-26T02:21:00Z"/>
              </w:sdtContent>
            </w:sdt>
            <w:customXmlInsRangeEnd w:id="5113"/>
            <w:ins w:id="5114" w:author="peng" w:date="2015-01-26T02:21:00Z">
              <w:r w:rsidR="00420066">
                <w:t>..</w:t>
              </w:r>
            </w:ins>
            <w:customXmlInsRangeStart w:id="5115" w:author="peng" w:date="2015-01-26T02:21:00Z"/>
            <w:sdt>
              <w:sdtPr>
                <w:alias w:val="AssociationEnd ATTRIBUTE MultiplicityMax"/>
                <w:tag w:val="01f5d416-02d0-4a06-be8a-9c51e4cddc0b"/>
                <w:id w:val="1048346312"/>
                <w:dataBinding w:xpath="/elements/element[@objid='01f5d416-02d0-4a06-be8a-9c51e4cddc0b']/content[@alias='AssociationEnd ATTRIBUTE MultiplicityMax']" w:storeItemID="{D35B6978-45B9-4860-8E6E-EDB6F017D2CB}"/>
                <w:text w:multiLine="1"/>
              </w:sdtPr>
              <w:sdtEndPr/>
              <w:sdtContent>
                <w:customXmlInsRangeEnd w:id="5115"/>
                <w:ins w:id="5116" w:author="peng" w:date="2015-01-26T02:21:00Z">
                  <w:r w:rsidR="00420066">
                    <w:t>*</w:t>
                  </w:r>
                </w:ins>
                <w:customXmlInsRangeStart w:id="5117" w:author="peng" w:date="2015-01-26T02:21:00Z"/>
              </w:sdtContent>
            </w:sdt>
            <w:customXmlInsRangeEnd w:id="5117"/>
            <w:ins w:id="5118" w:author="peng" w:date="2015-01-26T02:21:00Z">
              <w:r w:rsidR="00420066">
                <w:t xml:space="preserve">] </w:t>
              </w:r>
              <w:r w:rsidR="00420066">
                <w:fldChar w:fldCharType="begin"/>
              </w:r>
              <w:r w:rsidR="00420066">
                <w:instrText xml:space="preserve"> HYPERLINK \l "_4ccce523-4653-4dc2-a5bc-b4bfbbe95a34" \h </w:instrText>
              </w:r>
              <w:r w:rsidR="00420066">
                <w:fldChar w:fldCharType="separate"/>
              </w:r>
              <w:r w:rsidR="00420066">
                <w:rPr>
                  <w:rStyle w:val="af2"/>
                </w:rPr>
                <w:t>DataVector</w:t>
              </w:r>
              <w:r w:rsidR="00420066">
                <w:rPr>
                  <w:rStyle w:val="af2"/>
                </w:rPr>
                <w:fldChar w:fldCharType="end"/>
              </w:r>
            </w:ins>
          </w:p>
        </w:tc>
        <w:tc>
          <w:tcPr>
            <w:tcW w:w="0" w:type="auto"/>
          </w:tcPr>
          <w:p w14:paraId="37D36252"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119" w:author="peng" w:date="2015-01-26T02:21:00Z"/>
              </w:rPr>
            </w:pPr>
            <w:customXmlInsRangeStart w:id="5120" w:author="peng" w:date="2015-01-26T02:21:00Z"/>
            <w:sdt>
              <w:sdtPr>
                <w:alias w:val="AssociationEnd NOTE description 0"/>
                <w:tag w:val="01f5d416-02d0-4a06-be8a-9c51e4cddc0b"/>
                <w:id w:val="430787237"/>
                <w:dataBinding w:xpath="/elements/element[@objid='01f5d416-02d0-4a06-be8a-9c51e4cddc0b']/content[@alias='AssociationEnd NOTE description 0']" w:storeItemID="{D35B6978-45B9-4860-8E6E-EDB6F017D2CB}"/>
                <w:text w:multiLine="1"/>
              </w:sdtPr>
              <w:sdtEndPr/>
              <w:sdtContent>
                <w:customXmlInsRangeEnd w:id="5120"/>
                <w:ins w:id="5121" w:author="peng" w:date="2015-01-26T02:21:00Z">
                  <w:r w:rsidR="00420066">
                    <w:t>testing dataset</w:t>
                  </w:r>
                </w:ins>
                <w:customXmlInsRangeStart w:id="5122" w:author="peng" w:date="2015-01-26T02:21:00Z"/>
              </w:sdtContent>
            </w:sdt>
            <w:customXmlInsRangeEnd w:id="5122"/>
          </w:p>
        </w:tc>
      </w:tr>
      <w:tr w:rsidR="00420066" w14:paraId="7820AAC4" w14:textId="77777777" w:rsidTr="00420066">
        <w:trPr>
          <w:cnfStyle w:val="000000100000" w:firstRow="0" w:lastRow="0" w:firstColumn="0" w:lastColumn="0" w:oddVBand="0" w:evenVBand="0" w:oddHBand="1" w:evenHBand="0" w:firstRowFirstColumn="0" w:firstRowLastColumn="0" w:lastRowFirstColumn="0" w:lastRowLastColumn="0"/>
          <w:jc w:val="both"/>
          <w:ins w:id="512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012A370" w14:textId="77777777" w:rsidR="00420066" w:rsidRDefault="007D1D13" w:rsidP="00420066">
            <w:pPr>
              <w:rPr>
                <w:ins w:id="5124" w:author="peng" w:date="2015-01-26T02:21:00Z"/>
              </w:rPr>
            </w:pPr>
            <w:customXmlInsRangeStart w:id="5125" w:author="peng" w:date="2015-01-26T02:21:00Z"/>
            <w:sdt>
              <w:sdtPr>
                <w:alias w:val="Association ATTRIBUTE Name"/>
                <w:tag w:val="ee22b5f4-9d82-4a5b-9de5-5a6238ecd4b5"/>
                <w:id w:val="35247008"/>
                <w:showingPlcHdr/>
                <w:dataBinding w:xpath="/elements/element[@objid='ee22b5f4-9d82-4a5b-9de5-5a6238ecd4b5']/content[@alias='Association ATTRIBUTE Name']" w:storeItemID="{D35B6978-45B9-4860-8E6E-EDB6F017D2CB}"/>
                <w:text w:multiLine="1"/>
              </w:sdtPr>
              <w:sdtEndPr/>
              <w:sdtContent>
                <w:customXmlInsRangeEnd w:id="5125"/>
                <w:ins w:id="5126" w:author="peng" w:date="2015-01-26T02:21:00Z">
                  <w:r w:rsidR="00420066">
                    <w:t xml:space="preserve">     </w:t>
                  </w:r>
                </w:ins>
                <w:customXmlInsRangeStart w:id="5127" w:author="peng" w:date="2015-01-26T02:21:00Z"/>
              </w:sdtContent>
            </w:sdt>
            <w:customXmlInsRangeEnd w:id="5127"/>
            <w:ins w:id="5128" w:author="peng" w:date="2015-01-26T02:21:00Z">
              <w:r w:rsidR="00420066">
                <w:t>-&gt;</w:t>
              </w:r>
            </w:ins>
            <w:customXmlInsRangeStart w:id="5129" w:author="peng" w:date="2015-01-26T02:21:00Z"/>
            <w:sdt>
              <w:sdtPr>
                <w:alias w:val="AssociationEnd ATTRIBUTE Name"/>
                <w:tag w:val="91355417-3845-4b50-ac5d-bc4563d80bd1"/>
                <w:id w:val="50742361"/>
                <w:dataBinding w:xpath="/elements/element[@objid='91355417-3845-4b50-ac5d-bc4563d80bd1']/content[@alias='AssociationEnd ATTRIBUTE Name']" w:storeItemID="{D35B6978-45B9-4860-8E6E-EDB6F017D2CB}"/>
                <w:text w:multiLine="1"/>
              </w:sdtPr>
              <w:sdtEndPr/>
              <w:sdtContent>
                <w:customXmlInsRangeEnd w:id="5129"/>
                <w:ins w:id="5130" w:author="peng" w:date="2015-01-26T02:21:00Z">
                  <w:r w:rsidR="00420066">
                    <w:t>treePool</w:t>
                  </w:r>
                </w:ins>
                <w:customXmlInsRangeStart w:id="5131" w:author="peng" w:date="2015-01-26T02:21:00Z"/>
              </w:sdtContent>
            </w:sdt>
            <w:customXmlInsRangeEnd w:id="5131"/>
            <w:ins w:id="5132" w:author="peng" w:date="2015-01-26T02:21:00Z">
              <w:r w:rsidR="00420066">
                <w:t xml:space="preserve"> : [</w:t>
              </w:r>
            </w:ins>
            <w:customXmlInsRangeStart w:id="5133" w:author="peng" w:date="2015-01-26T02:21:00Z"/>
            <w:sdt>
              <w:sdtPr>
                <w:alias w:val="AssociationEnd ATTRIBUTE MultiplicityMin"/>
                <w:tag w:val="91355417-3845-4b50-ac5d-bc4563d80bd1"/>
                <w:id w:val="1684630521"/>
                <w:dataBinding w:xpath="/elements/element[@objid='91355417-3845-4b50-ac5d-bc4563d80bd1']/content[@alias='AssociationEnd ATTRIBUTE MultiplicityMin']" w:storeItemID="{D35B6978-45B9-4860-8E6E-EDB6F017D2CB}"/>
                <w:text w:multiLine="1"/>
              </w:sdtPr>
              <w:sdtEndPr/>
              <w:sdtContent>
                <w:customXmlInsRangeEnd w:id="5133"/>
                <w:ins w:id="5134" w:author="peng" w:date="2015-01-26T02:21:00Z">
                  <w:r w:rsidR="00420066">
                    <w:t>0</w:t>
                  </w:r>
                </w:ins>
                <w:customXmlInsRangeStart w:id="5135" w:author="peng" w:date="2015-01-26T02:21:00Z"/>
              </w:sdtContent>
            </w:sdt>
            <w:customXmlInsRangeEnd w:id="5135"/>
            <w:ins w:id="5136" w:author="peng" w:date="2015-01-26T02:21:00Z">
              <w:r w:rsidR="00420066">
                <w:t>..</w:t>
              </w:r>
            </w:ins>
            <w:customXmlInsRangeStart w:id="5137" w:author="peng" w:date="2015-01-26T02:21:00Z"/>
            <w:sdt>
              <w:sdtPr>
                <w:alias w:val="AssociationEnd ATTRIBUTE MultiplicityMax"/>
                <w:tag w:val="91355417-3845-4b50-ac5d-bc4563d80bd1"/>
                <w:id w:val="-2139717408"/>
                <w:dataBinding w:xpath="/elements/element[@objid='91355417-3845-4b50-ac5d-bc4563d80bd1']/content[@alias='AssociationEnd ATTRIBUTE MultiplicityMax']" w:storeItemID="{D35B6978-45B9-4860-8E6E-EDB6F017D2CB}"/>
                <w:text w:multiLine="1"/>
              </w:sdtPr>
              <w:sdtEndPr/>
              <w:sdtContent>
                <w:customXmlInsRangeEnd w:id="5137"/>
                <w:ins w:id="5138" w:author="peng" w:date="2015-01-26T02:21:00Z">
                  <w:r w:rsidR="00420066">
                    <w:t>1</w:t>
                  </w:r>
                </w:ins>
                <w:customXmlInsRangeStart w:id="5139" w:author="peng" w:date="2015-01-26T02:21:00Z"/>
              </w:sdtContent>
            </w:sdt>
            <w:customXmlInsRangeEnd w:id="5139"/>
            <w:ins w:id="5140" w:author="peng" w:date="2015-01-26T02:21:00Z">
              <w:r w:rsidR="00420066">
                <w:t xml:space="preserve">] </w:t>
              </w:r>
              <w:r w:rsidR="00420066">
                <w:fldChar w:fldCharType="begin"/>
              </w:r>
              <w:r w:rsidR="00420066">
                <w:instrText xml:space="preserve"> HYPERLINK \l "_e14d910e-86ce-4936-afd4-0cf095b3d1ad" \h </w:instrText>
              </w:r>
              <w:r w:rsidR="00420066">
                <w:fldChar w:fldCharType="separate"/>
              </w:r>
              <w:r w:rsidR="00420066">
                <w:rPr>
                  <w:rStyle w:val="af2"/>
                </w:rPr>
                <w:t>ExecutorService</w:t>
              </w:r>
              <w:r w:rsidR="00420066">
                <w:rPr>
                  <w:rStyle w:val="af2"/>
                </w:rPr>
                <w:fldChar w:fldCharType="end"/>
              </w:r>
            </w:ins>
          </w:p>
        </w:tc>
        <w:tc>
          <w:tcPr>
            <w:tcW w:w="0" w:type="auto"/>
          </w:tcPr>
          <w:p w14:paraId="5614D448"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141" w:author="peng" w:date="2015-01-26T02:21:00Z"/>
              </w:rPr>
            </w:pPr>
            <w:customXmlInsRangeStart w:id="5142" w:author="peng" w:date="2015-01-26T02:21:00Z"/>
            <w:sdt>
              <w:sdtPr>
                <w:alias w:val="AssociationEnd NOTE description 0"/>
                <w:tag w:val="91355417-3845-4b50-ac5d-bc4563d80bd1"/>
                <w:id w:val="1949352779"/>
                <w:dataBinding w:xpath="/elements/element[@objid='91355417-3845-4b50-ac5d-bc4563d80bd1']/content[@alias='AssociationEnd NOTE description 0']" w:storeItemID="{D35B6978-45B9-4860-8E6E-EDB6F017D2CB}"/>
                <w:text w:multiLine="1"/>
              </w:sdtPr>
              <w:sdtEndPr/>
              <w:sdtContent>
                <w:customXmlInsRangeEnd w:id="5142"/>
                <w:ins w:id="5143" w:author="peng" w:date="2015-01-26T02:21:00Z">
                  <w:r w:rsidR="00420066">
                    <w:t>thread pool for learning</w:t>
                  </w:r>
                </w:ins>
                <w:customXmlInsRangeStart w:id="5144" w:author="peng" w:date="2015-01-26T02:21:00Z"/>
              </w:sdtContent>
            </w:sdt>
            <w:customXmlInsRangeEnd w:id="5144"/>
          </w:p>
        </w:tc>
      </w:tr>
    </w:tbl>
    <w:p w14:paraId="18440E87" w14:textId="77777777" w:rsidR="00420066" w:rsidRDefault="00420066" w:rsidP="00420066">
      <w:pPr>
        <w:pStyle w:val="af4"/>
        <w:rPr>
          <w:ins w:id="5145" w:author="peng" w:date="2015-01-26T02:37:00Z"/>
        </w:rPr>
      </w:pPr>
      <w:ins w:id="5146" w:author="peng" w:date="2015-01-26T02:21:00Z">
        <w:r>
          <w:t>Table </w:t>
        </w:r>
        <w:r>
          <w:fldChar w:fldCharType="begin"/>
        </w:r>
        <w:r>
          <w:instrText>SEQ Table \* ARABIC</w:instrText>
        </w:r>
        <w:r>
          <w:fldChar w:fldCharType="separate"/>
        </w:r>
      </w:ins>
      <w:ins w:id="5147" w:author="peng" w:date="2015-01-26T03:23:00Z">
        <w:r w:rsidR="00EA58DD">
          <w:rPr>
            <w:noProof/>
          </w:rPr>
          <w:t>30</w:t>
        </w:r>
      </w:ins>
      <w:ins w:id="5148" w:author="peng" w:date="2015-01-26T02:21:00Z">
        <w:r>
          <w:fldChar w:fldCharType="end"/>
        </w:r>
        <w:r>
          <w:t> Associations of Class "RandomForestLearner"</w:t>
        </w:r>
      </w:ins>
    </w:p>
    <w:p w14:paraId="1703AED3" w14:textId="77777777" w:rsidR="00520160" w:rsidRDefault="00520160">
      <w:pPr>
        <w:rPr>
          <w:ins w:id="5149" w:author="peng" w:date="2015-01-26T02:37:00Z"/>
          <w:lang w:eastAsia="zh-TW"/>
        </w:rPr>
        <w:pPrChange w:id="5150" w:author="peng" w:date="2015-01-26T02:37:00Z">
          <w:pPr>
            <w:pStyle w:val="af4"/>
          </w:pPr>
        </w:pPrChange>
      </w:pPr>
    </w:p>
    <w:p w14:paraId="03568D61" w14:textId="77777777" w:rsidR="00520160" w:rsidRDefault="00520160">
      <w:pPr>
        <w:rPr>
          <w:ins w:id="5151" w:author="peng" w:date="2015-01-26T02:37:00Z"/>
          <w:lang w:eastAsia="zh-TW"/>
        </w:rPr>
        <w:pPrChange w:id="5152" w:author="peng" w:date="2015-01-26T02:37:00Z">
          <w:pPr>
            <w:pStyle w:val="af4"/>
          </w:pPr>
        </w:pPrChange>
      </w:pPr>
    </w:p>
    <w:p w14:paraId="2A7A629C" w14:textId="77777777" w:rsidR="00520160" w:rsidRPr="00520160" w:rsidRDefault="00520160">
      <w:pPr>
        <w:rPr>
          <w:ins w:id="5153" w:author="peng" w:date="2015-01-26T02:21:00Z"/>
          <w:lang w:eastAsia="zh-TW"/>
          <w:rPrChange w:id="5154" w:author="peng" w:date="2015-01-26T02:37:00Z">
            <w:rPr>
              <w:ins w:id="5155" w:author="peng" w:date="2015-01-26T02:21:00Z"/>
            </w:rPr>
          </w:rPrChange>
        </w:rPr>
        <w:pPrChange w:id="5156" w:author="peng" w:date="2015-01-26T02:37:00Z">
          <w:pPr>
            <w:pStyle w:val="af4"/>
          </w:pPr>
        </w:pPrChange>
      </w:pPr>
    </w:p>
    <w:tbl>
      <w:tblPr>
        <w:tblStyle w:val="-1"/>
        <w:tblW w:w="5000" w:type="pct"/>
        <w:jc w:val="both"/>
        <w:tblLook w:val="04A0" w:firstRow="1" w:lastRow="0" w:firstColumn="1" w:lastColumn="0" w:noHBand="0" w:noVBand="1"/>
      </w:tblPr>
      <w:tblGrid>
        <w:gridCol w:w="3180"/>
        <w:gridCol w:w="5872"/>
      </w:tblGrid>
      <w:tr w:rsidR="00420066" w14:paraId="217A996D" w14:textId="77777777" w:rsidTr="00420066">
        <w:trPr>
          <w:cnfStyle w:val="100000000000" w:firstRow="1" w:lastRow="0" w:firstColumn="0" w:lastColumn="0" w:oddVBand="0" w:evenVBand="0" w:oddHBand="0" w:evenHBand="0" w:firstRowFirstColumn="0" w:firstRowLastColumn="0" w:lastRowFirstColumn="0" w:lastRowLastColumn="0"/>
          <w:tblHeader/>
          <w:jc w:val="both"/>
          <w:ins w:id="515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5EE051F" w14:textId="77777777" w:rsidR="00420066" w:rsidRDefault="00420066" w:rsidP="00420066">
            <w:pPr>
              <w:jc w:val="center"/>
              <w:rPr>
                <w:ins w:id="5158" w:author="peng" w:date="2015-01-26T02:21:00Z"/>
              </w:rPr>
            </w:pPr>
            <w:ins w:id="5159" w:author="peng" w:date="2015-01-26T02:21:00Z">
              <w:r>
                <w:t>Name</w:t>
              </w:r>
            </w:ins>
          </w:p>
        </w:tc>
        <w:tc>
          <w:tcPr>
            <w:tcW w:w="0" w:type="auto"/>
          </w:tcPr>
          <w:p w14:paraId="174732F5"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160" w:author="peng" w:date="2015-01-26T02:21:00Z"/>
              </w:rPr>
            </w:pPr>
            <w:ins w:id="5161" w:author="peng" w:date="2015-01-26T02:21:00Z">
              <w:r>
                <w:t>Summary</w:t>
              </w:r>
            </w:ins>
          </w:p>
        </w:tc>
      </w:tr>
      <w:tr w:rsidR="00420066" w14:paraId="409FE776" w14:textId="77777777" w:rsidTr="00420066">
        <w:trPr>
          <w:cnfStyle w:val="000000100000" w:firstRow="0" w:lastRow="0" w:firstColumn="0" w:lastColumn="0" w:oddVBand="0" w:evenVBand="0" w:oddHBand="1" w:evenHBand="0" w:firstRowFirstColumn="0" w:firstRowLastColumn="0" w:lastRowFirstColumn="0" w:lastRowLastColumn="0"/>
          <w:jc w:val="both"/>
          <w:ins w:id="5162"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75CBBD1" w14:textId="77777777" w:rsidR="00420066" w:rsidRDefault="00420066" w:rsidP="00420066">
            <w:pPr>
              <w:rPr>
                <w:ins w:id="5163" w:author="peng" w:date="2015-01-26T02:21:00Z"/>
              </w:rPr>
            </w:pPr>
            <w:ins w:id="5164" w:author="peng" w:date="2015-01-26T02:21:00Z">
              <w:r>
                <w:fldChar w:fldCharType="begin"/>
              </w:r>
              <w:r>
                <w:instrText xml:space="preserve"> HYPERLINK \l "_6a3a9384-4429-4893-bb47-2998f42f7436" \h </w:instrText>
              </w:r>
              <w:r>
                <w:fldChar w:fldCharType="separate"/>
              </w:r>
              <w:r>
                <w:rPr>
                  <w:rStyle w:val="af2"/>
                </w:rPr>
                <w:t>CreateTree</w:t>
              </w:r>
              <w:r>
                <w:rPr>
                  <w:rStyle w:val="af2"/>
                </w:rPr>
                <w:fldChar w:fldCharType="end"/>
              </w:r>
            </w:ins>
          </w:p>
        </w:tc>
        <w:tc>
          <w:tcPr>
            <w:tcW w:w="0" w:type="auto"/>
          </w:tcPr>
          <w:p w14:paraId="3B9E3D3B"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165" w:author="peng" w:date="2015-01-26T02:21:00Z"/>
              </w:rPr>
            </w:pPr>
            <w:customXmlInsRangeStart w:id="5166" w:author="peng" w:date="2015-01-26T02:21:00Z"/>
            <w:sdt>
              <w:sdtPr>
                <w:alias w:val="Class NOTE summary 0"/>
                <w:tag w:val="6a3a9384-4429-4893-bb47-2998f42f7436"/>
                <w:id w:val="1874729862"/>
                <w:dataBinding w:xpath="/elements/element[@objid='6a3a9384-4429-4893-bb47-2998f42f7436']/content[@alias='Class NOTE summary 0']" w:storeItemID="{D35B6978-45B9-4860-8E6E-EDB6F017D2CB}"/>
                <w:text w:multiLine="1"/>
              </w:sdtPr>
              <w:sdtEndPr/>
              <w:sdtContent>
                <w:customXmlInsRangeEnd w:id="5166"/>
                <w:ins w:id="5167" w:author="peng" w:date="2015-01-26T02:21:00Z">
                  <w:r w:rsidR="00420066">
                    <w:t>Create decision tree</w:t>
                  </w:r>
                </w:ins>
                <w:customXmlInsRangeStart w:id="5168" w:author="peng" w:date="2015-01-26T02:21:00Z"/>
              </w:sdtContent>
            </w:sdt>
            <w:customXmlInsRangeEnd w:id="5168"/>
          </w:p>
        </w:tc>
      </w:tr>
      <w:tr w:rsidR="00FB5023" w14:paraId="6FFC52A7" w14:textId="77777777" w:rsidTr="00420066">
        <w:trPr>
          <w:jc w:val="both"/>
          <w:ins w:id="516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17F6A57" w14:textId="77777777" w:rsidR="00FB5023" w:rsidRDefault="00FB5023" w:rsidP="00FB5023">
            <w:pPr>
              <w:rPr>
                <w:ins w:id="5170" w:author="peng" w:date="2015-01-26T02:21:00Z"/>
              </w:rPr>
            </w:pPr>
            <w:ins w:id="5171" w:author="peng" w:date="2015-01-26T02:21:00Z">
              <w:r>
                <w:fldChar w:fldCharType="begin"/>
              </w:r>
              <w:r>
                <w:instrText xml:space="preserve"> HYPERLINK \l "_baa6354a-dcce-41f7-8277-96ee6145afeb" \h </w:instrText>
              </w:r>
              <w:r>
                <w:fldChar w:fldCharType="separate"/>
              </w:r>
              <w:r>
                <w:rPr>
                  <w:rStyle w:val="af2"/>
                </w:rPr>
                <w:t>NotifyingThread</w:t>
              </w:r>
              <w:r>
                <w:rPr>
                  <w:rStyle w:val="af2"/>
                </w:rPr>
                <w:fldChar w:fldCharType="end"/>
              </w:r>
            </w:ins>
          </w:p>
        </w:tc>
        <w:tc>
          <w:tcPr>
            <w:tcW w:w="0" w:type="auto"/>
          </w:tcPr>
          <w:p w14:paraId="201F6898" w14:textId="3AA60A09" w:rsidR="00FB5023" w:rsidRDefault="007D1D13" w:rsidP="00FB5023">
            <w:pPr>
              <w:cnfStyle w:val="000000000000" w:firstRow="0" w:lastRow="0" w:firstColumn="0" w:lastColumn="0" w:oddVBand="0" w:evenVBand="0" w:oddHBand="0" w:evenHBand="0" w:firstRowFirstColumn="0" w:firstRowLastColumn="0" w:lastRowFirstColumn="0" w:lastRowLastColumn="0"/>
              <w:rPr>
                <w:ins w:id="5172" w:author="peng" w:date="2015-01-26T02:21:00Z"/>
              </w:rPr>
            </w:pPr>
            <w:customXmlInsRangeStart w:id="5173" w:author="peng" w:date="2015-01-26T02:43:00Z"/>
            <w:sdt>
              <w:sdtPr>
                <w:alias w:val="Class NOTE summary 0"/>
                <w:tag w:val="39ad72c4-e6a0-4c94-879f-738d17b3aa02"/>
                <w:id w:val="498549308"/>
                <w:dataBinding w:xpath="/elements/element[@objid='39ad72c4-e6a0-4c94-879f-738d17b3aa02']/content[@alias='Class NOTE summary 0']" w:storeItemID="{D35B6978-45B9-4860-8E6E-EDB6F017D2CB}"/>
                <w:text w:multiLine="1"/>
              </w:sdtPr>
              <w:sdtEndPr/>
              <w:sdtContent>
                <w:customXmlInsRangeEnd w:id="5173"/>
                <w:ins w:id="5174" w:author="peng" w:date="2015-01-26T02:43:00Z">
                  <w:r w:rsidR="00FB5023">
                    <w:t>Implement listener for threading</w:t>
                  </w:r>
                </w:ins>
                <w:customXmlInsRangeStart w:id="5175" w:author="peng" w:date="2015-01-26T02:43:00Z"/>
              </w:sdtContent>
            </w:sdt>
            <w:customXmlInsRangeEnd w:id="5175"/>
          </w:p>
        </w:tc>
      </w:tr>
      <w:tr w:rsidR="00FB5023" w14:paraId="296D3423" w14:textId="77777777" w:rsidTr="00420066">
        <w:trPr>
          <w:cnfStyle w:val="000000100000" w:firstRow="0" w:lastRow="0" w:firstColumn="0" w:lastColumn="0" w:oddVBand="0" w:evenVBand="0" w:oddHBand="1" w:evenHBand="0" w:firstRowFirstColumn="0" w:firstRowLastColumn="0" w:lastRowFirstColumn="0" w:lastRowLastColumn="0"/>
          <w:jc w:val="both"/>
          <w:ins w:id="517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DFBBCCA" w14:textId="77777777" w:rsidR="00FB5023" w:rsidRDefault="00FB5023" w:rsidP="00FB5023">
            <w:pPr>
              <w:rPr>
                <w:ins w:id="5177" w:author="peng" w:date="2015-01-26T02:21:00Z"/>
              </w:rPr>
            </w:pPr>
            <w:ins w:id="5178" w:author="peng" w:date="2015-01-26T02:21:00Z">
              <w:r>
                <w:fldChar w:fldCharType="begin"/>
              </w:r>
              <w:r>
                <w:instrText xml:space="preserve"> HYPERLINK \l "_4ccce523-4653-4dc2-a5bc-b4bfbbe95a34" \h </w:instrText>
              </w:r>
              <w:r>
                <w:fldChar w:fldCharType="separate"/>
              </w:r>
              <w:r>
                <w:rPr>
                  <w:rStyle w:val="af2"/>
                </w:rPr>
                <w:t>DataVector</w:t>
              </w:r>
              <w:r>
                <w:rPr>
                  <w:rStyle w:val="af2"/>
                </w:rPr>
                <w:fldChar w:fldCharType="end"/>
              </w:r>
            </w:ins>
          </w:p>
        </w:tc>
        <w:tc>
          <w:tcPr>
            <w:tcW w:w="0" w:type="auto"/>
          </w:tcPr>
          <w:p w14:paraId="7D866F6A" w14:textId="77777777" w:rsidR="00FB5023" w:rsidRDefault="00FB5023" w:rsidP="00FB5023">
            <w:pPr>
              <w:cnfStyle w:val="000000100000" w:firstRow="0" w:lastRow="0" w:firstColumn="0" w:lastColumn="0" w:oddVBand="0" w:evenVBand="0" w:oddHBand="1" w:evenHBand="0" w:firstRowFirstColumn="0" w:firstRowLastColumn="0" w:lastRowFirstColumn="0" w:lastRowLastColumn="0"/>
              <w:rPr>
                <w:ins w:id="5179" w:author="peng" w:date="2015-01-26T02:21:00Z"/>
              </w:rPr>
            </w:pPr>
          </w:p>
        </w:tc>
      </w:tr>
    </w:tbl>
    <w:p w14:paraId="5D75FBA7" w14:textId="77777777" w:rsidR="00420066" w:rsidRDefault="00420066" w:rsidP="00420066">
      <w:pPr>
        <w:pStyle w:val="af4"/>
        <w:rPr>
          <w:ins w:id="5180" w:author="peng" w:date="2015-01-26T02:38:00Z"/>
        </w:rPr>
      </w:pPr>
      <w:ins w:id="5181" w:author="peng" w:date="2015-01-26T02:21:00Z">
        <w:r>
          <w:t>Table </w:t>
        </w:r>
        <w:r>
          <w:fldChar w:fldCharType="begin"/>
        </w:r>
        <w:r>
          <w:instrText>SEQ Table \* ARABIC</w:instrText>
        </w:r>
        <w:r>
          <w:fldChar w:fldCharType="separate"/>
        </w:r>
      </w:ins>
      <w:ins w:id="5182" w:author="peng" w:date="2015-01-26T03:23:00Z">
        <w:r w:rsidR="00EA58DD">
          <w:rPr>
            <w:noProof/>
          </w:rPr>
          <w:t>31</w:t>
        </w:r>
      </w:ins>
      <w:ins w:id="5183" w:author="peng" w:date="2015-01-26T02:21:00Z">
        <w:r>
          <w:fldChar w:fldCharType="end"/>
        </w:r>
        <w:r>
          <w:t> Owned Classes of Class "RandomForestLearner"</w:t>
        </w:r>
      </w:ins>
    </w:p>
    <w:p w14:paraId="27599C79" w14:textId="77777777" w:rsidR="00520160" w:rsidRDefault="00520160">
      <w:pPr>
        <w:rPr>
          <w:ins w:id="5184" w:author="peng" w:date="2015-01-26T02:38:00Z"/>
        </w:rPr>
        <w:pPrChange w:id="5185" w:author="peng" w:date="2015-01-26T02:38:00Z">
          <w:pPr>
            <w:pStyle w:val="af4"/>
          </w:pPr>
        </w:pPrChange>
      </w:pPr>
    </w:p>
    <w:p w14:paraId="33D48302" w14:textId="77777777" w:rsidR="00520160" w:rsidRDefault="00520160">
      <w:pPr>
        <w:rPr>
          <w:ins w:id="5186" w:author="peng" w:date="2015-01-26T02:38:00Z"/>
        </w:rPr>
        <w:pPrChange w:id="5187" w:author="peng" w:date="2015-01-26T02:38:00Z">
          <w:pPr>
            <w:pStyle w:val="af4"/>
          </w:pPr>
        </w:pPrChange>
      </w:pPr>
    </w:p>
    <w:p w14:paraId="7AB2AE47" w14:textId="77777777" w:rsidR="00520160" w:rsidRDefault="00520160">
      <w:pPr>
        <w:rPr>
          <w:ins w:id="5188" w:author="peng" w:date="2015-01-26T02:38:00Z"/>
        </w:rPr>
        <w:pPrChange w:id="5189" w:author="peng" w:date="2015-01-26T02:38:00Z">
          <w:pPr>
            <w:pStyle w:val="af4"/>
          </w:pPr>
        </w:pPrChange>
      </w:pPr>
    </w:p>
    <w:p w14:paraId="33D4CFBB" w14:textId="77777777" w:rsidR="00520160" w:rsidRDefault="00520160">
      <w:pPr>
        <w:rPr>
          <w:ins w:id="5190" w:author="peng" w:date="2015-01-26T02:38:00Z"/>
        </w:rPr>
        <w:pPrChange w:id="5191" w:author="peng" w:date="2015-01-26T02:38:00Z">
          <w:pPr>
            <w:pStyle w:val="af4"/>
          </w:pPr>
        </w:pPrChange>
      </w:pPr>
    </w:p>
    <w:p w14:paraId="06320F2E" w14:textId="77777777" w:rsidR="00520160" w:rsidRDefault="00520160">
      <w:pPr>
        <w:rPr>
          <w:ins w:id="5192" w:author="peng" w:date="2015-01-26T02:38:00Z"/>
        </w:rPr>
        <w:pPrChange w:id="5193" w:author="peng" w:date="2015-01-26T02:38:00Z">
          <w:pPr>
            <w:pStyle w:val="af4"/>
          </w:pPr>
        </w:pPrChange>
      </w:pPr>
    </w:p>
    <w:p w14:paraId="497D0DCF" w14:textId="77777777" w:rsidR="00520160" w:rsidRDefault="00520160">
      <w:pPr>
        <w:rPr>
          <w:ins w:id="5194" w:author="peng" w:date="2015-01-26T02:38:00Z"/>
        </w:rPr>
        <w:pPrChange w:id="5195" w:author="peng" w:date="2015-01-26T02:38:00Z">
          <w:pPr>
            <w:pStyle w:val="af4"/>
          </w:pPr>
        </w:pPrChange>
      </w:pPr>
    </w:p>
    <w:p w14:paraId="5D879D95" w14:textId="77777777" w:rsidR="00520160" w:rsidRDefault="00520160">
      <w:pPr>
        <w:rPr>
          <w:ins w:id="5196" w:author="peng" w:date="2015-01-26T02:38:00Z"/>
        </w:rPr>
        <w:pPrChange w:id="5197" w:author="peng" w:date="2015-01-26T02:38:00Z">
          <w:pPr>
            <w:pStyle w:val="af4"/>
          </w:pPr>
        </w:pPrChange>
      </w:pPr>
    </w:p>
    <w:p w14:paraId="36B53FBC" w14:textId="77777777" w:rsidR="00520160" w:rsidRDefault="00520160">
      <w:pPr>
        <w:rPr>
          <w:ins w:id="5198" w:author="peng" w:date="2015-01-26T02:38:00Z"/>
        </w:rPr>
        <w:pPrChange w:id="5199" w:author="peng" w:date="2015-01-26T02:38:00Z">
          <w:pPr>
            <w:pStyle w:val="af4"/>
          </w:pPr>
        </w:pPrChange>
      </w:pPr>
    </w:p>
    <w:p w14:paraId="625AEAA2" w14:textId="77777777" w:rsidR="00520160" w:rsidRDefault="00520160">
      <w:pPr>
        <w:rPr>
          <w:ins w:id="5200" w:author="peng" w:date="2015-01-26T02:38:00Z"/>
        </w:rPr>
        <w:pPrChange w:id="5201" w:author="peng" w:date="2015-01-26T02:38:00Z">
          <w:pPr>
            <w:pStyle w:val="af4"/>
          </w:pPr>
        </w:pPrChange>
      </w:pPr>
    </w:p>
    <w:p w14:paraId="54E832CD" w14:textId="77777777" w:rsidR="00520160" w:rsidRDefault="00520160">
      <w:pPr>
        <w:rPr>
          <w:ins w:id="5202" w:author="peng" w:date="2015-01-26T02:38:00Z"/>
        </w:rPr>
        <w:pPrChange w:id="5203" w:author="peng" w:date="2015-01-26T02:38:00Z">
          <w:pPr>
            <w:pStyle w:val="af4"/>
          </w:pPr>
        </w:pPrChange>
      </w:pPr>
    </w:p>
    <w:p w14:paraId="6AF1B62A" w14:textId="77777777" w:rsidR="00520160" w:rsidRDefault="00520160">
      <w:pPr>
        <w:rPr>
          <w:ins w:id="5204" w:author="peng" w:date="2015-01-26T02:38:00Z"/>
        </w:rPr>
        <w:pPrChange w:id="5205" w:author="peng" w:date="2015-01-26T02:38:00Z">
          <w:pPr>
            <w:pStyle w:val="af4"/>
          </w:pPr>
        </w:pPrChange>
      </w:pPr>
    </w:p>
    <w:p w14:paraId="55E66557" w14:textId="77777777" w:rsidR="00520160" w:rsidRDefault="00520160">
      <w:pPr>
        <w:rPr>
          <w:ins w:id="5206" w:author="peng" w:date="2015-01-26T02:38:00Z"/>
        </w:rPr>
        <w:pPrChange w:id="5207" w:author="peng" w:date="2015-01-26T02:38:00Z">
          <w:pPr>
            <w:pStyle w:val="af4"/>
          </w:pPr>
        </w:pPrChange>
      </w:pPr>
    </w:p>
    <w:p w14:paraId="02CA8CA8" w14:textId="77777777" w:rsidR="00520160" w:rsidRDefault="00520160">
      <w:pPr>
        <w:rPr>
          <w:ins w:id="5208" w:author="peng" w:date="2015-01-26T02:38:00Z"/>
        </w:rPr>
        <w:pPrChange w:id="5209" w:author="peng" w:date="2015-01-26T02:38:00Z">
          <w:pPr>
            <w:pStyle w:val="af4"/>
          </w:pPr>
        </w:pPrChange>
      </w:pPr>
    </w:p>
    <w:p w14:paraId="2F82B88A" w14:textId="77777777" w:rsidR="00520160" w:rsidRDefault="00520160">
      <w:pPr>
        <w:rPr>
          <w:ins w:id="5210" w:author="peng" w:date="2015-01-26T02:38:00Z"/>
        </w:rPr>
        <w:pPrChange w:id="5211" w:author="peng" w:date="2015-01-26T02:38:00Z">
          <w:pPr>
            <w:pStyle w:val="af4"/>
          </w:pPr>
        </w:pPrChange>
      </w:pPr>
    </w:p>
    <w:p w14:paraId="44EE3FC1" w14:textId="77777777" w:rsidR="00520160" w:rsidRDefault="00520160">
      <w:pPr>
        <w:rPr>
          <w:ins w:id="5212" w:author="peng" w:date="2015-01-26T02:38:00Z"/>
        </w:rPr>
        <w:pPrChange w:id="5213" w:author="peng" w:date="2015-01-26T02:38:00Z">
          <w:pPr>
            <w:pStyle w:val="af4"/>
          </w:pPr>
        </w:pPrChange>
      </w:pPr>
    </w:p>
    <w:p w14:paraId="0B540756" w14:textId="77777777" w:rsidR="00520160" w:rsidRPr="00EA58DD" w:rsidRDefault="00520160">
      <w:pPr>
        <w:rPr>
          <w:ins w:id="5214" w:author="peng" w:date="2015-01-26T02:21:00Z"/>
        </w:rPr>
        <w:pPrChange w:id="5215" w:author="peng" w:date="2015-01-26T02:38:00Z">
          <w:pPr>
            <w:pStyle w:val="af4"/>
          </w:pPr>
        </w:pPrChange>
      </w:pPr>
    </w:p>
    <w:p w14:paraId="124426D0" w14:textId="77777777" w:rsidR="00420066" w:rsidRDefault="00420066" w:rsidP="00420066">
      <w:pPr>
        <w:pStyle w:val="2"/>
        <w:rPr>
          <w:ins w:id="5216" w:author="peng" w:date="2015-01-26T02:21:00Z"/>
        </w:rPr>
      </w:pPr>
      <w:bookmarkStart w:id="5217" w:name="_9529dee4-15ba-48ea-911d-4b1953bb1a0a"/>
      <w:bookmarkStart w:id="5218" w:name="_Toc410005065"/>
      <w:ins w:id="5219" w:author="peng" w:date="2015-01-26T02:21:00Z">
        <w:r>
          <w:lastRenderedPageBreak/>
          <w:t>Class "</w:t>
        </w:r>
      </w:ins>
      <w:customXmlInsRangeStart w:id="5220" w:author="peng" w:date="2015-01-26T02:21:00Z"/>
      <w:sdt>
        <w:sdtPr>
          <w:alias w:val="Class ATTRIBUTE Name"/>
          <w:tag w:val="9529dee4-15ba-48ea-911d-4b1953bb1a0a"/>
          <w:id w:val="837890706"/>
          <w:dataBinding w:xpath="/elements/element[@objid='9529dee4-15ba-48ea-911d-4b1953bb1a0a']/content[@alias='Class ATTRIBUTE Name']" w:storeItemID="{D35B6978-45B9-4860-8E6E-EDB6F017D2CB}"/>
          <w:text w:multiLine="1"/>
        </w:sdtPr>
        <w:sdtEndPr/>
        <w:sdtContent>
          <w:customXmlInsRangeEnd w:id="5220"/>
          <w:ins w:id="5221" w:author="peng" w:date="2015-01-26T02:21:00Z">
            <w:r>
              <w:t>MainRun</w:t>
            </w:r>
          </w:ins>
          <w:customXmlInsRangeStart w:id="5222" w:author="peng" w:date="2015-01-26T02:21:00Z"/>
        </w:sdtContent>
      </w:sdt>
      <w:customXmlInsRangeEnd w:id="5222"/>
      <w:ins w:id="5223" w:author="peng" w:date="2015-01-26T02:21:00Z">
        <w:r>
          <w:t>"</w:t>
        </w:r>
        <w:bookmarkEnd w:id="5217"/>
        <w:bookmarkEnd w:id="5218"/>
      </w:ins>
    </w:p>
    <w:p w14:paraId="5B91B7AD" w14:textId="77777777" w:rsidR="00420066" w:rsidRDefault="00420066" w:rsidP="00420066">
      <w:pPr>
        <w:pStyle w:val="ab"/>
        <w:rPr>
          <w:ins w:id="5224" w:author="peng" w:date="2015-01-26T02:21:00Z"/>
          <w:rStyle w:val="ae"/>
        </w:rPr>
      </w:pPr>
      <w:ins w:id="5225" w:author="peng" w:date="2015-01-26T02:21:00Z">
        <w:r>
          <w:rPr>
            <w:rStyle w:val="ae"/>
          </w:rPr>
          <w:t xml:space="preserve">from Package </w:t>
        </w:r>
      </w:ins>
      <w:customXmlInsRangeStart w:id="5226" w:author="peng" w:date="2015-01-26T02:21:00Z"/>
      <w:sdt>
        <w:sdtPr>
          <w:rPr>
            <w:rStyle w:val="ae"/>
          </w:rPr>
          <w:alias w:val="Package ATTRIBUTE Name"/>
          <w:tag w:val="3dcb2c09-2a32-475f-982a-7933da523875"/>
          <w:id w:val="1825549278"/>
          <w:dataBinding w:xpath="/elements/element[@objid='3dcb2c09-2a32-475f-982a-7933da523875']/content[@alias='Package ATTRIBUTE Name']" w:storeItemID="{D35B6978-45B9-4860-8E6E-EDB6F017D2CB}"/>
          <w:text w:multiLine="1"/>
        </w:sdtPr>
        <w:sdtEndPr>
          <w:rPr>
            <w:rStyle w:val="ae"/>
          </w:rPr>
        </w:sdtEndPr>
        <w:sdtContent>
          <w:customXmlInsRangeEnd w:id="5226"/>
          <w:ins w:id="5227" w:author="peng" w:date="2015-01-26T02:21:00Z">
            <w:r>
              <w:rPr>
                <w:rStyle w:val="ae"/>
              </w:rPr>
              <w:t>gforge</w:t>
            </w:r>
          </w:ins>
          <w:customXmlInsRangeStart w:id="5228" w:author="peng" w:date="2015-01-26T02:21:00Z"/>
        </w:sdtContent>
      </w:sdt>
      <w:customXmlInsRangeEnd w:id="5228"/>
      <w:ins w:id="5229" w:author="peng" w:date="2015-01-26T02:21:00Z">
        <w:r>
          <w:rPr>
            <w:rStyle w:val="ae"/>
          </w:rPr>
          <w:t>.</w:t>
        </w:r>
      </w:ins>
      <w:customXmlInsRangeStart w:id="5230" w:author="peng" w:date="2015-01-26T02:21:00Z"/>
      <w:sdt>
        <w:sdtPr>
          <w:rPr>
            <w:rStyle w:val="ae"/>
          </w:rPr>
          <w:alias w:val="Package ATTRIBUTE Name"/>
          <w:tag w:val="3c0eec90-a163-4364-8ec1-855c885b184b"/>
          <w:id w:val="-776557589"/>
          <w:dataBinding w:xpath="/elements/element[@objid='3c0eec90-a163-4364-8ec1-855c885b184b']/content[@alias='Package ATTRIBUTE Name']" w:storeItemID="{D35B6978-45B9-4860-8E6E-EDB6F017D2CB}"/>
          <w:text w:multiLine="1"/>
        </w:sdtPr>
        <w:sdtEndPr>
          <w:rPr>
            <w:rStyle w:val="ae"/>
          </w:rPr>
        </w:sdtEndPr>
        <w:sdtContent>
          <w:customXmlInsRangeEnd w:id="5230"/>
          <w:ins w:id="5231" w:author="peng" w:date="2015-01-26T02:21:00Z">
            <w:r>
              <w:rPr>
                <w:rStyle w:val="ae"/>
              </w:rPr>
              <w:t>RandomForestHOG</w:t>
            </w:r>
          </w:ins>
          <w:customXmlInsRangeStart w:id="5232" w:author="peng" w:date="2015-01-26T02:21:00Z"/>
        </w:sdtContent>
      </w:sdt>
      <w:customXmlInsRangeEnd w:id="5232"/>
      <w:ins w:id="5233" w:author="peng" w:date="2015-01-26T02:21:00Z">
        <w:r>
          <w:rPr>
            <w:rStyle w:val="ae"/>
          </w:rPr>
          <w:t>.</w:t>
        </w:r>
        <w:r>
          <w:fldChar w:fldCharType="begin"/>
        </w:r>
        <w:r>
          <w:instrText xml:space="preserve"> HYPERLINK \l "_ffda6e8b-f5ec-48e6-9347-56af0b87eb91" \h </w:instrText>
        </w:r>
        <w:r>
          <w:fldChar w:fldCharType="separate"/>
        </w:r>
        <w:r>
          <w:rPr>
            <w:rStyle w:val="af2"/>
          </w:rPr>
          <w:t>RandomForest</w:t>
        </w:r>
        <w:r>
          <w:rPr>
            <w:rStyle w:val="af2"/>
          </w:rPr>
          <w:fldChar w:fldCharType="end"/>
        </w:r>
      </w:ins>
    </w:p>
    <w:p w14:paraId="004057F2" w14:textId="77777777" w:rsidR="00420066" w:rsidRDefault="00420066" w:rsidP="00420066">
      <w:pPr>
        <w:pStyle w:val="Texte"/>
        <w:rPr>
          <w:ins w:id="5234" w:author="peng" w:date="2015-01-26T02:21:00Z"/>
        </w:rPr>
      </w:pPr>
      <w:ins w:id="5235" w:author="peng" w:date="2015-01-26T02:21:00Z">
        <w:r>
          <w:t xml:space="preserve">Stereotypes: </w:t>
        </w:r>
      </w:ins>
      <w:customXmlInsRangeStart w:id="5236" w:author="peng" w:date="2015-01-26T02:21:00Z"/>
      <w:sdt>
        <w:sdtPr>
          <w:alias w:val="Stereotype ATTRIBUTE Name"/>
          <w:tag w:val="01ec23a8-0000-0258-0000-000000000000"/>
          <w:id w:val="-898356029"/>
          <w:dataBinding w:xpath="/elements/element[@objid='01ec23a8-0000-0258-0000-000000000000']/content[@alias='Stereotype ATTRIBUTE Name']" w:storeItemID="{D35B6978-45B9-4860-8E6E-EDB6F017D2CB}"/>
          <w:text w:multiLine="1"/>
        </w:sdtPr>
        <w:sdtEndPr/>
        <w:sdtContent>
          <w:customXmlInsRangeEnd w:id="5236"/>
          <w:ins w:id="5237" w:author="peng" w:date="2015-01-26T02:21:00Z">
            <w:r>
              <w:t>Java Class</w:t>
            </w:r>
          </w:ins>
          <w:customXmlInsRangeStart w:id="5238" w:author="peng" w:date="2015-01-26T02:21:00Z"/>
        </w:sdtContent>
      </w:sdt>
      <w:customXmlInsRangeEnd w:id="5238"/>
    </w:p>
    <w:p w14:paraId="52290F29" w14:textId="31AA2E02" w:rsidR="00420066" w:rsidRDefault="007D1D13">
      <w:pPr>
        <w:rPr>
          <w:ins w:id="5239" w:author="peng" w:date="2015-01-26T02:38:00Z"/>
        </w:rPr>
        <w:pPrChange w:id="5240" w:author="peng" w:date="2015-01-26T02:38:00Z">
          <w:pPr>
            <w:pStyle w:val="ab"/>
          </w:pPr>
        </w:pPrChange>
      </w:pPr>
      <w:customXmlInsRangeStart w:id="5241" w:author="peng" w:date="2015-01-26T02:21:00Z"/>
      <w:sdt>
        <w:sdtPr>
          <w:alias w:val="Class NOTE description 0"/>
          <w:tag w:val="9529dee4-15ba-48ea-911d-4b1953bb1a0a"/>
          <w:id w:val="-1802457775"/>
          <w:dataBinding w:xpath="/elements/element[@objid='9529dee4-15ba-48ea-911d-4b1953bb1a0a']/content[@alias='Class NOTE description 0']" w:storeItemID="{D35B6978-45B9-4860-8E6E-EDB6F017D2CB}"/>
          <w:text w:multiLine="1"/>
        </w:sdtPr>
        <w:sdtEndPr/>
        <w:sdtContent>
          <w:customXmlInsRangeEnd w:id="5241"/>
          <w:ins w:id="5242" w:author="peng" w:date="2015-01-26T02:21:00Z">
            <w:r w:rsidR="00420066">
              <w:t>main running class with general testing</w:t>
            </w:r>
          </w:ins>
          <w:customXmlInsRangeStart w:id="5243" w:author="peng" w:date="2015-01-26T02:21:00Z"/>
        </w:sdtContent>
      </w:sdt>
      <w:customXmlInsRangeEnd w:id="5243"/>
    </w:p>
    <w:p w14:paraId="68B3CC4E" w14:textId="77777777" w:rsidR="00520160" w:rsidRDefault="00520160">
      <w:pPr>
        <w:rPr>
          <w:ins w:id="5244" w:author="peng" w:date="2015-01-26T02:21:00Z"/>
        </w:rPr>
        <w:pPrChange w:id="5245" w:author="peng" w:date="2015-01-26T02:38:00Z">
          <w:pPr>
            <w:pStyle w:val="ab"/>
          </w:pPr>
        </w:pPrChange>
      </w:pPr>
    </w:p>
    <w:p w14:paraId="0C378751" w14:textId="77777777" w:rsidR="00420066" w:rsidRDefault="00420066" w:rsidP="00420066">
      <w:pPr>
        <w:pStyle w:val="af4"/>
        <w:rPr>
          <w:ins w:id="5246" w:author="peng" w:date="2015-01-26T02:21:00Z"/>
        </w:rPr>
      </w:pPr>
      <w:ins w:id="5247" w:author="peng" w:date="2015-01-26T02:21:00Z">
        <w:r>
          <w:t>Figure </w:t>
        </w:r>
        <w:r>
          <w:fldChar w:fldCharType="begin"/>
        </w:r>
        <w:r>
          <w:instrText>SEQ Figure \* ARABIC</w:instrText>
        </w:r>
        <w:r>
          <w:fldChar w:fldCharType="separate"/>
        </w:r>
      </w:ins>
      <w:ins w:id="5248" w:author="peng" w:date="2015-01-26T03:23:00Z">
        <w:r w:rsidR="00EA58DD">
          <w:rPr>
            <w:noProof/>
          </w:rPr>
          <w:t>10</w:t>
        </w:r>
      </w:ins>
      <w:ins w:id="5249" w:author="peng" w:date="2015-01-26T02:21:00Z">
        <w:r>
          <w:fldChar w:fldCharType="end"/>
        </w:r>
        <w:r>
          <w:t> MainRun Class diagram</w:t>
        </w:r>
      </w:ins>
    </w:p>
    <w:p w14:paraId="494EE5B9" w14:textId="072F30C1" w:rsidR="00420066" w:rsidRDefault="00420066" w:rsidP="00420066">
      <w:pPr>
        <w:pStyle w:val="Image"/>
        <w:jc w:val="center"/>
        <w:rPr>
          <w:ins w:id="5250" w:author="peng" w:date="2015-01-26T02:38:00Z"/>
        </w:rPr>
      </w:pPr>
      <w:ins w:id="5251" w:author="peng" w:date="2015-01-26T02:21:00Z">
        <w:r>
          <w:rPr>
            <w:noProof/>
            <w:lang w:eastAsia="zh-TW"/>
          </w:rPr>
          <w:drawing>
            <wp:inline distT="0" distB="0" distL="0" distR="0" wp14:anchorId="585D1B7B" wp14:editId="70945FE1">
              <wp:extent cx="5715000" cy="2981325"/>
              <wp:effectExtent l="0" t="0" r="0" b="952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606083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ins>
    </w:p>
    <w:p w14:paraId="31D4D66F" w14:textId="77777777" w:rsidR="00520160" w:rsidRPr="00520160" w:rsidRDefault="00520160">
      <w:pPr>
        <w:rPr>
          <w:ins w:id="5252" w:author="peng" w:date="2015-01-26T02:21:00Z"/>
        </w:rPr>
        <w:pPrChange w:id="5253" w:author="peng" w:date="2015-01-26T02:38:00Z">
          <w:pPr>
            <w:pStyle w:val="Image"/>
            <w:jc w:val="center"/>
          </w:pPr>
        </w:pPrChange>
      </w:pPr>
    </w:p>
    <w:tbl>
      <w:tblPr>
        <w:tblStyle w:val="-1"/>
        <w:tblW w:w="5000" w:type="pct"/>
        <w:jc w:val="both"/>
        <w:tblLook w:val="04A0" w:firstRow="1" w:lastRow="0" w:firstColumn="1" w:lastColumn="0" w:noHBand="0" w:noVBand="1"/>
      </w:tblPr>
      <w:tblGrid>
        <w:gridCol w:w="5895"/>
        <w:gridCol w:w="3157"/>
      </w:tblGrid>
      <w:tr w:rsidR="00420066" w14:paraId="12CD1775" w14:textId="77777777" w:rsidTr="00420066">
        <w:trPr>
          <w:cnfStyle w:val="100000000000" w:firstRow="1" w:lastRow="0" w:firstColumn="0" w:lastColumn="0" w:oddVBand="0" w:evenVBand="0" w:oddHBand="0" w:evenHBand="0" w:firstRowFirstColumn="0" w:firstRowLastColumn="0" w:lastRowFirstColumn="0" w:lastRowLastColumn="0"/>
          <w:tblHeader/>
          <w:jc w:val="both"/>
          <w:ins w:id="525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2CFC5FE" w14:textId="77777777" w:rsidR="00420066" w:rsidRDefault="00420066" w:rsidP="00420066">
            <w:pPr>
              <w:jc w:val="center"/>
              <w:rPr>
                <w:ins w:id="5255" w:author="peng" w:date="2015-01-26T02:21:00Z"/>
              </w:rPr>
            </w:pPr>
            <w:ins w:id="5256" w:author="peng" w:date="2015-01-26T02:21:00Z">
              <w:r>
                <w:t>Name</w:t>
              </w:r>
            </w:ins>
          </w:p>
        </w:tc>
        <w:tc>
          <w:tcPr>
            <w:tcW w:w="0" w:type="auto"/>
          </w:tcPr>
          <w:p w14:paraId="27EB8EAC"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257" w:author="peng" w:date="2015-01-26T02:21:00Z"/>
              </w:rPr>
            </w:pPr>
            <w:ins w:id="5258" w:author="peng" w:date="2015-01-26T02:21:00Z">
              <w:r>
                <w:t>Description</w:t>
              </w:r>
            </w:ins>
          </w:p>
        </w:tc>
      </w:tr>
      <w:tr w:rsidR="00420066" w14:paraId="62380FAE" w14:textId="77777777" w:rsidTr="00420066">
        <w:trPr>
          <w:cnfStyle w:val="000000100000" w:firstRow="0" w:lastRow="0" w:firstColumn="0" w:lastColumn="0" w:oddVBand="0" w:evenVBand="0" w:oddHBand="1" w:evenHBand="0" w:firstRowFirstColumn="0" w:firstRowLastColumn="0" w:lastRowFirstColumn="0" w:lastRowLastColumn="0"/>
          <w:jc w:val="both"/>
          <w:ins w:id="525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109951B" w14:textId="77777777" w:rsidR="00420066" w:rsidRDefault="007D1D13" w:rsidP="00420066">
            <w:pPr>
              <w:rPr>
                <w:ins w:id="5260" w:author="peng" w:date="2015-01-26T02:21:00Z"/>
              </w:rPr>
            </w:pPr>
            <w:customXmlInsRangeStart w:id="5261" w:author="peng" w:date="2015-01-26T02:21:00Z"/>
            <w:sdt>
              <w:sdtPr>
                <w:alias w:val="Operation ATTRIBUTE Name"/>
                <w:tag w:val="fe67efed-39bb-4204-be11-362d171e453a"/>
                <w:id w:val="-1157679903"/>
                <w:dataBinding w:xpath="/elements/element[@objid='fe67efed-39bb-4204-be11-362d171e453a']/content[@alias='Operation ATTRIBUTE Name']" w:storeItemID="{D35B6978-45B9-4860-8E6E-EDB6F017D2CB}"/>
                <w:text w:multiLine="1"/>
              </w:sdtPr>
              <w:sdtEndPr/>
              <w:sdtContent>
                <w:customXmlInsRangeEnd w:id="5261"/>
                <w:ins w:id="5262" w:author="peng" w:date="2015-01-26T02:21:00Z">
                  <w:r w:rsidR="00420066">
                    <w:t>main</w:t>
                  </w:r>
                </w:ins>
                <w:customXmlInsRangeStart w:id="5263" w:author="peng" w:date="2015-01-26T02:21:00Z"/>
              </w:sdtContent>
            </w:sdt>
            <w:customXmlInsRangeEnd w:id="5263"/>
            <w:ins w:id="5264" w:author="peng" w:date="2015-01-26T02:21:00Z">
              <w:r w:rsidR="00420066">
                <w:t xml:space="preserve"> (</w:t>
              </w:r>
            </w:ins>
            <w:customXmlInsRangeStart w:id="5265" w:author="peng" w:date="2015-01-26T02:21:00Z"/>
            <w:sdt>
              <w:sdtPr>
                <w:rPr>
                  <w:rStyle w:val="ae"/>
                </w:rPr>
                <w:alias w:val="Parameter ATTRIBUTE ParameterPassing"/>
                <w:tag w:val="d62e4391-611b-4da2-83e4-933270a38f5f"/>
                <w:id w:val="-357349619"/>
                <w:dataBinding w:xpath="/elements/element[@objid='d62e4391-611b-4da2-83e4-933270a38f5f']/content[@alias='Parameter ATTRIBUTE ParameterPassing']" w:storeItemID="{D35B6978-45B9-4860-8E6E-EDB6F017D2CB}"/>
                <w:text w:multiLine="1"/>
              </w:sdtPr>
              <w:sdtEndPr>
                <w:rPr>
                  <w:rStyle w:val="ae"/>
                </w:rPr>
              </w:sdtEndPr>
              <w:sdtContent>
                <w:customXmlInsRangeEnd w:id="5265"/>
                <w:ins w:id="5266" w:author="peng" w:date="2015-01-26T02:21:00Z">
                  <w:r w:rsidR="00420066">
                    <w:rPr>
                      <w:rStyle w:val="ae"/>
                    </w:rPr>
                    <w:t>Inout</w:t>
                  </w:r>
                </w:ins>
                <w:customXmlInsRangeStart w:id="5267" w:author="peng" w:date="2015-01-26T02:21:00Z"/>
              </w:sdtContent>
            </w:sdt>
            <w:customXmlInsRangeEnd w:id="5267"/>
            <w:ins w:id="5268" w:author="peng" w:date="2015-01-26T02:21:00Z">
              <w:r w:rsidR="00420066">
                <w:rPr>
                  <w:rStyle w:val="ae"/>
                </w:rPr>
                <w:t xml:space="preserve"> </w:t>
              </w:r>
            </w:ins>
            <w:customXmlInsRangeStart w:id="5269" w:author="peng" w:date="2015-01-26T02:21:00Z"/>
            <w:sdt>
              <w:sdtPr>
                <w:alias w:val="Parameter ATTRIBUTE Name"/>
                <w:tag w:val="d62e4391-611b-4da2-83e4-933270a38f5f"/>
                <w:id w:val="-14078982"/>
                <w:dataBinding w:xpath="/elements/element[@objid='d62e4391-611b-4da2-83e4-933270a38f5f']/content[@alias='Parameter ATTRIBUTE Name']" w:storeItemID="{D35B6978-45B9-4860-8E6E-EDB6F017D2CB}"/>
                <w:text w:multiLine="1"/>
              </w:sdtPr>
              <w:sdtEndPr/>
              <w:sdtContent>
                <w:customXmlInsRangeEnd w:id="5269"/>
                <w:ins w:id="5270" w:author="peng" w:date="2015-01-26T02:21:00Z">
                  <w:r w:rsidR="00420066">
                    <w:t>args</w:t>
                  </w:r>
                </w:ins>
                <w:customXmlInsRangeStart w:id="5271" w:author="peng" w:date="2015-01-26T02:21:00Z"/>
              </w:sdtContent>
            </w:sdt>
            <w:customXmlInsRangeEnd w:id="5271"/>
            <w:ins w:id="5272" w:author="peng" w:date="2015-01-26T02:21:00Z">
              <w:r w:rsidR="00420066">
                <w:t xml:space="preserve"> </w:t>
              </w:r>
            </w:ins>
            <w:customXmlInsRangeStart w:id="5273" w:author="peng" w:date="2015-01-26T02:21:00Z"/>
            <w:sdt>
              <w:sdtPr>
                <w:alias w:val="DataType ATTRIBUTE Name"/>
                <w:tag w:val="00000004-0000-000d-0000-000000000000"/>
                <w:id w:val="1478804121"/>
                <w:dataBinding w:xpath="/elements/element[@objid='00000004-0000-000d-0000-000000000000']/content[@alias='DataType ATTRIBUTE Name']" w:storeItemID="{D35B6978-45B9-4860-8E6E-EDB6F017D2CB}"/>
                <w:text w:multiLine="1"/>
              </w:sdtPr>
              <w:sdtEndPr/>
              <w:sdtContent>
                <w:customXmlInsRangeEnd w:id="5273"/>
                <w:ins w:id="5274" w:author="peng" w:date="2015-01-26T02:21:00Z">
                  <w:r w:rsidR="00420066">
                    <w:t>string</w:t>
                  </w:r>
                </w:ins>
                <w:customXmlInsRangeStart w:id="5275" w:author="peng" w:date="2015-01-26T02:21:00Z"/>
              </w:sdtContent>
            </w:sdt>
            <w:customXmlInsRangeEnd w:id="5275"/>
            <w:ins w:id="5276" w:author="peng" w:date="2015-01-26T02:21:00Z">
              <w:r w:rsidR="00420066">
                <w:t>)</w:t>
              </w:r>
            </w:ins>
          </w:p>
        </w:tc>
        <w:tc>
          <w:tcPr>
            <w:tcW w:w="0" w:type="auto"/>
          </w:tcPr>
          <w:p w14:paraId="47AA1017"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277" w:author="peng" w:date="2015-01-26T02:21:00Z"/>
              </w:rPr>
            </w:pPr>
            <w:customXmlInsRangeStart w:id="5278" w:author="peng" w:date="2015-01-26T02:21:00Z"/>
            <w:sdt>
              <w:sdtPr>
                <w:alias w:val="Operation NOTE description 0"/>
                <w:tag w:val="fe67efed-39bb-4204-be11-362d171e453a"/>
                <w:id w:val="-890801464"/>
                <w:dataBinding w:xpath="/elements/element[@objid='fe67efed-39bb-4204-be11-362d171e453a']/content[@alias='Operation NOTE description 0']" w:storeItemID="{D35B6978-45B9-4860-8E6E-EDB6F017D2CB}"/>
                <w:text w:multiLine="1"/>
              </w:sdtPr>
              <w:sdtEndPr/>
              <w:sdtContent>
                <w:customXmlInsRangeEnd w:id="5278"/>
                <w:ins w:id="5279" w:author="peng" w:date="2015-01-26T02:21:00Z">
                  <w:r w:rsidR="00420066">
                    <w:t>main method to start general test</w:t>
                  </w:r>
                </w:ins>
                <w:customXmlInsRangeStart w:id="5280" w:author="peng" w:date="2015-01-26T02:21:00Z"/>
              </w:sdtContent>
            </w:sdt>
            <w:customXmlInsRangeEnd w:id="5280"/>
          </w:p>
        </w:tc>
      </w:tr>
      <w:tr w:rsidR="00420066" w14:paraId="05BA86B8" w14:textId="77777777" w:rsidTr="00420066">
        <w:trPr>
          <w:jc w:val="both"/>
          <w:ins w:id="528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BBE7170" w14:textId="77777777" w:rsidR="00420066" w:rsidRDefault="007D1D13" w:rsidP="00420066">
            <w:pPr>
              <w:rPr>
                <w:ins w:id="5282" w:author="peng" w:date="2015-01-26T02:21:00Z"/>
              </w:rPr>
            </w:pPr>
            <w:customXmlInsRangeStart w:id="5283" w:author="peng" w:date="2015-01-26T02:21:00Z"/>
            <w:sdt>
              <w:sdtPr>
                <w:alias w:val="Operation ATTRIBUTE Name"/>
                <w:tag w:val="1dd6af56-9c88-4bdf-8439-fb10febdf1d5"/>
                <w:id w:val="-1172169094"/>
                <w:dataBinding w:xpath="/elements/element[@objid='1dd6af56-9c88-4bdf-8439-fb10febdf1d5']/content[@alias='Operation ATTRIBUTE Name']" w:storeItemID="{D35B6978-45B9-4860-8E6E-EDB6F017D2CB}"/>
                <w:text w:multiLine="1"/>
              </w:sdtPr>
              <w:sdtEndPr/>
              <w:sdtContent>
                <w:customXmlInsRangeEnd w:id="5283"/>
                <w:ins w:id="5284" w:author="peng" w:date="2015-01-26T02:21:00Z">
                  <w:r w:rsidR="00420066">
                    <w:t>runHOGSmallPatch</w:t>
                  </w:r>
                </w:ins>
                <w:customXmlInsRangeStart w:id="5285" w:author="peng" w:date="2015-01-26T02:21:00Z"/>
              </w:sdtContent>
            </w:sdt>
            <w:customXmlInsRangeEnd w:id="5285"/>
            <w:ins w:id="5286" w:author="peng" w:date="2015-01-26T02:21:00Z">
              <w:r w:rsidR="00420066">
                <w:t xml:space="preserve"> ()</w:t>
              </w:r>
            </w:ins>
          </w:p>
        </w:tc>
        <w:tc>
          <w:tcPr>
            <w:tcW w:w="0" w:type="auto"/>
          </w:tcPr>
          <w:p w14:paraId="74128663"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287" w:author="peng" w:date="2015-01-26T02:21:00Z"/>
              </w:rPr>
            </w:pPr>
            <w:customXmlInsRangeStart w:id="5288" w:author="peng" w:date="2015-01-26T02:21:00Z"/>
            <w:sdt>
              <w:sdtPr>
                <w:alias w:val="Operation NOTE description 0"/>
                <w:tag w:val="1dd6af56-9c88-4bdf-8439-fb10febdf1d5"/>
                <w:id w:val="2026671730"/>
                <w:dataBinding w:xpath="/elements/element[@objid='1dd6af56-9c88-4bdf-8439-fb10febdf1d5']/content[@alias='Operation NOTE description 0']" w:storeItemID="{D35B6978-45B9-4860-8E6E-EDB6F017D2CB}"/>
                <w:text w:multiLine="1"/>
              </w:sdtPr>
              <w:sdtEndPr/>
              <w:sdtContent>
                <w:customXmlInsRangeEnd w:id="5288"/>
                <w:ins w:id="5289" w:author="peng" w:date="2015-01-26T02:21:00Z">
                  <w:r w:rsidR="00420066">
                    <w:t>test small patch of images</w:t>
                  </w:r>
                </w:ins>
                <w:customXmlInsRangeStart w:id="5290" w:author="peng" w:date="2015-01-26T02:21:00Z"/>
              </w:sdtContent>
            </w:sdt>
            <w:customXmlInsRangeEnd w:id="5290"/>
          </w:p>
        </w:tc>
      </w:tr>
      <w:tr w:rsidR="00420066" w14:paraId="7BED7939" w14:textId="77777777" w:rsidTr="00420066">
        <w:trPr>
          <w:cnfStyle w:val="000000100000" w:firstRow="0" w:lastRow="0" w:firstColumn="0" w:lastColumn="0" w:oddVBand="0" w:evenVBand="0" w:oddHBand="1" w:evenHBand="0" w:firstRowFirstColumn="0" w:firstRowLastColumn="0" w:lastRowFirstColumn="0" w:lastRowLastColumn="0"/>
          <w:jc w:val="both"/>
          <w:ins w:id="529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FCEF2F8" w14:textId="77777777" w:rsidR="00420066" w:rsidRDefault="007D1D13" w:rsidP="00420066">
            <w:pPr>
              <w:rPr>
                <w:ins w:id="5292" w:author="peng" w:date="2015-01-26T02:21:00Z"/>
              </w:rPr>
            </w:pPr>
            <w:customXmlInsRangeStart w:id="5293" w:author="peng" w:date="2015-01-26T02:21:00Z"/>
            <w:sdt>
              <w:sdtPr>
                <w:alias w:val="Operation ATTRIBUTE Name"/>
                <w:tag w:val="37c75356-c4ab-4537-aa76-0aae215e02dc"/>
                <w:id w:val="2040400165"/>
                <w:dataBinding w:xpath="/elements/element[@objid='37c75356-c4ab-4537-aa76-0aae215e02dc']/content[@alias='Operation ATTRIBUTE Name']" w:storeItemID="{D35B6978-45B9-4860-8E6E-EDB6F017D2CB}"/>
                <w:text w:multiLine="1"/>
              </w:sdtPr>
              <w:sdtEndPr/>
              <w:sdtContent>
                <w:customXmlInsRangeEnd w:id="5293"/>
                <w:ins w:id="5294" w:author="peng" w:date="2015-01-26T02:21:00Z">
                  <w:r w:rsidR="00420066">
                    <w:t>runHOGDB</w:t>
                  </w:r>
                </w:ins>
                <w:customXmlInsRangeStart w:id="5295" w:author="peng" w:date="2015-01-26T02:21:00Z"/>
              </w:sdtContent>
            </w:sdt>
            <w:customXmlInsRangeEnd w:id="5295"/>
            <w:ins w:id="5296" w:author="peng" w:date="2015-01-26T02:21:00Z">
              <w:r w:rsidR="00420066">
                <w:t xml:space="preserve"> ()</w:t>
              </w:r>
            </w:ins>
          </w:p>
        </w:tc>
        <w:tc>
          <w:tcPr>
            <w:tcW w:w="0" w:type="auto"/>
          </w:tcPr>
          <w:p w14:paraId="214C01CA"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297" w:author="peng" w:date="2015-01-26T02:21:00Z"/>
              </w:rPr>
            </w:pPr>
            <w:customXmlInsRangeStart w:id="5298" w:author="peng" w:date="2015-01-26T02:21:00Z"/>
            <w:sdt>
              <w:sdtPr>
                <w:alias w:val="Operation NOTE description 0"/>
                <w:tag w:val="37c75356-c4ab-4537-aa76-0aae215e02dc"/>
                <w:id w:val="412518650"/>
                <w:dataBinding w:xpath="/elements/element[@objid='37c75356-c4ab-4537-aa76-0aae215e02dc']/content[@alias='Operation NOTE description 0']" w:storeItemID="{D35B6978-45B9-4860-8E6E-EDB6F017D2CB}"/>
                <w:text w:multiLine="1"/>
              </w:sdtPr>
              <w:sdtEndPr/>
              <w:sdtContent>
                <w:customXmlInsRangeEnd w:id="5298"/>
                <w:ins w:id="5299" w:author="peng" w:date="2015-01-26T02:21:00Z">
                  <w:r w:rsidR="00420066">
                    <w:t>test images of DB</w:t>
                  </w:r>
                </w:ins>
                <w:customXmlInsRangeStart w:id="5300" w:author="peng" w:date="2015-01-26T02:21:00Z"/>
              </w:sdtContent>
            </w:sdt>
            <w:customXmlInsRangeEnd w:id="5300"/>
          </w:p>
        </w:tc>
      </w:tr>
      <w:tr w:rsidR="00420066" w14:paraId="55F16858" w14:textId="77777777" w:rsidTr="00420066">
        <w:trPr>
          <w:jc w:val="both"/>
          <w:ins w:id="530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0506D8D" w14:textId="77777777" w:rsidR="00420066" w:rsidRDefault="007D1D13" w:rsidP="00420066">
            <w:pPr>
              <w:rPr>
                <w:ins w:id="5302" w:author="peng" w:date="2015-01-26T02:21:00Z"/>
              </w:rPr>
            </w:pPr>
            <w:customXmlInsRangeStart w:id="5303" w:author="peng" w:date="2015-01-26T02:21:00Z"/>
            <w:sdt>
              <w:sdtPr>
                <w:alias w:val="Operation ATTRIBUTE Name"/>
                <w:tag w:val="bb4ff597-4bfa-494b-8fa3-308f699cc0f9"/>
                <w:id w:val="927859973"/>
                <w:dataBinding w:xpath="/elements/element[@objid='bb4ff597-4bfa-494b-8fa3-308f699cc0f9']/content[@alias='Operation ATTRIBUTE Name']" w:storeItemID="{D35B6978-45B9-4860-8E6E-EDB6F017D2CB}"/>
                <w:text w:multiLine="1"/>
              </w:sdtPr>
              <w:sdtEndPr/>
              <w:sdtContent>
                <w:customXmlInsRangeEnd w:id="5303"/>
                <w:ins w:id="5304" w:author="peng" w:date="2015-01-26T02:21:00Z">
                  <w:r w:rsidR="00420066">
                    <w:t>runTestPendigits</w:t>
                  </w:r>
                </w:ins>
                <w:customXmlInsRangeStart w:id="5305" w:author="peng" w:date="2015-01-26T02:21:00Z"/>
              </w:sdtContent>
            </w:sdt>
            <w:customXmlInsRangeEnd w:id="5305"/>
            <w:ins w:id="5306" w:author="peng" w:date="2015-01-26T02:21:00Z">
              <w:r w:rsidR="00420066">
                <w:t xml:space="preserve"> ()</w:t>
              </w:r>
            </w:ins>
          </w:p>
        </w:tc>
        <w:tc>
          <w:tcPr>
            <w:tcW w:w="0" w:type="auto"/>
          </w:tcPr>
          <w:p w14:paraId="08879F28"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307" w:author="peng" w:date="2015-01-26T02:21:00Z"/>
              </w:rPr>
            </w:pPr>
            <w:customXmlInsRangeStart w:id="5308" w:author="peng" w:date="2015-01-26T02:21:00Z"/>
            <w:sdt>
              <w:sdtPr>
                <w:alias w:val="Operation NOTE description 0"/>
                <w:tag w:val="bb4ff597-4bfa-494b-8fa3-308f699cc0f9"/>
                <w:id w:val="-691222973"/>
                <w:dataBinding w:xpath="/elements/element[@objid='bb4ff597-4bfa-494b-8fa3-308f699cc0f9']/content[@alias='Operation NOTE description 0']" w:storeItemID="{D35B6978-45B9-4860-8E6E-EDB6F017D2CB}"/>
                <w:text w:multiLine="1"/>
              </w:sdtPr>
              <w:sdtEndPr/>
              <w:sdtContent>
                <w:customXmlInsRangeEnd w:id="5308"/>
                <w:ins w:id="5309" w:author="peng" w:date="2015-01-26T02:21:00Z">
                  <w:r w:rsidR="00420066">
                    <w:t>test handwritten digits</w:t>
                  </w:r>
                </w:ins>
                <w:customXmlInsRangeStart w:id="5310" w:author="peng" w:date="2015-01-26T02:21:00Z"/>
              </w:sdtContent>
            </w:sdt>
            <w:customXmlInsRangeEnd w:id="5310"/>
          </w:p>
        </w:tc>
      </w:tr>
      <w:tr w:rsidR="00420066" w14:paraId="02932260" w14:textId="77777777" w:rsidTr="00420066">
        <w:trPr>
          <w:cnfStyle w:val="000000100000" w:firstRow="0" w:lastRow="0" w:firstColumn="0" w:lastColumn="0" w:oddVBand="0" w:evenVBand="0" w:oddHBand="1" w:evenHBand="0" w:firstRowFirstColumn="0" w:firstRowLastColumn="0" w:lastRowFirstColumn="0" w:lastRowLastColumn="0"/>
          <w:jc w:val="both"/>
          <w:ins w:id="531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93CD542" w14:textId="77777777" w:rsidR="00420066" w:rsidRDefault="007D1D13" w:rsidP="00420066">
            <w:pPr>
              <w:rPr>
                <w:ins w:id="5312" w:author="peng" w:date="2015-01-26T02:21:00Z"/>
              </w:rPr>
            </w:pPr>
            <w:customXmlInsRangeStart w:id="5313" w:author="peng" w:date="2015-01-26T02:21:00Z"/>
            <w:sdt>
              <w:sdtPr>
                <w:alias w:val="Operation ATTRIBUTE Name"/>
                <w:tag w:val="123b78dd-cf6c-42de-bc9d-353125ffae6f"/>
                <w:id w:val="1855839804"/>
                <w:dataBinding w:xpath="/elements/element[@objid='123b78dd-cf6c-42de-bc9d-353125ffae6f']/content[@alias='Operation ATTRIBUTE Name']" w:storeItemID="{D35B6978-45B9-4860-8E6E-EDB6F017D2CB}"/>
                <w:text w:multiLine="1"/>
              </w:sdtPr>
              <w:sdtEndPr/>
              <w:sdtContent>
                <w:customXmlInsRangeEnd w:id="5313"/>
                <w:ins w:id="5314" w:author="peng" w:date="2015-01-26T02:21:00Z">
                  <w:r w:rsidR="00420066">
                    <w:t>runRandomForest</w:t>
                  </w:r>
                </w:ins>
                <w:customXmlInsRangeStart w:id="5315" w:author="peng" w:date="2015-01-26T02:21:00Z"/>
              </w:sdtContent>
            </w:sdt>
            <w:customXmlInsRangeEnd w:id="5315"/>
            <w:ins w:id="5316" w:author="peng" w:date="2015-01-26T02:21:00Z">
              <w:r w:rsidR="00420066">
                <w:t xml:space="preserve"> (</w:t>
              </w:r>
            </w:ins>
            <w:customXmlInsRangeStart w:id="5317" w:author="peng" w:date="2015-01-26T02:21:00Z"/>
            <w:sdt>
              <w:sdtPr>
                <w:rPr>
                  <w:rStyle w:val="ae"/>
                </w:rPr>
                <w:alias w:val="Parameter ATTRIBUTE ParameterPassing"/>
                <w:tag w:val="63916ac9-01e4-423a-8ea7-17d18dcf7017"/>
                <w:id w:val="413366261"/>
                <w:dataBinding w:xpath="/elements/element[@objid='63916ac9-01e4-423a-8ea7-17d18dcf7017']/content[@alias='Parameter ATTRIBUTE ParameterPassing']" w:storeItemID="{D35B6978-45B9-4860-8E6E-EDB6F017D2CB}"/>
                <w:text w:multiLine="1"/>
              </w:sdtPr>
              <w:sdtEndPr>
                <w:rPr>
                  <w:rStyle w:val="ae"/>
                </w:rPr>
              </w:sdtEndPr>
              <w:sdtContent>
                <w:customXmlInsRangeEnd w:id="5317"/>
                <w:ins w:id="5318" w:author="peng" w:date="2015-01-26T02:21:00Z">
                  <w:r w:rsidR="00420066">
                    <w:rPr>
                      <w:rStyle w:val="ae"/>
                    </w:rPr>
                    <w:t>In</w:t>
                  </w:r>
                </w:ins>
                <w:customXmlInsRangeStart w:id="5319" w:author="peng" w:date="2015-01-26T02:21:00Z"/>
              </w:sdtContent>
            </w:sdt>
            <w:customXmlInsRangeEnd w:id="5319"/>
            <w:ins w:id="5320" w:author="peng" w:date="2015-01-26T02:21:00Z">
              <w:r w:rsidR="00420066">
                <w:rPr>
                  <w:rStyle w:val="ae"/>
                </w:rPr>
                <w:t xml:space="preserve"> </w:t>
              </w:r>
            </w:ins>
            <w:customXmlInsRangeStart w:id="5321" w:author="peng" w:date="2015-01-26T02:21:00Z"/>
            <w:sdt>
              <w:sdtPr>
                <w:alias w:val="Parameter ATTRIBUTE Name"/>
                <w:tag w:val="63916ac9-01e4-423a-8ea7-17d18dcf7017"/>
                <w:id w:val="1462458917"/>
                <w:dataBinding w:xpath="/elements/element[@objid='63916ac9-01e4-423a-8ea7-17d18dcf7017']/content[@alias='Parameter ATTRIBUTE Name']" w:storeItemID="{D35B6978-45B9-4860-8E6E-EDB6F017D2CB}"/>
                <w:text w:multiLine="1"/>
              </w:sdtPr>
              <w:sdtEndPr/>
              <w:sdtContent>
                <w:customXmlInsRangeEnd w:id="5321"/>
                <w:ins w:id="5322" w:author="peng" w:date="2015-01-26T02:21:00Z">
                  <w:r w:rsidR="00420066">
                    <w:t>trainSet</w:t>
                  </w:r>
                </w:ins>
                <w:customXmlInsRangeStart w:id="5323" w:author="peng" w:date="2015-01-26T02:21:00Z"/>
              </w:sdtContent>
            </w:sdt>
            <w:customXmlInsRangeEnd w:id="5323"/>
            <w:ins w:id="5324" w:author="peng" w:date="2015-01-26T02:21:00Z">
              <w:r w:rsidR="00420066">
                <w:t xml:space="preserve"> </w:t>
              </w:r>
            </w:ins>
            <w:customXmlInsRangeStart w:id="5325" w:author="peng" w:date="2015-01-26T02:21:00Z"/>
            <w:sdt>
              <w:sdtPr>
                <w:alias w:val="Class ATTRIBUTE Name"/>
                <w:tag w:val="4ccce523-4653-4dc2-a5bc-b4bfbbe95a34"/>
                <w:id w:val="-1629077002"/>
                <w:dataBinding w:xpath="/elements/element[@objid='4ccce523-4653-4dc2-a5bc-b4bfbbe95a34']/content[@alias='Class ATTRIBUTE Name']" w:storeItemID="{D35B6978-45B9-4860-8E6E-EDB6F017D2CB}"/>
                <w:text w:multiLine="1"/>
              </w:sdtPr>
              <w:sdtEndPr/>
              <w:sdtContent>
                <w:customXmlInsRangeEnd w:id="5325"/>
                <w:ins w:id="5326" w:author="peng" w:date="2015-01-26T02:21:00Z">
                  <w:r w:rsidR="00420066">
                    <w:t>DataVector</w:t>
                  </w:r>
                </w:ins>
                <w:customXmlInsRangeStart w:id="5327" w:author="peng" w:date="2015-01-26T02:21:00Z"/>
              </w:sdtContent>
            </w:sdt>
            <w:customXmlInsRangeEnd w:id="5327"/>
            <w:ins w:id="5328" w:author="peng" w:date="2015-01-26T02:21:00Z">
              <w:r w:rsidR="00420066">
                <w:t>,</w:t>
              </w:r>
            </w:ins>
            <w:customXmlInsRangeStart w:id="5329" w:author="peng" w:date="2015-01-26T02:21:00Z"/>
            <w:sdt>
              <w:sdtPr>
                <w:rPr>
                  <w:rStyle w:val="ae"/>
                </w:rPr>
                <w:alias w:val="Parameter ATTRIBUTE ParameterPassing"/>
                <w:tag w:val="f17ed904-6b08-4aa7-aa62-a1fb657d8e2f"/>
                <w:id w:val="-967206696"/>
                <w:dataBinding w:xpath="/elements/element[@objid='f17ed904-6b08-4aa7-aa62-a1fb657d8e2f']/content[@alias='Parameter ATTRIBUTE ParameterPassing']" w:storeItemID="{D35B6978-45B9-4860-8E6E-EDB6F017D2CB}"/>
                <w:text w:multiLine="1"/>
              </w:sdtPr>
              <w:sdtEndPr>
                <w:rPr>
                  <w:rStyle w:val="ae"/>
                </w:rPr>
              </w:sdtEndPr>
              <w:sdtContent>
                <w:customXmlInsRangeEnd w:id="5329"/>
                <w:ins w:id="5330" w:author="peng" w:date="2015-01-26T02:21:00Z">
                  <w:r w:rsidR="00420066">
                    <w:rPr>
                      <w:rStyle w:val="ae"/>
                    </w:rPr>
                    <w:t>In</w:t>
                  </w:r>
                </w:ins>
                <w:customXmlInsRangeStart w:id="5331" w:author="peng" w:date="2015-01-26T02:21:00Z"/>
              </w:sdtContent>
            </w:sdt>
            <w:customXmlInsRangeEnd w:id="5331"/>
            <w:ins w:id="5332" w:author="peng" w:date="2015-01-26T02:21:00Z">
              <w:r w:rsidR="00420066">
                <w:rPr>
                  <w:rStyle w:val="ae"/>
                </w:rPr>
                <w:t xml:space="preserve"> </w:t>
              </w:r>
            </w:ins>
            <w:customXmlInsRangeStart w:id="5333" w:author="peng" w:date="2015-01-26T02:21:00Z"/>
            <w:sdt>
              <w:sdtPr>
                <w:alias w:val="Parameter ATTRIBUTE Name"/>
                <w:tag w:val="f17ed904-6b08-4aa7-aa62-a1fb657d8e2f"/>
                <w:id w:val="-21255155"/>
                <w:dataBinding w:xpath="/elements/element[@objid='f17ed904-6b08-4aa7-aa62-a1fb657d8e2f']/content[@alias='Parameter ATTRIBUTE Name']" w:storeItemID="{D35B6978-45B9-4860-8E6E-EDB6F017D2CB}"/>
                <w:text w:multiLine="1"/>
              </w:sdtPr>
              <w:sdtEndPr/>
              <w:sdtContent>
                <w:customXmlInsRangeEnd w:id="5333"/>
                <w:ins w:id="5334" w:author="peng" w:date="2015-01-26T02:21:00Z">
                  <w:r w:rsidR="00420066">
                    <w:t>testSet</w:t>
                  </w:r>
                </w:ins>
                <w:customXmlInsRangeStart w:id="5335" w:author="peng" w:date="2015-01-26T02:21:00Z"/>
              </w:sdtContent>
            </w:sdt>
            <w:customXmlInsRangeEnd w:id="5335"/>
            <w:ins w:id="5336" w:author="peng" w:date="2015-01-26T02:21:00Z">
              <w:r w:rsidR="00420066">
                <w:t xml:space="preserve"> </w:t>
              </w:r>
            </w:ins>
            <w:customXmlInsRangeStart w:id="5337" w:author="peng" w:date="2015-01-26T02:21:00Z"/>
            <w:sdt>
              <w:sdtPr>
                <w:alias w:val="Class ATTRIBUTE Name"/>
                <w:tag w:val="4ccce523-4653-4dc2-a5bc-b4bfbbe95a34"/>
                <w:id w:val="-834991076"/>
                <w:dataBinding w:xpath="/elements/element[@objid='4ccce523-4653-4dc2-a5bc-b4bfbbe95a34']/content[@alias='Class ATTRIBUTE Name']" w:storeItemID="{D35B6978-45B9-4860-8E6E-EDB6F017D2CB}"/>
                <w:text w:multiLine="1"/>
              </w:sdtPr>
              <w:sdtEndPr/>
              <w:sdtContent>
                <w:customXmlInsRangeEnd w:id="5337"/>
                <w:ins w:id="5338" w:author="peng" w:date="2015-01-26T02:21:00Z">
                  <w:r w:rsidR="00420066">
                    <w:t>DataVector</w:t>
                  </w:r>
                </w:ins>
                <w:customXmlInsRangeStart w:id="5339" w:author="peng" w:date="2015-01-26T02:21:00Z"/>
              </w:sdtContent>
            </w:sdt>
            <w:customXmlInsRangeEnd w:id="5339"/>
            <w:ins w:id="5340" w:author="peng" w:date="2015-01-26T02:21:00Z">
              <w:r w:rsidR="00420066">
                <w:t>)</w:t>
              </w:r>
            </w:ins>
          </w:p>
        </w:tc>
        <w:tc>
          <w:tcPr>
            <w:tcW w:w="0" w:type="auto"/>
          </w:tcPr>
          <w:p w14:paraId="1DCDFDED"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341" w:author="peng" w:date="2015-01-26T02:21:00Z"/>
              </w:rPr>
            </w:pPr>
            <w:customXmlInsRangeStart w:id="5342" w:author="peng" w:date="2015-01-26T02:21:00Z"/>
            <w:sdt>
              <w:sdtPr>
                <w:alias w:val="Operation NOTE description 0"/>
                <w:tag w:val="123b78dd-cf6c-42de-bc9d-353125ffae6f"/>
                <w:id w:val="-776871590"/>
                <w:dataBinding w:xpath="/elements/element[@objid='123b78dd-cf6c-42de-bc9d-353125ffae6f']/content[@alias='Operation NOTE description 0']" w:storeItemID="{D35B6978-45B9-4860-8E6E-EDB6F017D2CB}"/>
                <w:text w:multiLine="1"/>
              </w:sdtPr>
              <w:sdtEndPr/>
              <w:sdtContent>
                <w:customXmlInsRangeEnd w:id="5342"/>
                <w:ins w:id="5343" w:author="peng" w:date="2015-01-26T02:21:00Z">
                  <w:r w:rsidR="00420066">
                    <w:t>start random forest learning</w:t>
                  </w:r>
                </w:ins>
                <w:customXmlInsRangeStart w:id="5344" w:author="peng" w:date="2015-01-26T02:21:00Z"/>
              </w:sdtContent>
            </w:sdt>
            <w:customXmlInsRangeEnd w:id="5344"/>
          </w:p>
        </w:tc>
      </w:tr>
    </w:tbl>
    <w:p w14:paraId="619A75F8" w14:textId="77777777" w:rsidR="00420066" w:rsidRDefault="00420066" w:rsidP="00420066">
      <w:pPr>
        <w:pStyle w:val="af4"/>
        <w:rPr>
          <w:ins w:id="5345" w:author="peng" w:date="2015-01-26T02:38:00Z"/>
        </w:rPr>
      </w:pPr>
      <w:ins w:id="5346" w:author="peng" w:date="2015-01-26T02:21:00Z">
        <w:r>
          <w:t>Table </w:t>
        </w:r>
        <w:r>
          <w:fldChar w:fldCharType="begin"/>
        </w:r>
        <w:r>
          <w:instrText>SEQ Table \* ARABIC</w:instrText>
        </w:r>
        <w:r>
          <w:fldChar w:fldCharType="separate"/>
        </w:r>
      </w:ins>
      <w:ins w:id="5347" w:author="peng" w:date="2015-01-26T03:23:00Z">
        <w:r w:rsidR="00EA58DD">
          <w:rPr>
            <w:noProof/>
          </w:rPr>
          <w:t>32</w:t>
        </w:r>
      </w:ins>
      <w:ins w:id="5348" w:author="peng" w:date="2015-01-26T02:21:00Z">
        <w:r>
          <w:fldChar w:fldCharType="end"/>
        </w:r>
        <w:r>
          <w:t> Operations of Class "MainRun"</w:t>
        </w:r>
      </w:ins>
    </w:p>
    <w:p w14:paraId="3EB8EC8C" w14:textId="77777777" w:rsidR="00520160" w:rsidRPr="00EA58DD" w:rsidRDefault="00520160">
      <w:pPr>
        <w:rPr>
          <w:ins w:id="5349" w:author="peng" w:date="2015-01-26T02:21:00Z"/>
        </w:rPr>
        <w:pPrChange w:id="5350" w:author="peng" w:date="2015-01-26T02:38:00Z">
          <w:pPr>
            <w:pStyle w:val="af4"/>
          </w:pPr>
        </w:pPrChange>
      </w:pPr>
    </w:p>
    <w:tbl>
      <w:tblPr>
        <w:tblStyle w:val="-1"/>
        <w:tblW w:w="5000" w:type="pct"/>
        <w:jc w:val="both"/>
        <w:tblLook w:val="04A0" w:firstRow="1" w:lastRow="0" w:firstColumn="1" w:lastColumn="0" w:noHBand="0" w:noVBand="1"/>
      </w:tblPr>
      <w:tblGrid>
        <w:gridCol w:w="3924"/>
        <w:gridCol w:w="5128"/>
      </w:tblGrid>
      <w:tr w:rsidR="00420066" w14:paraId="32F3B4F0" w14:textId="77777777" w:rsidTr="00420066">
        <w:trPr>
          <w:cnfStyle w:val="100000000000" w:firstRow="1" w:lastRow="0" w:firstColumn="0" w:lastColumn="0" w:oddVBand="0" w:evenVBand="0" w:oddHBand="0" w:evenHBand="0" w:firstRowFirstColumn="0" w:firstRowLastColumn="0" w:lastRowFirstColumn="0" w:lastRowLastColumn="0"/>
          <w:tblHeader/>
          <w:jc w:val="both"/>
          <w:ins w:id="535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DAC94AB" w14:textId="77777777" w:rsidR="00420066" w:rsidRDefault="00420066" w:rsidP="00420066">
            <w:pPr>
              <w:jc w:val="center"/>
              <w:rPr>
                <w:ins w:id="5352" w:author="peng" w:date="2015-01-26T02:21:00Z"/>
              </w:rPr>
            </w:pPr>
            <w:ins w:id="5353" w:author="peng" w:date="2015-01-26T02:21:00Z">
              <w:r>
                <w:t>Name</w:t>
              </w:r>
            </w:ins>
          </w:p>
        </w:tc>
        <w:tc>
          <w:tcPr>
            <w:tcW w:w="0" w:type="auto"/>
          </w:tcPr>
          <w:p w14:paraId="60D05257"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354" w:author="peng" w:date="2015-01-26T02:21:00Z"/>
              </w:rPr>
            </w:pPr>
            <w:ins w:id="5355" w:author="peng" w:date="2015-01-26T02:21:00Z">
              <w:r>
                <w:t>Description</w:t>
              </w:r>
            </w:ins>
          </w:p>
        </w:tc>
      </w:tr>
      <w:tr w:rsidR="00420066" w14:paraId="4B36031A" w14:textId="77777777" w:rsidTr="00420066">
        <w:trPr>
          <w:cnfStyle w:val="000000100000" w:firstRow="0" w:lastRow="0" w:firstColumn="0" w:lastColumn="0" w:oddVBand="0" w:evenVBand="0" w:oddHBand="1" w:evenHBand="0" w:firstRowFirstColumn="0" w:firstRowLastColumn="0" w:lastRowFirstColumn="0" w:lastRowLastColumn="0"/>
          <w:jc w:val="both"/>
          <w:ins w:id="535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A713327" w14:textId="77777777" w:rsidR="00420066" w:rsidRDefault="007D1D13" w:rsidP="00420066">
            <w:pPr>
              <w:rPr>
                <w:ins w:id="5357" w:author="peng" w:date="2015-01-26T02:21:00Z"/>
              </w:rPr>
            </w:pPr>
            <w:customXmlInsRangeStart w:id="5358" w:author="peng" w:date="2015-01-26T02:21:00Z"/>
            <w:sdt>
              <w:sdtPr>
                <w:alias w:val="Attribute ATTRIBUTE Name"/>
                <w:tag w:val="1ae58091-dd55-45f3-be59-f43a679a3b6d"/>
                <w:id w:val="-1830811205"/>
                <w:dataBinding w:xpath="/elements/element[@objid='1ae58091-dd55-45f3-be59-f43a679a3b6d']/content[@alias='Attribute ATTRIBUTE Name']" w:storeItemID="{D35B6978-45B9-4860-8E6E-EDB6F017D2CB}"/>
                <w:text w:multiLine="1"/>
              </w:sdtPr>
              <w:sdtEndPr/>
              <w:sdtContent>
                <w:customXmlInsRangeEnd w:id="5358"/>
                <w:ins w:id="5359" w:author="peng" w:date="2015-01-26T02:21:00Z">
                  <w:r w:rsidR="00420066">
                    <w:t>runWithThread</w:t>
                  </w:r>
                </w:ins>
                <w:customXmlInsRangeStart w:id="5360" w:author="peng" w:date="2015-01-26T02:21:00Z"/>
              </w:sdtContent>
            </w:sdt>
            <w:customXmlInsRangeEnd w:id="5360"/>
            <w:ins w:id="5361" w:author="peng" w:date="2015-01-26T02:21:00Z">
              <w:r w:rsidR="00420066">
                <w:t xml:space="preserve"> : [</w:t>
              </w:r>
            </w:ins>
            <w:customXmlInsRangeStart w:id="5362" w:author="peng" w:date="2015-01-26T02:21:00Z"/>
            <w:sdt>
              <w:sdtPr>
                <w:alias w:val="Attribute ATTRIBUTE MultiplicityMin"/>
                <w:tag w:val="1ae58091-dd55-45f3-be59-f43a679a3b6d"/>
                <w:id w:val="-1642718140"/>
                <w:dataBinding w:xpath="/elements/element[@objid='1ae58091-dd55-45f3-be59-f43a679a3b6d']/content[@alias='Attribute ATTRIBUTE MultiplicityMin']" w:storeItemID="{D35B6978-45B9-4860-8E6E-EDB6F017D2CB}"/>
                <w:text w:multiLine="1"/>
              </w:sdtPr>
              <w:sdtEndPr/>
              <w:sdtContent>
                <w:customXmlInsRangeEnd w:id="5362"/>
                <w:ins w:id="5363" w:author="peng" w:date="2015-01-26T02:21:00Z">
                  <w:r w:rsidR="00420066">
                    <w:t>1</w:t>
                  </w:r>
                </w:ins>
                <w:customXmlInsRangeStart w:id="5364" w:author="peng" w:date="2015-01-26T02:21:00Z"/>
              </w:sdtContent>
            </w:sdt>
            <w:customXmlInsRangeEnd w:id="5364"/>
            <w:ins w:id="5365" w:author="peng" w:date="2015-01-26T02:21:00Z">
              <w:r w:rsidR="00420066">
                <w:t>..</w:t>
              </w:r>
            </w:ins>
            <w:customXmlInsRangeStart w:id="5366" w:author="peng" w:date="2015-01-26T02:21:00Z"/>
            <w:sdt>
              <w:sdtPr>
                <w:alias w:val="Attribute ATTRIBUTE MultiplicityMax"/>
                <w:tag w:val="1ae58091-dd55-45f3-be59-f43a679a3b6d"/>
                <w:id w:val="-1573733892"/>
                <w:dataBinding w:xpath="/elements/element[@objid='1ae58091-dd55-45f3-be59-f43a679a3b6d']/content[@alias='Attribute ATTRIBUTE MultiplicityMax']" w:storeItemID="{D35B6978-45B9-4860-8E6E-EDB6F017D2CB}"/>
                <w:text w:multiLine="1"/>
              </w:sdtPr>
              <w:sdtEndPr/>
              <w:sdtContent>
                <w:customXmlInsRangeEnd w:id="5366"/>
                <w:ins w:id="5367" w:author="peng" w:date="2015-01-26T02:21:00Z">
                  <w:r w:rsidR="00420066">
                    <w:t>1</w:t>
                  </w:r>
                </w:ins>
                <w:customXmlInsRangeStart w:id="5368" w:author="peng" w:date="2015-01-26T02:21:00Z"/>
              </w:sdtContent>
            </w:sdt>
            <w:customXmlInsRangeEnd w:id="5368"/>
            <w:ins w:id="5369" w:author="peng" w:date="2015-01-26T02:21:00Z">
              <w:r w:rsidR="00420066">
                <w:t xml:space="preserve">] </w:t>
              </w:r>
            </w:ins>
            <w:customXmlInsRangeStart w:id="5370" w:author="peng" w:date="2015-01-26T02:21:00Z"/>
            <w:sdt>
              <w:sdtPr>
                <w:alias w:val="DataType ATTRIBUTE Name"/>
                <w:tag w:val="00000004-0000-0005-0000-000000000000"/>
                <w:id w:val="1482341978"/>
                <w:dataBinding w:xpath="/elements/element[@objid='00000004-0000-0005-0000-000000000000']/content[@alias='DataType ATTRIBUTE Name']" w:storeItemID="{D35B6978-45B9-4860-8E6E-EDB6F017D2CB}"/>
                <w:text w:multiLine="1"/>
              </w:sdtPr>
              <w:sdtEndPr/>
              <w:sdtContent>
                <w:customXmlInsRangeEnd w:id="5370"/>
                <w:ins w:id="5371" w:author="peng" w:date="2015-01-26T02:21:00Z">
                  <w:r w:rsidR="00420066">
                    <w:t>boolean</w:t>
                  </w:r>
                </w:ins>
                <w:customXmlInsRangeStart w:id="5372" w:author="peng" w:date="2015-01-26T02:21:00Z"/>
              </w:sdtContent>
            </w:sdt>
            <w:customXmlInsRangeEnd w:id="5372"/>
          </w:p>
        </w:tc>
        <w:tc>
          <w:tcPr>
            <w:tcW w:w="0" w:type="auto"/>
          </w:tcPr>
          <w:p w14:paraId="73C44272"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373" w:author="peng" w:date="2015-01-26T02:21:00Z"/>
              </w:rPr>
            </w:pPr>
            <w:customXmlInsRangeStart w:id="5374" w:author="peng" w:date="2015-01-26T02:21:00Z"/>
            <w:sdt>
              <w:sdtPr>
                <w:alias w:val="Attribute NOTE description 0"/>
                <w:tag w:val="1ae58091-dd55-45f3-be59-f43a679a3b6d"/>
                <w:id w:val="-313027748"/>
                <w:dataBinding w:xpath="/elements/element[@objid='1ae58091-dd55-45f3-be59-f43a679a3b6d']/content[@alias='Attribute NOTE description 0']" w:storeItemID="{D35B6978-45B9-4860-8E6E-EDB6F017D2CB}"/>
                <w:text w:multiLine="1"/>
              </w:sdtPr>
              <w:sdtEndPr/>
              <w:sdtContent>
                <w:customXmlInsRangeEnd w:id="5374"/>
                <w:ins w:id="5375" w:author="peng" w:date="2015-01-26T02:21:00Z">
                  <w:r w:rsidR="00420066">
                    <w:t>set to train random forest with threads</w:t>
                  </w:r>
                </w:ins>
                <w:customXmlInsRangeStart w:id="5376" w:author="peng" w:date="2015-01-26T02:21:00Z"/>
              </w:sdtContent>
            </w:sdt>
            <w:customXmlInsRangeEnd w:id="5376"/>
          </w:p>
        </w:tc>
      </w:tr>
      <w:tr w:rsidR="00420066" w14:paraId="2AE0A7FA" w14:textId="77777777" w:rsidTr="00420066">
        <w:trPr>
          <w:jc w:val="both"/>
          <w:ins w:id="537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221E7AA" w14:textId="77777777" w:rsidR="00420066" w:rsidRDefault="007D1D13" w:rsidP="00420066">
            <w:pPr>
              <w:rPr>
                <w:ins w:id="5378" w:author="peng" w:date="2015-01-26T02:21:00Z"/>
              </w:rPr>
            </w:pPr>
            <w:customXmlInsRangeStart w:id="5379" w:author="peng" w:date="2015-01-26T02:21:00Z"/>
            <w:sdt>
              <w:sdtPr>
                <w:alias w:val="Attribute ATTRIBUTE Name"/>
                <w:tag w:val="6be55c0a-bd89-4604-8dbc-c3aa5e739391"/>
                <w:id w:val="-1626454406"/>
                <w:dataBinding w:xpath="/elements/element[@objid='6be55c0a-bd89-4604-8dbc-c3aa5e739391']/content[@alias='Attribute ATTRIBUTE Name']" w:storeItemID="{D35B6978-45B9-4860-8E6E-EDB6F017D2CB}"/>
                <w:text w:multiLine="1"/>
              </w:sdtPr>
              <w:sdtEndPr/>
              <w:sdtContent>
                <w:customXmlInsRangeEnd w:id="5379"/>
                <w:ins w:id="5380" w:author="peng" w:date="2015-01-26T02:21:00Z">
                  <w:r w:rsidR="00420066">
                    <w:t>numOfTrees</w:t>
                  </w:r>
                </w:ins>
                <w:customXmlInsRangeStart w:id="5381" w:author="peng" w:date="2015-01-26T02:21:00Z"/>
              </w:sdtContent>
            </w:sdt>
            <w:customXmlInsRangeEnd w:id="5381"/>
            <w:ins w:id="5382" w:author="peng" w:date="2015-01-26T02:21:00Z">
              <w:r w:rsidR="00420066">
                <w:t xml:space="preserve"> : [</w:t>
              </w:r>
            </w:ins>
            <w:customXmlInsRangeStart w:id="5383" w:author="peng" w:date="2015-01-26T02:21:00Z"/>
            <w:sdt>
              <w:sdtPr>
                <w:alias w:val="Attribute ATTRIBUTE MultiplicityMin"/>
                <w:tag w:val="6be55c0a-bd89-4604-8dbc-c3aa5e739391"/>
                <w:id w:val="166446260"/>
                <w:dataBinding w:xpath="/elements/element[@objid='6be55c0a-bd89-4604-8dbc-c3aa5e739391']/content[@alias='Attribute ATTRIBUTE MultiplicityMin']" w:storeItemID="{D35B6978-45B9-4860-8E6E-EDB6F017D2CB}"/>
                <w:text w:multiLine="1"/>
              </w:sdtPr>
              <w:sdtEndPr/>
              <w:sdtContent>
                <w:customXmlInsRangeEnd w:id="5383"/>
                <w:ins w:id="5384" w:author="peng" w:date="2015-01-26T02:21:00Z">
                  <w:r w:rsidR="00420066">
                    <w:t>1</w:t>
                  </w:r>
                </w:ins>
                <w:customXmlInsRangeStart w:id="5385" w:author="peng" w:date="2015-01-26T02:21:00Z"/>
              </w:sdtContent>
            </w:sdt>
            <w:customXmlInsRangeEnd w:id="5385"/>
            <w:ins w:id="5386" w:author="peng" w:date="2015-01-26T02:21:00Z">
              <w:r w:rsidR="00420066">
                <w:t>..</w:t>
              </w:r>
            </w:ins>
            <w:customXmlInsRangeStart w:id="5387" w:author="peng" w:date="2015-01-26T02:21:00Z"/>
            <w:sdt>
              <w:sdtPr>
                <w:alias w:val="Attribute ATTRIBUTE MultiplicityMax"/>
                <w:tag w:val="6be55c0a-bd89-4604-8dbc-c3aa5e739391"/>
                <w:id w:val="-1715264727"/>
                <w:dataBinding w:xpath="/elements/element[@objid='6be55c0a-bd89-4604-8dbc-c3aa5e739391']/content[@alias='Attribute ATTRIBUTE MultiplicityMax']" w:storeItemID="{D35B6978-45B9-4860-8E6E-EDB6F017D2CB}"/>
                <w:text w:multiLine="1"/>
              </w:sdtPr>
              <w:sdtEndPr/>
              <w:sdtContent>
                <w:customXmlInsRangeEnd w:id="5387"/>
                <w:ins w:id="5388" w:author="peng" w:date="2015-01-26T02:21:00Z">
                  <w:r w:rsidR="00420066">
                    <w:t>1</w:t>
                  </w:r>
                </w:ins>
                <w:customXmlInsRangeStart w:id="5389" w:author="peng" w:date="2015-01-26T02:21:00Z"/>
              </w:sdtContent>
            </w:sdt>
            <w:customXmlInsRangeEnd w:id="5389"/>
            <w:ins w:id="5390" w:author="peng" w:date="2015-01-26T02:21:00Z">
              <w:r w:rsidR="00420066">
                <w:t xml:space="preserve">] </w:t>
              </w:r>
            </w:ins>
            <w:customXmlInsRangeStart w:id="5391" w:author="peng" w:date="2015-01-26T02:21:00Z"/>
            <w:sdt>
              <w:sdtPr>
                <w:alias w:val="DataType ATTRIBUTE Name"/>
                <w:tag w:val="00000004-0000-0009-0000-000000000000"/>
                <w:id w:val="989370290"/>
                <w:dataBinding w:xpath="/elements/element[@objid='00000004-0000-0009-0000-000000000000']/content[@alias='DataType ATTRIBUTE Name']" w:storeItemID="{D35B6978-45B9-4860-8E6E-EDB6F017D2CB}"/>
                <w:text w:multiLine="1"/>
              </w:sdtPr>
              <w:sdtEndPr/>
              <w:sdtContent>
                <w:customXmlInsRangeEnd w:id="5391"/>
                <w:ins w:id="5392" w:author="peng" w:date="2015-01-26T02:21:00Z">
                  <w:r w:rsidR="00420066">
                    <w:t>integer</w:t>
                  </w:r>
                </w:ins>
                <w:customXmlInsRangeStart w:id="5393" w:author="peng" w:date="2015-01-26T02:21:00Z"/>
              </w:sdtContent>
            </w:sdt>
            <w:customXmlInsRangeEnd w:id="5393"/>
          </w:p>
        </w:tc>
        <w:tc>
          <w:tcPr>
            <w:tcW w:w="0" w:type="auto"/>
          </w:tcPr>
          <w:p w14:paraId="19C16231"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394" w:author="peng" w:date="2015-01-26T02:21:00Z"/>
              </w:rPr>
            </w:pPr>
            <w:customXmlInsRangeStart w:id="5395" w:author="peng" w:date="2015-01-26T02:21:00Z"/>
            <w:sdt>
              <w:sdtPr>
                <w:alias w:val="Attribute NOTE description 0"/>
                <w:tag w:val="6be55c0a-bd89-4604-8dbc-c3aa5e739391"/>
                <w:id w:val="-98565645"/>
                <w:dataBinding w:xpath="/elements/element[@objid='6be55c0a-bd89-4604-8dbc-c3aa5e739391']/content[@alias='Attribute NOTE description 0']" w:storeItemID="{D35B6978-45B9-4860-8E6E-EDB6F017D2CB}"/>
                <w:text w:multiLine="1"/>
              </w:sdtPr>
              <w:sdtEndPr/>
              <w:sdtContent>
                <w:customXmlInsRangeEnd w:id="5395"/>
                <w:ins w:id="5396" w:author="peng" w:date="2015-01-26T02:21:00Z">
                  <w:r w:rsidR="00420066">
                    <w:t>number of decision trees in random forest</w:t>
                  </w:r>
                </w:ins>
                <w:customXmlInsRangeStart w:id="5397" w:author="peng" w:date="2015-01-26T02:21:00Z"/>
              </w:sdtContent>
            </w:sdt>
            <w:customXmlInsRangeEnd w:id="5397"/>
          </w:p>
        </w:tc>
      </w:tr>
      <w:tr w:rsidR="00420066" w14:paraId="31F0354A" w14:textId="77777777" w:rsidTr="00420066">
        <w:trPr>
          <w:cnfStyle w:val="000000100000" w:firstRow="0" w:lastRow="0" w:firstColumn="0" w:lastColumn="0" w:oddVBand="0" w:evenVBand="0" w:oddHBand="1" w:evenHBand="0" w:firstRowFirstColumn="0" w:firstRowLastColumn="0" w:lastRowFirstColumn="0" w:lastRowLastColumn="0"/>
          <w:jc w:val="both"/>
          <w:ins w:id="539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798E1D0" w14:textId="77777777" w:rsidR="00420066" w:rsidRDefault="007D1D13" w:rsidP="00420066">
            <w:pPr>
              <w:rPr>
                <w:ins w:id="5399" w:author="peng" w:date="2015-01-26T02:21:00Z"/>
              </w:rPr>
            </w:pPr>
            <w:customXmlInsRangeStart w:id="5400" w:author="peng" w:date="2015-01-26T02:21:00Z"/>
            <w:sdt>
              <w:sdtPr>
                <w:alias w:val="Attribute ATTRIBUTE Name"/>
                <w:tag w:val="da87bc98-cd61-4fff-b66d-c433293e5019"/>
                <w:id w:val="320625307"/>
                <w:dataBinding w:xpath="/elements/element[@objid='da87bc98-cd61-4fff-b66d-c433293e5019']/content[@alias='Attribute ATTRIBUTE Name']" w:storeItemID="{D35B6978-45B9-4860-8E6E-EDB6F017D2CB}"/>
                <w:text w:multiLine="1"/>
              </w:sdtPr>
              <w:sdtEndPr/>
              <w:sdtContent>
                <w:customXmlInsRangeEnd w:id="5400"/>
                <w:ins w:id="5401" w:author="peng" w:date="2015-01-26T02:21:00Z">
                  <w:r w:rsidR="00420066">
                    <w:t>depthOfTrees</w:t>
                  </w:r>
                </w:ins>
                <w:customXmlInsRangeStart w:id="5402" w:author="peng" w:date="2015-01-26T02:21:00Z"/>
              </w:sdtContent>
            </w:sdt>
            <w:customXmlInsRangeEnd w:id="5402"/>
            <w:ins w:id="5403" w:author="peng" w:date="2015-01-26T02:21:00Z">
              <w:r w:rsidR="00420066">
                <w:t xml:space="preserve"> : [</w:t>
              </w:r>
            </w:ins>
            <w:customXmlInsRangeStart w:id="5404" w:author="peng" w:date="2015-01-26T02:21:00Z"/>
            <w:sdt>
              <w:sdtPr>
                <w:alias w:val="Attribute ATTRIBUTE MultiplicityMin"/>
                <w:tag w:val="da87bc98-cd61-4fff-b66d-c433293e5019"/>
                <w:id w:val="1223405853"/>
                <w:dataBinding w:xpath="/elements/element[@objid='da87bc98-cd61-4fff-b66d-c433293e5019']/content[@alias='Attribute ATTRIBUTE MultiplicityMin']" w:storeItemID="{D35B6978-45B9-4860-8E6E-EDB6F017D2CB}"/>
                <w:text w:multiLine="1"/>
              </w:sdtPr>
              <w:sdtEndPr/>
              <w:sdtContent>
                <w:customXmlInsRangeEnd w:id="5404"/>
                <w:ins w:id="5405" w:author="peng" w:date="2015-01-26T02:21:00Z">
                  <w:r w:rsidR="00420066">
                    <w:t>1</w:t>
                  </w:r>
                </w:ins>
                <w:customXmlInsRangeStart w:id="5406" w:author="peng" w:date="2015-01-26T02:21:00Z"/>
              </w:sdtContent>
            </w:sdt>
            <w:customXmlInsRangeEnd w:id="5406"/>
            <w:ins w:id="5407" w:author="peng" w:date="2015-01-26T02:21:00Z">
              <w:r w:rsidR="00420066">
                <w:t>..</w:t>
              </w:r>
            </w:ins>
            <w:customXmlInsRangeStart w:id="5408" w:author="peng" w:date="2015-01-26T02:21:00Z"/>
            <w:sdt>
              <w:sdtPr>
                <w:alias w:val="Attribute ATTRIBUTE MultiplicityMax"/>
                <w:tag w:val="da87bc98-cd61-4fff-b66d-c433293e5019"/>
                <w:id w:val="191349643"/>
                <w:dataBinding w:xpath="/elements/element[@objid='da87bc98-cd61-4fff-b66d-c433293e5019']/content[@alias='Attribute ATTRIBUTE MultiplicityMax']" w:storeItemID="{D35B6978-45B9-4860-8E6E-EDB6F017D2CB}"/>
                <w:text w:multiLine="1"/>
              </w:sdtPr>
              <w:sdtEndPr/>
              <w:sdtContent>
                <w:customXmlInsRangeEnd w:id="5408"/>
                <w:ins w:id="5409" w:author="peng" w:date="2015-01-26T02:21:00Z">
                  <w:r w:rsidR="00420066">
                    <w:t>1</w:t>
                  </w:r>
                </w:ins>
                <w:customXmlInsRangeStart w:id="5410" w:author="peng" w:date="2015-01-26T02:21:00Z"/>
              </w:sdtContent>
            </w:sdt>
            <w:customXmlInsRangeEnd w:id="5410"/>
            <w:ins w:id="5411" w:author="peng" w:date="2015-01-26T02:21:00Z">
              <w:r w:rsidR="00420066">
                <w:t xml:space="preserve">] </w:t>
              </w:r>
            </w:ins>
            <w:customXmlInsRangeStart w:id="5412" w:author="peng" w:date="2015-01-26T02:21:00Z"/>
            <w:sdt>
              <w:sdtPr>
                <w:alias w:val="DataType ATTRIBUTE Name"/>
                <w:tag w:val="00000004-0000-0009-0000-000000000000"/>
                <w:id w:val="123514339"/>
                <w:dataBinding w:xpath="/elements/element[@objid='00000004-0000-0009-0000-000000000000']/content[@alias='DataType ATTRIBUTE Name']" w:storeItemID="{D35B6978-45B9-4860-8E6E-EDB6F017D2CB}"/>
                <w:text w:multiLine="1"/>
              </w:sdtPr>
              <w:sdtEndPr/>
              <w:sdtContent>
                <w:customXmlInsRangeEnd w:id="5412"/>
                <w:ins w:id="5413" w:author="peng" w:date="2015-01-26T02:21:00Z">
                  <w:r w:rsidR="00420066">
                    <w:t>integer</w:t>
                  </w:r>
                </w:ins>
                <w:customXmlInsRangeStart w:id="5414" w:author="peng" w:date="2015-01-26T02:21:00Z"/>
              </w:sdtContent>
            </w:sdt>
            <w:customXmlInsRangeEnd w:id="5414"/>
          </w:p>
        </w:tc>
        <w:tc>
          <w:tcPr>
            <w:tcW w:w="0" w:type="auto"/>
          </w:tcPr>
          <w:p w14:paraId="0F1BA0B0"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415" w:author="peng" w:date="2015-01-26T02:21:00Z"/>
              </w:rPr>
            </w:pPr>
            <w:customXmlInsRangeStart w:id="5416" w:author="peng" w:date="2015-01-26T02:21:00Z"/>
            <w:sdt>
              <w:sdtPr>
                <w:alias w:val="Attribute NOTE description 0"/>
                <w:tag w:val="da87bc98-cd61-4fff-b66d-c433293e5019"/>
                <w:id w:val="931866866"/>
                <w:dataBinding w:xpath="/elements/element[@objid='da87bc98-cd61-4fff-b66d-c433293e5019']/content[@alias='Attribute NOTE description 0']" w:storeItemID="{D35B6978-45B9-4860-8E6E-EDB6F017D2CB}"/>
                <w:text w:multiLine="1"/>
              </w:sdtPr>
              <w:sdtEndPr/>
              <w:sdtContent>
                <w:customXmlInsRangeEnd w:id="5416"/>
                <w:ins w:id="5417" w:author="peng" w:date="2015-01-26T02:21:00Z">
                  <w:r w:rsidR="00420066">
                    <w:t>maximum depth of decision tree</w:t>
                  </w:r>
                </w:ins>
                <w:customXmlInsRangeStart w:id="5418" w:author="peng" w:date="2015-01-26T02:21:00Z"/>
              </w:sdtContent>
            </w:sdt>
            <w:customXmlInsRangeEnd w:id="5418"/>
          </w:p>
        </w:tc>
      </w:tr>
    </w:tbl>
    <w:p w14:paraId="673917F2" w14:textId="77777777" w:rsidR="00420066" w:rsidRDefault="00420066" w:rsidP="00420066">
      <w:pPr>
        <w:pStyle w:val="af4"/>
        <w:rPr>
          <w:ins w:id="5419" w:author="peng" w:date="2015-01-26T02:21:00Z"/>
        </w:rPr>
      </w:pPr>
      <w:ins w:id="5420" w:author="peng" w:date="2015-01-26T02:21:00Z">
        <w:r>
          <w:t>Table </w:t>
        </w:r>
        <w:r>
          <w:fldChar w:fldCharType="begin"/>
        </w:r>
        <w:r>
          <w:instrText>SEQ Table \* ARABIC</w:instrText>
        </w:r>
        <w:r>
          <w:fldChar w:fldCharType="separate"/>
        </w:r>
      </w:ins>
      <w:ins w:id="5421" w:author="peng" w:date="2015-01-26T03:23:00Z">
        <w:r w:rsidR="00EA58DD">
          <w:rPr>
            <w:noProof/>
          </w:rPr>
          <w:t>33</w:t>
        </w:r>
      </w:ins>
      <w:ins w:id="5422" w:author="peng" w:date="2015-01-26T02:21:00Z">
        <w:r>
          <w:fldChar w:fldCharType="end"/>
        </w:r>
        <w:r>
          <w:t> Attributes of Class "MainRun"</w:t>
        </w:r>
      </w:ins>
    </w:p>
    <w:p w14:paraId="1458845F" w14:textId="77777777" w:rsidR="00420066" w:rsidRDefault="00420066" w:rsidP="00420066">
      <w:pPr>
        <w:pStyle w:val="1"/>
        <w:pageBreakBefore/>
        <w:rPr>
          <w:ins w:id="5423" w:author="peng" w:date="2015-01-26T02:21:00Z"/>
        </w:rPr>
      </w:pPr>
      <w:bookmarkStart w:id="5424" w:name="_7f56ec47-8192-48b7-ae3d-b8281cd23271"/>
      <w:bookmarkStart w:id="5425" w:name="_Toc410005066"/>
      <w:ins w:id="5426" w:author="peng" w:date="2015-01-26T02:21:00Z">
        <w:r>
          <w:lastRenderedPageBreak/>
          <w:t>Package "</w:t>
        </w:r>
      </w:ins>
      <w:customXmlInsRangeStart w:id="5427" w:author="peng" w:date="2015-01-26T02:21:00Z"/>
      <w:sdt>
        <w:sdtPr>
          <w:alias w:val="Package ATTRIBUTE Name"/>
          <w:tag w:val="7f56ec47-8192-48b7-ae3d-b8281cd23271"/>
          <w:id w:val="174470887"/>
          <w:dataBinding w:xpath="/elements/element[@objid='7f56ec47-8192-48b7-ae3d-b8281cd23271']/content[@alias='Package ATTRIBUTE Name']" w:storeItemID="{D35B6978-45B9-4860-8E6E-EDB6F017D2CB}"/>
          <w:text w:multiLine="1"/>
        </w:sdtPr>
        <w:sdtEndPr/>
        <w:sdtContent>
          <w:customXmlInsRangeEnd w:id="5427"/>
          <w:ins w:id="5428" w:author="peng" w:date="2015-01-26T02:21:00Z">
            <w:r>
              <w:t>NotifyingThread</w:t>
            </w:r>
          </w:ins>
          <w:customXmlInsRangeStart w:id="5429" w:author="peng" w:date="2015-01-26T02:21:00Z"/>
        </w:sdtContent>
      </w:sdt>
      <w:customXmlInsRangeEnd w:id="5429"/>
      <w:ins w:id="5430" w:author="peng" w:date="2015-01-26T02:21:00Z">
        <w:r>
          <w:t>"</w:t>
        </w:r>
        <w:bookmarkEnd w:id="5424"/>
        <w:bookmarkEnd w:id="5425"/>
      </w:ins>
    </w:p>
    <w:p w14:paraId="22DAE1BE" w14:textId="77777777" w:rsidR="00420066" w:rsidRDefault="00420066" w:rsidP="00420066">
      <w:pPr>
        <w:pStyle w:val="ab"/>
        <w:rPr>
          <w:ins w:id="5431" w:author="peng" w:date="2015-01-26T02:21:00Z"/>
          <w:rStyle w:val="ae"/>
        </w:rPr>
      </w:pPr>
      <w:ins w:id="5432" w:author="peng" w:date="2015-01-26T02:21:00Z">
        <w:r>
          <w:rPr>
            <w:rStyle w:val="ae"/>
          </w:rPr>
          <w:t xml:space="preserve">from Package </w:t>
        </w:r>
      </w:ins>
      <w:customXmlInsRangeStart w:id="5433" w:author="peng" w:date="2015-01-26T02:21:00Z"/>
      <w:sdt>
        <w:sdtPr>
          <w:rPr>
            <w:rStyle w:val="ae"/>
          </w:rPr>
          <w:alias w:val="Package ATTRIBUTE Name"/>
          <w:tag w:val="3dcb2c09-2a32-475f-982a-7933da523875"/>
          <w:id w:val="-1892033555"/>
          <w:dataBinding w:xpath="/elements/element[@objid='3dcb2c09-2a32-475f-982a-7933da523875']/content[@alias='Package ATTRIBUTE Name']" w:storeItemID="{D35B6978-45B9-4860-8E6E-EDB6F017D2CB}"/>
          <w:text w:multiLine="1"/>
        </w:sdtPr>
        <w:sdtEndPr>
          <w:rPr>
            <w:rStyle w:val="ae"/>
          </w:rPr>
        </w:sdtEndPr>
        <w:sdtContent>
          <w:customXmlInsRangeEnd w:id="5433"/>
          <w:ins w:id="5434" w:author="peng" w:date="2015-01-26T02:21:00Z">
            <w:r>
              <w:rPr>
                <w:rStyle w:val="ae"/>
              </w:rPr>
              <w:t>gforge</w:t>
            </w:r>
          </w:ins>
          <w:customXmlInsRangeStart w:id="5435" w:author="peng" w:date="2015-01-26T02:21:00Z"/>
        </w:sdtContent>
      </w:sdt>
      <w:customXmlInsRangeEnd w:id="5435"/>
      <w:ins w:id="5436" w:author="peng" w:date="2015-01-26T02:21:00Z">
        <w:r>
          <w:rPr>
            <w:rStyle w:val="ae"/>
          </w:rPr>
          <w:t>.</w:t>
        </w:r>
        <w:r>
          <w:fldChar w:fldCharType="begin"/>
        </w:r>
        <w:r>
          <w:instrText xml:space="preserve"> HYPERLINK \l "_3c0eec90-a163-4364-8ec1-855c885b184b" \h </w:instrText>
        </w:r>
        <w:r>
          <w:fldChar w:fldCharType="separate"/>
        </w:r>
        <w:r>
          <w:rPr>
            <w:rStyle w:val="af2"/>
          </w:rPr>
          <w:t>RandomForestHOG</w:t>
        </w:r>
        <w:r>
          <w:rPr>
            <w:rStyle w:val="af2"/>
          </w:rPr>
          <w:fldChar w:fldCharType="end"/>
        </w:r>
      </w:ins>
    </w:p>
    <w:p w14:paraId="4212F676" w14:textId="77777777" w:rsidR="00420066" w:rsidRDefault="00420066" w:rsidP="00420066">
      <w:pPr>
        <w:pStyle w:val="Texte"/>
        <w:rPr>
          <w:ins w:id="5437" w:author="peng" w:date="2015-01-26T02:21:00Z"/>
        </w:rPr>
      </w:pPr>
      <w:ins w:id="5438" w:author="peng" w:date="2015-01-26T02:21:00Z">
        <w:r>
          <w:t xml:space="preserve">Stereotypes: </w:t>
        </w:r>
      </w:ins>
      <w:customXmlInsRangeStart w:id="5439" w:author="peng" w:date="2015-01-26T02:21:00Z"/>
      <w:sdt>
        <w:sdtPr>
          <w:alias w:val="Stereotype ATTRIBUTE Name"/>
          <w:tag w:val="01ec23a8-0000-0126-0000-000000000000"/>
          <w:id w:val="1794253266"/>
          <w:dataBinding w:xpath="/elements/element[@objid='01ec23a8-0000-0126-0000-000000000000']/content[@alias='Stereotype ATTRIBUTE Name']" w:storeItemID="{D35B6978-45B9-4860-8E6E-EDB6F017D2CB}"/>
          <w:text w:multiLine="1"/>
        </w:sdtPr>
        <w:sdtEndPr/>
        <w:sdtContent>
          <w:customXmlInsRangeEnd w:id="5439"/>
          <w:ins w:id="5440" w:author="peng" w:date="2015-01-26T02:21:00Z">
            <w:r>
              <w:t>Java Package</w:t>
            </w:r>
          </w:ins>
          <w:customXmlInsRangeStart w:id="5441" w:author="peng" w:date="2015-01-26T02:21:00Z"/>
        </w:sdtContent>
      </w:sdt>
      <w:customXmlInsRangeEnd w:id="5441"/>
    </w:p>
    <w:p w14:paraId="6B002B19" w14:textId="37D63936" w:rsidR="00420066" w:rsidRDefault="007D1D13">
      <w:pPr>
        <w:rPr>
          <w:ins w:id="5442" w:author="peng" w:date="2015-01-26T02:38:00Z"/>
        </w:rPr>
        <w:pPrChange w:id="5443" w:author="peng" w:date="2015-01-26T02:38:00Z">
          <w:pPr>
            <w:pStyle w:val="ab"/>
          </w:pPr>
        </w:pPrChange>
      </w:pPr>
      <w:customXmlInsRangeStart w:id="5444" w:author="peng" w:date="2015-01-26T02:21:00Z"/>
      <w:sdt>
        <w:sdtPr>
          <w:alias w:val="Package NOTE description 0"/>
          <w:tag w:val="7f56ec47-8192-48b7-ae3d-b8281cd23271"/>
          <w:id w:val="-1321733577"/>
          <w:dataBinding w:xpath="/elements/element[@objid='7f56ec47-8192-48b7-ae3d-b8281cd23271']/content[@alias='Package NOTE description 0']" w:storeItemID="{D35B6978-45B9-4860-8E6E-EDB6F017D2CB}"/>
          <w:text w:multiLine="1"/>
        </w:sdtPr>
        <w:sdtEndPr/>
        <w:sdtContent>
          <w:customXmlInsRangeEnd w:id="5444"/>
          <w:ins w:id="5445" w:author="peng" w:date="2015-01-26T02:21:00Z">
            <w:r w:rsidR="00420066">
              <w:t>contain abstract class and interface for setting up listener of threads</w:t>
            </w:r>
          </w:ins>
          <w:customXmlInsRangeStart w:id="5446" w:author="peng" w:date="2015-01-26T02:21:00Z"/>
        </w:sdtContent>
      </w:sdt>
      <w:customXmlInsRangeEnd w:id="5446"/>
    </w:p>
    <w:p w14:paraId="305DA230" w14:textId="77777777" w:rsidR="00520160" w:rsidRDefault="00520160">
      <w:pPr>
        <w:rPr>
          <w:ins w:id="5447" w:author="peng" w:date="2015-01-26T02:38:00Z"/>
        </w:rPr>
        <w:pPrChange w:id="5448" w:author="peng" w:date="2015-01-26T02:38:00Z">
          <w:pPr>
            <w:pStyle w:val="ab"/>
          </w:pPr>
        </w:pPrChange>
      </w:pPr>
    </w:p>
    <w:p w14:paraId="5212532F" w14:textId="77777777" w:rsidR="00520160" w:rsidRDefault="00520160">
      <w:pPr>
        <w:rPr>
          <w:ins w:id="5449" w:author="peng" w:date="2015-01-26T02:21:00Z"/>
        </w:rPr>
        <w:pPrChange w:id="5450" w:author="peng" w:date="2015-01-26T02:38:00Z">
          <w:pPr>
            <w:pStyle w:val="ab"/>
          </w:pPr>
        </w:pPrChange>
      </w:pPr>
    </w:p>
    <w:tbl>
      <w:tblPr>
        <w:tblStyle w:val="-1"/>
        <w:tblW w:w="5000" w:type="pct"/>
        <w:jc w:val="both"/>
        <w:tblLook w:val="04A0" w:firstRow="1" w:lastRow="0" w:firstColumn="1" w:lastColumn="0" w:noHBand="0" w:noVBand="1"/>
      </w:tblPr>
      <w:tblGrid>
        <w:gridCol w:w="4255"/>
        <w:gridCol w:w="4797"/>
      </w:tblGrid>
      <w:tr w:rsidR="00420066" w14:paraId="26076EC4" w14:textId="77777777" w:rsidTr="00420066">
        <w:trPr>
          <w:cnfStyle w:val="100000000000" w:firstRow="1" w:lastRow="0" w:firstColumn="0" w:lastColumn="0" w:oddVBand="0" w:evenVBand="0" w:oddHBand="0" w:evenHBand="0" w:firstRowFirstColumn="0" w:firstRowLastColumn="0" w:lastRowFirstColumn="0" w:lastRowLastColumn="0"/>
          <w:tblHeader/>
          <w:jc w:val="both"/>
          <w:ins w:id="545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08250E0" w14:textId="77777777" w:rsidR="00420066" w:rsidRDefault="00420066" w:rsidP="00420066">
            <w:pPr>
              <w:jc w:val="center"/>
              <w:rPr>
                <w:ins w:id="5452" w:author="peng" w:date="2015-01-26T02:21:00Z"/>
              </w:rPr>
            </w:pPr>
            <w:ins w:id="5453" w:author="peng" w:date="2015-01-26T02:21:00Z">
              <w:r>
                <w:t>Name</w:t>
              </w:r>
            </w:ins>
          </w:p>
        </w:tc>
        <w:tc>
          <w:tcPr>
            <w:tcW w:w="0" w:type="auto"/>
          </w:tcPr>
          <w:p w14:paraId="22655F58"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454" w:author="peng" w:date="2015-01-26T02:21:00Z"/>
              </w:rPr>
            </w:pPr>
            <w:ins w:id="5455" w:author="peng" w:date="2015-01-26T02:21:00Z">
              <w:r>
                <w:t>Summary</w:t>
              </w:r>
            </w:ins>
          </w:p>
        </w:tc>
      </w:tr>
      <w:tr w:rsidR="00420066" w14:paraId="31A0908D" w14:textId="77777777" w:rsidTr="00420066">
        <w:trPr>
          <w:cnfStyle w:val="000000100000" w:firstRow="0" w:lastRow="0" w:firstColumn="0" w:lastColumn="0" w:oddVBand="0" w:evenVBand="0" w:oddHBand="1" w:evenHBand="0" w:firstRowFirstColumn="0" w:firstRowLastColumn="0" w:lastRowFirstColumn="0" w:lastRowLastColumn="0"/>
          <w:jc w:val="both"/>
          <w:ins w:id="545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631123C" w14:textId="77777777" w:rsidR="00420066" w:rsidRDefault="00420066" w:rsidP="00420066">
            <w:pPr>
              <w:rPr>
                <w:ins w:id="5457" w:author="peng" w:date="2015-01-26T02:21:00Z"/>
              </w:rPr>
            </w:pPr>
            <w:ins w:id="5458" w:author="peng" w:date="2015-01-26T02:21:00Z">
              <w:r>
                <w:fldChar w:fldCharType="begin"/>
              </w:r>
              <w:r>
                <w:instrText xml:space="preserve"> HYPERLINK \l "_4793b759-d68c-45cd-9adc-47d2c9a2a913" \h </w:instrText>
              </w:r>
              <w:r>
                <w:fldChar w:fldCharType="separate"/>
              </w:r>
              <w:r>
                <w:rPr>
                  <w:rStyle w:val="af2"/>
                </w:rPr>
                <w:t>ThreadCompleteListener</w:t>
              </w:r>
              <w:r>
                <w:rPr>
                  <w:rStyle w:val="af2"/>
                </w:rPr>
                <w:fldChar w:fldCharType="end"/>
              </w:r>
            </w:ins>
          </w:p>
        </w:tc>
        <w:tc>
          <w:tcPr>
            <w:tcW w:w="0" w:type="auto"/>
          </w:tcPr>
          <w:p w14:paraId="23954C65"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459" w:author="peng" w:date="2015-01-26T02:21:00Z"/>
              </w:rPr>
            </w:pPr>
            <w:customXmlInsRangeStart w:id="5460" w:author="peng" w:date="2015-01-26T02:21:00Z"/>
            <w:sdt>
              <w:sdtPr>
                <w:alias w:val="Interface NOTE summary 0"/>
                <w:tag w:val="4793b759-d68c-45cd-9adc-47d2c9a2a913"/>
                <w:id w:val="-1875992419"/>
                <w:dataBinding w:xpath="/elements/element[@objid='4793b759-d68c-45cd-9adc-47d2c9a2a913']/content[@alias='Interface NOTE summary 0']" w:storeItemID="{D35B6978-45B9-4860-8E6E-EDB6F017D2CB}"/>
                <w:text w:multiLine="1"/>
              </w:sdtPr>
              <w:sdtEndPr/>
              <w:sdtContent>
                <w:customXmlInsRangeEnd w:id="5460"/>
                <w:ins w:id="5461" w:author="peng" w:date="2015-01-26T02:21:00Z">
                  <w:r w:rsidR="00420066">
                    <w:t>Interface for thread listeners</w:t>
                  </w:r>
                </w:ins>
                <w:customXmlInsRangeStart w:id="5462" w:author="peng" w:date="2015-01-26T02:21:00Z"/>
              </w:sdtContent>
            </w:sdt>
            <w:customXmlInsRangeEnd w:id="5462"/>
          </w:p>
        </w:tc>
      </w:tr>
    </w:tbl>
    <w:p w14:paraId="77D648D9" w14:textId="77777777" w:rsidR="00420066" w:rsidRDefault="00420066" w:rsidP="00420066">
      <w:pPr>
        <w:pStyle w:val="af4"/>
        <w:rPr>
          <w:ins w:id="5463" w:author="peng" w:date="2015-01-26T02:38:00Z"/>
        </w:rPr>
      </w:pPr>
      <w:ins w:id="5464" w:author="peng" w:date="2015-01-26T02:21:00Z">
        <w:r>
          <w:t>Table </w:t>
        </w:r>
        <w:r>
          <w:fldChar w:fldCharType="begin"/>
        </w:r>
        <w:r>
          <w:instrText>SEQ Table \* ARABIC</w:instrText>
        </w:r>
        <w:r>
          <w:fldChar w:fldCharType="separate"/>
        </w:r>
      </w:ins>
      <w:ins w:id="5465" w:author="peng" w:date="2015-01-26T03:23:00Z">
        <w:r w:rsidR="00EA58DD">
          <w:rPr>
            <w:noProof/>
          </w:rPr>
          <w:t>34</w:t>
        </w:r>
      </w:ins>
      <w:ins w:id="5466" w:author="peng" w:date="2015-01-26T02:21:00Z">
        <w:r>
          <w:fldChar w:fldCharType="end"/>
        </w:r>
        <w:r>
          <w:t> Owned Interfaces of Package "NotifyingThread"</w:t>
        </w:r>
      </w:ins>
    </w:p>
    <w:p w14:paraId="240E15A8" w14:textId="77777777" w:rsidR="00520160" w:rsidRPr="00EA58DD" w:rsidRDefault="00520160">
      <w:pPr>
        <w:rPr>
          <w:ins w:id="5467" w:author="peng" w:date="2015-01-26T02:21:00Z"/>
        </w:rPr>
        <w:pPrChange w:id="5468" w:author="peng" w:date="2015-01-26T02:38:00Z">
          <w:pPr>
            <w:pStyle w:val="af4"/>
          </w:pPr>
        </w:pPrChange>
      </w:pPr>
    </w:p>
    <w:tbl>
      <w:tblPr>
        <w:tblStyle w:val="-1"/>
        <w:tblW w:w="5000" w:type="pct"/>
        <w:jc w:val="both"/>
        <w:tblLook w:val="04A0" w:firstRow="1" w:lastRow="0" w:firstColumn="1" w:lastColumn="0" w:noHBand="0" w:noVBand="1"/>
      </w:tblPr>
      <w:tblGrid>
        <w:gridCol w:w="3180"/>
        <w:gridCol w:w="5872"/>
      </w:tblGrid>
      <w:tr w:rsidR="00420066" w14:paraId="14EA44D1" w14:textId="77777777" w:rsidTr="00420066">
        <w:trPr>
          <w:cnfStyle w:val="100000000000" w:firstRow="1" w:lastRow="0" w:firstColumn="0" w:lastColumn="0" w:oddVBand="0" w:evenVBand="0" w:oddHBand="0" w:evenHBand="0" w:firstRowFirstColumn="0" w:firstRowLastColumn="0" w:lastRowFirstColumn="0" w:lastRowLastColumn="0"/>
          <w:tblHeader/>
          <w:jc w:val="both"/>
          <w:ins w:id="546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2B5AA4C" w14:textId="77777777" w:rsidR="00420066" w:rsidRDefault="00420066" w:rsidP="00420066">
            <w:pPr>
              <w:jc w:val="center"/>
              <w:rPr>
                <w:ins w:id="5470" w:author="peng" w:date="2015-01-26T02:21:00Z"/>
              </w:rPr>
            </w:pPr>
            <w:ins w:id="5471" w:author="peng" w:date="2015-01-26T02:21:00Z">
              <w:r>
                <w:t>Name</w:t>
              </w:r>
            </w:ins>
          </w:p>
        </w:tc>
        <w:tc>
          <w:tcPr>
            <w:tcW w:w="0" w:type="auto"/>
          </w:tcPr>
          <w:p w14:paraId="3E5318C6"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472" w:author="peng" w:date="2015-01-26T02:21:00Z"/>
              </w:rPr>
            </w:pPr>
            <w:ins w:id="5473" w:author="peng" w:date="2015-01-26T02:21:00Z">
              <w:r>
                <w:t>Summary</w:t>
              </w:r>
            </w:ins>
          </w:p>
        </w:tc>
      </w:tr>
      <w:tr w:rsidR="00420066" w14:paraId="1A66CB96" w14:textId="77777777" w:rsidTr="00420066">
        <w:trPr>
          <w:cnfStyle w:val="000000100000" w:firstRow="0" w:lastRow="0" w:firstColumn="0" w:lastColumn="0" w:oddVBand="0" w:evenVBand="0" w:oddHBand="1" w:evenHBand="0" w:firstRowFirstColumn="0" w:firstRowLastColumn="0" w:lastRowFirstColumn="0" w:lastRowLastColumn="0"/>
          <w:jc w:val="both"/>
          <w:ins w:id="547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7A5EB414" w14:textId="77777777" w:rsidR="00420066" w:rsidRDefault="00420066" w:rsidP="00420066">
            <w:pPr>
              <w:rPr>
                <w:ins w:id="5475" w:author="peng" w:date="2015-01-26T02:21:00Z"/>
              </w:rPr>
            </w:pPr>
            <w:ins w:id="5476" w:author="peng" w:date="2015-01-26T02:21:00Z">
              <w:r>
                <w:fldChar w:fldCharType="begin"/>
              </w:r>
              <w:r>
                <w:instrText xml:space="preserve"> HYPERLINK \l "_39ad72c4-e6a0-4c94-879f-738d17b3aa02" \h </w:instrText>
              </w:r>
              <w:r>
                <w:fldChar w:fldCharType="separate"/>
              </w:r>
              <w:r>
                <w:rPr>
                  <w:rStyle w:val="af2"/>
                </w:rPr>
                <w:t>NotifyingThread</w:t>
              </w:r>
              <w:r>
                <w:rPr>
                  <w:rStyle w:val="af2"/>
                </w:rPr>
                <w:fldChar w:fldCharType="end"/>
              </w:r>
            </w:ins>
          </w:p>
        </w:tc>
        <w:tc>
          <w:tcPr>
            <w:tcW w:w="0" w:type="auto"/>
          </w:tcPr>
          <w:p w14:paraId="1E2F5F46"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477" w:author="peng" w:date="2015-01-26T02:21:00Z"/>
              </w:rPr>
            </w:pPr>
            <w:customXmlInsRangeStart w:id="5478" w:author="peng" w:date="2015-01-26T02:21:00Z"/>
            <w:sdt>
              <w:sdtPr>
                <w:alias w:val="Class NOTE summary 0"/>
                <w:tag w:val="39ad72c4-e6a0-4c94-879f-738d17b3aa02"/>
                <w:id w:val="165754337"/>
                <w:dataBinding w:xpath="/elements/element[@objid='39ad72c4-e6a0-4c94-879f-738d17b3aa02']/content[@alias='Class NOTE summary 0']" w:storeItemID="{D35B6978-45B9-4860-8E6E-EDB6F017D2CB}"/>
                <w:text w:multiLine="1"/>
              </w:sdtPr>
              <w:sdtEndPr/>
              <w:sdtContent>
                <w:customXmlInsRangeEnd w:id="5478"/>
                <w:ins w:id="5479" w:author="peng" w:date="2015-01-26T02:21:00Z">
                  <w:r w:rsidR="00420066">
                    <w:t>Implement listener for threading</w:t>
                  </w:r>
                </w:ins>
                <w:customXmlInsRangeStart w:id="5480" w:author="peng" w:date="2015-01-26T02:21:00Z"/>
              </w:sdtContent>
            </w:sdt>
            <w:customXmlInsRangeEnd w:id="5480"/>
          </w:p>
        </w:tc>
      </w:tr>
    </w:tbl>
    <w:p w14:paraId="749CF415" w14:textId="77777777" w:rsidR="00420066" w:rsidRDefault="00420066" w:rsidP="00420066">
      <w:pPr>
        <w:pStyle w:val="af4"/>
        <w:rPr>
          <w:ins w:id="5481" w:author="peng" w:date="2015-01-26T02:39:00Z"/>
        </w:rPr>
      </w:pPr>
      <w:ins w:id="5482" w:author="peng" w:date="2015-01-26T02:21:00Z">
        <w:r>
          <w:t>Table </w:t>
        </w:r>
        <w:r>
          <w:fldChar w:fldCharType="begin"/>
        </w:r>
        <w:r>
          <w:instrText>SEQ Table \* ARABIC</w:instrText>
        </w:r>
        <w:r>
          <w:fldChar w:fldCharType="separate"/>
        </w:r>
      </w:ins>
      <w:ins w:id="5483" w:author="peng" w:date="2015-01-26T03:23:00Z">
        <w:r w:rsidR="00EA58DD">
          <w:rPr>
            <w:noProof/>
          </w:rPr>
          <w:t>35</w:t>
        </w:r>
      </w:ins>
      <w:ins w:id="5484" w:author="peng" w:date="2015-01-26T02:21:00Z">
        <w:r>
          <w:fldChar w:fldCharType="end"/>
        </w:r>
        <w:r>
          <w:t> Owned Classes of Package "NotifyingThread"</w:t>
        </w:r>
      </w:ins>
    </w:p>
    <w:p w14:paraId="7A610187" w14:textId="77777777" w:rsidR="00520160" w:rsidRDefault="00520160">
      <w:pPr>
        <w:rPr>
          <w:ins w:id="5485" w:author="peng" w:date="2015-01-26T02:39:00Z"/>
        </w:rPr>
        <w:pPrChange w:id="5486" w:author="peng" w:date="2015-01-26T02:39:00Z">
          <w:pPr>
            <w:pStyle w:val="af4"/>
          </w:pPr>
        </w:pPrChange>
      </w:pPr>
    </w:p>
    <w:p w14:paraId="76848CDA" w14:textId="77777777" w:rsidR="00520160" w:rsidRDefault="00520160">
      <w:pPr>
        <w:rPr>
          <w:ins w:id="5487" w:author="peng" w:date="2015-01-26T02:39:00Z"/>
        </w:rPr>
        <w:pPrChange w:id="5488" w:author="peng" w:date="2015-01-26T02:39:00Z">
          <w:pPr>
            <w:pStyle w:val="af4"/>
          </w:pPr>
        </w:pPrChange>
      </w:pPr>
    </w:p>
    <w:p w14:paraId="561C8E4A" w14:textId="77777777" w:rsidR="00520160" w:rsidRDefault="00520160">
      <w:pPr>
        <w:rPr>
          <w:ins w:id="5489" w:author="peng" w:date="2015-01-26T02:39:00Z"/>
        </w:rPr>
        <w:pPrChange w:id="5490" w:author="peng" w:date="2015-01-26T02:39:00Z">
          <w:pPr>
            <w:pStyle w:val="af4"/>
          </w:pPr>
        </w:pPrChange>
      </w:pPr>
    </w:p>
    <w:p w14:paraId="208B99E8" w14:textId="77777777" w:rsidR="00520160" w:rsidRDefault="00520160">
      <w:pPr>
        <w:rPr>
          <w:ins w:id="5491" w:author="peng" w:date="2015-01-26T02:39:00Z"/>
        </w:rPr>
        <w:pPrChange w:id="5492" w:author="peng" w:date="2015-01-26T02:39:00Z">
          <w:pPr>
            <w:pStyle w:val="af4"/>
          </w:pPr>
        </w:pPrChange>
      </w:pPr>
    </w:p>
    <w:p w14:paraId="269C17C6" w14:textId="77777777" w:rsidR="00520160" w:rsidRDefault="00520160">
      <w:pPr>
        <w:rPr>
          <w:ins w:id="5493" w:author="peng" w:date="2015-01-26T02:39:00Z"/>
        </w:rPr>
        <w:pPrChange w:id="5494" w:author="peng" w:date="2015-01-26T02:39:00Z">
          <w:pPr>
            <w:pStyle w:val="af4"/>
          </w:pPr>
        </w:pPrChange>
      </w:pPr>
    </w:p>
    <w:p w14:paraId="4D48CD23" w14:textId="77777777" w:rsidR="00520160" w:rsidRDefault="00520160">
      <w:pPr>
        <w:rPr>
          <w:ins w:id="5495" w:author="peng" w:date="2015-01-26T02:39:00Z"/>
        </w:rPr>
        <w:pPrChange w:id="5496" w:author="peng" w:date="2015-01-26T02:39:00Z">
          <w:pPr>
            <w:pStyle w:val="af4"/>
          </w:pPr>
        </w:pPrChange>
      </w:pPr>
    </w:p>
    <w:p w14:paraId="7CF2991E" w14:textId="77777777" w:rsidR="00520160" w:rsidRDefault="00520160">
      <w:pPr>
        <w:rPr>
          <w:ins w:id="5497" w:author="peng" w:date="2015-01-26T02:39:00Z"/>
        </w:rPr>
        <w:pPrChange w:id="5498" w:author="peng" w:date="2015-01-26T02:39:00Z">
          <w:pPr>
            <w:pStyle w:val="af4"/>
          </w:pPr>
        </w:pPrChange>
      </w:pPr>
    </w:p>
    <w:p w14:paraId="01E91933" w14:textId="77777777" w:rsidR="00520160" w:rsidRDefault="00520160">
      <w:pPr>
        <w:rPr>
          <w:ins w:id="5499" w:author="peng" w:date="2015-01-26T02:39:00Z"/>
        </w:rPr>
        <w:pPrChange w:id="5500" w:author="peng" w:date="2015-01-26T02:39:00Z">
          <w:pPr>
            <w:pStyle w:val="af4"/>
          </w:pPr>
        </w:pPrChange>
      </w:pPr>
    </w:p>
    <w:p w14:paraId="66787265" w14:textId="77777777" w:rsidR="00520160" w:rsidRDefault="00520160">
      <w:pPr>
        <w:rPr>
          <w:ins w:id="5501" w:author="peng" w:date="2015-01-26T02:39:00Z"/>
        </w:rPr>
        <w:pPrChange w:id="5502" w:author="peng" w:date="2015-01-26T02:39:00Z">
          <w:pPr>
            <w:pStyle w:val="af4"/>
          </w:pPr>
        </w:pPrChange>
      </w:pPr>
    </w:p>
    <w:p w14:paraId="35C987BA" w14:textId="77777777" w:rsidR="00520160" w:rsidRDefault="00520160">
      <w:pPr>
        <w:rPr>
          <w:ins w:id="5503" w:author="peng" w:date="2015-01-26T02:39:00Z"/>
        </w:rPr>
        <w:pPrChange w:id="5504" w:author="peng" w:date="2015-01-26T02:39:00Z">
          <w:pPr>
            <w:pStyle w:val="af4"/>
          </w:pPr>
        </w:pPrChange>
      </w:pPr>
    </w:p>
    <w:p w14:paraId="0F68BECB" w14:textId="77777777" w:rsidR="00520160" w:rsidRDefault="00520160">
      <w:pPr>
        <w:rPr>
          <w:ins w:id="5505" w:author="peng" w:date="2015-01-26T02:39:00Z"/>
        </w:rPr>
        <w:pPrChange w:id="5506" w:author="peng" w:date="2015-01-26T02:39:00Z">
          <w:pPr>
            <w:pStyle w:val="af4"/>
          </w:pPr>
        </w:pPrChange>
      </w:pPr>
    </w:p>
    <w:p w14:paraId="03FF4C3C" w14:textId="77777777" w:rsidR="00520160" w:rsidRDefault="00520160">
      <w:pPr>
        <w:rPr>
          <w:ins w:id="5507" w:author="peng" w:date="2015-01-26T02:39:00Z"/>
        </w:rPr>
        <w:pPrChange w:id="5508" w:author="peng" w:date="2015-01-26T02:39:00Z">
          <w:pPr>
            <w:pStyle w:val="af4"/>
          </w:pPr>
        </w:pPrChange>
      </w:pPr>
    </w:p>
    <w:p w14:paraId="741C3AEA" w14:textId="77777777" w:rsidR="00520160" w:rsidRDefault="00520160">
      <w:pPr>
        <w:rPr>
          <w:ins w:id="5509" w:author="peng" w:date="2015-01-26T02:39:00Z"/>
        </w:rPr>
        <w:pPrChange w:id="5510" w:author="peng" w:date="2015-01-26T02:39:00Z">
          <w:pPr>
            <w:pStyle w:val="af4"/>
          </w:pPr>
        </w:pPrChange>
      </w:pPr>
    </w:p>
    <w:p w14:paraId="179798D4" w14:textId="77777777" w:rsidR="00520160" w:rsidRDefault="00520160">
      <w:pPr>
        <w:rPr>
          <w:ins w:id="5511" w:author="peng" w:date="2015-01-26T02:40:00Z"/>
        </w:rPr>
        <w:pPrChange w:id="5512" w:author="peng" w:date="2015-01-26T02:39:00Z">
          <w:pPr>
            <w:pStyle w:val="af4"/>
          </w:pPr>
        </w:pPrChange>
      </w:pPr>
    </w:p>
    <w:p w14:paraId="587C6F39" w14:textId="77777777" w:rsidR="00342706" w:rsidRPr="00EA58DD" w:rsidRDefault="00342706">
      <w:pPr>
        <w:rPr>
          <w:ins w:id="5513" w:author="peng" w:date="2015-01-26T02:21:00Z"/>
        </w:rPr>
        <w:pPrChange w:id="5514" w:author="peng" w:date="2015-01-26T02:39:00Z">
          <w:pPr>
            <w:pStyle w:val="af4"/>
          </w:pPr>
        </w:pPrChange>
      </w:pPr>
    </w:p>
    <w:p w14:paraId="444CCB7B" w14:textId="77777777" w:rsidR="00420066" w:rsidRDefault="00420066" w:rsidP="00420066">
      <w:pPr>
        <w:pStyle w:val="2"/>
        <w:rPr>
          <w:ins w:id="5515" w:author="peng" w:date="2015-01-26T02:40:00Z"/>
        </w:rPr>
      </w:pPr>
      <w:bookmarkStart w:id="5516" w:name="_4793b759-d68c-45cd-9adc-47d2c9a2a913"/>
      <w:bookmarkStart w:id="5517" w:name="_Toc410005067"/>
      <w:ins w:id="5518" w:author="peng" w:date="2015-01-26T02:21:00Z">
        <w:r>
          <w:lastRenderedPageBreak/>
          <w:t>Interface "</w:t>
        </w:r>
      </w:ins>
      <w:customXmlInsRangeStart w:id="5519" w:author="peng" w:date="2015-01-26T02:21:00Z"/>
      <w:sdt>
        <w:sdtPr>
          <w:alias w:val="Interface ATTRIBUTE Name"/>
          <w:tag w:val="4793b759-d68c-45cd-9adc-47d2c9a2a913"/>
          <w:id w:val="1293399599"/>
          <w:dataBinding w:xpath="/elements/element[@objid='4793b759-d68c-45cd-9adc-47d2c9a2a913']/content[@alias='Interface ATTRIBUTE Name']" w:storeItemID="{D35B6978-45B9-4860-8E6E-EDB6F017D2CB}"/>
          <w:text w:multiLine="1"/>
        </w:sdtPr>
        <w:sdtEndPr/>
        <w:sdtContent>
          <w:customXmlInsRangeEnd w:id="5519"/>
          <w:ins w:id="5520" w:author="peng" w:date="2015-01-26T02:21:00Z">
            <w:r>
              <w:t>ThreadCompleteListener</w:t>
            </w:r>
          </w:ins>
          <w:customXmlInsRangeStart w:id="5521" w:author="peng" w:date="2015-01-26T02:21:00Z"/>
        </w:sdtContent>
      </w:sdt>
      <w:customXmlInsRangeEnd w:id="5521"/>
      <w:ins w:id="5522" w:author="peng" w:date="2015-01-26T02:21:00Z">
        <w:r>
          <w:t>"</w:t>
        </w:r>
      </w:ins>
      <w:bookmarkEnd w:id="5516"/>
      <w:bookmarkEnd w:id="5517"/>
    </w:p>
    <w:p w14:paraId="1BA0D1C0" w14:textId="77777777" w:rsidR="00342706" w:rsidRPr="00EA58DD" w:rsidRDefault="00342706">
      <w:pPr>
        <w:rPr>
          <w:ins w:id="5523" w:author="peng" w:date="2015-01-26T02:21:00Z"/>
        </w:rPr>
        <w:pPrChange w:id="5524" w:author="peng" w:date="2015-01-26T02:40:00Z">
          <w:pPr>
            <w:pStyle w:val="2"/>
          </w:pPr>
        </w:pPrChange>
      </w:pPr>
    </w:p>
    <w:p w14:paraId="5126FF48" w14:textId="77777777" w:rsidR="00420066" w:rsidRDefault="00420066" w:rsidP="00420066">
      <w:pPr>
        <w:pStyle w:val="ab"/>
        <w:rPr>
          <w:ins w:id="5525" w:author="peng" w:date="2015-01-26T02:21:00Z"/>
          <w:rStyle w:val="ae"/>
        </w:rPr>
      </w:pPr>
      <w:ins w:id="5526" w:author="peng" w:date="2015-01-26T02:21:00Z">
        <w:r>
          <w:rPr>
            <w:rStyle w:val="ae"/>
          </w:rPr>
          <w:t xml:space="preserve">from Package </w:t>
        </w:r>
      </w:ins>
      <w:customXmlInsRangeStart w:id="5527" w:author="peng" w:date="2015-01-26T02:21:00Z"/>
      <w:sdt>
        <w:sdtPr>
          <w:rPr>
            <w:rStyle w:val="ae"/>
          </w:rPr>
          <w:alias w:val="Package ATTRIBUTE Name"/>
          <w:tag w:val="3dcb2c09-2a32-475f-982a-7933da523875"/>
          <w:id w:val="-2096226568"/>
          <w:dataBinding w:xpath="/elements/element[@objid='3dcb2c09-2a32-475f-982a-7933da523875']/content[@alias='Package ATTRIBUTE Name']" w:storeItemID="{D35B6978-45B9-4860-8E6E-EDB6F017D2CB}"/>
          <w:text w:multiLine="1"/>
        </w:sdtPr>
        <w:sdtEndPr>
          <w:rPr>
            <w:rStyle w:val="ae"/>
          </w:rPr>
        </w:sdtEndPr>
        <w:sdtContent>
          <w:customXmlInsRangeEnd w:id="5527"/>
          <w:ins w:id="5528" w:author="peng" w:date="2015-01-26T02:21:00Z">
            <w:r>
              <w:rPr>
                <w:rStyle w:val="ae"/>
              </w:rPr>
              <w:t>gforge</w:t>
            </w:r>
          </w:ins>
          <w:customXmlInsRangeStart w:id="5529" w:author="peng" w:date="2015-01-26T02:21:00Z"/>
        </w:sdtContent>
      </w:sdt>
      <w:customXmlInsRangeEnd w:id="5529"/>
      <w:ins w:id="5530" w:author="peng" w:date="2015-01-26T02:21:00Z">
        <w:r>
          <w:rPr>
            <w:rStyle w:val="ae"/>
          </w:rPr>
          <w:t>.</w:t>
        </w:r>
      </w:ins>
      <w:customXmlInsRangeStart w:id="5531" w:author="peng" w:date="2015-01-26T02:21:00Z"/>
      <w:sdt>
        <w:sdtPr>
          <w:rPr>
            <w:rStyle w:val="ae"/>
          </w:rPr>
          <w:alias w:val="Package ATTRIBUTE Name"/>
          <w:tag w:val="3c0eec90-a163-4364-8ec1-855c885b184b"/>
          <w:id w:val="1598668265"/>
          <w:dataBinding w:xpath="/elements/element[@objid='3c0eec90-a163-4364-8ec1-855c885b184b']/content[@alias='Package ATTRIBUTE Name']" w:storeItemID="{D35B6978-45B9-4860-8E6E-EDB6F017D2CB}"/>
          <w:text w:multiLine="1"/>
        </w:sdtPr>
        <w:sdtEndPr>
          <w:rPr>
            <w:rStyle w:val="ae"/>
          </w:rPr>
        </w:sdtEndPr>
        <w:sdtContent>
          <w:customXmlInsRangeEnd w:id="5531"/>
          <w:ins w:id="5532" w:author="peng" w:date="2015-01-26T02:21:00Z">
            <w:r>
              <w:rPr>
                <w:rStyle w:val="ae"/>
              </w:rPr>
              <w:t>RandomForestHOG</w:t>
            </w:r>
          </w:ins>
          <w:customXmlInsRangeStart w:id="5533" w:author="peng" w:date="2015-01-26T02:21:00Z"/>
        </w:sdtContent>
      </w:sdt>
      <w:customXmlInsRangeEnd w:id="5533"/>
      <w:ins w:id="5534" w:author="peng" w:date="2015-01-26T02:21:00Z">
        <w:r>
          <w:rPr>
            <w:rStyle w:val="ae"/>
          </w:rPr>
          <w:t>.</w:t>
        </w:r>
        <w:r>
          <w:fldChar w:fldCharType="begin"/>
        </w:r>
        <w:r>
          <w:instrText xml:space="preserve"> HYPERLINK \l "_7f56ec47-8192-48b7-ae3d-b8281cd23271" \h </w:instrText>
        </w:r>
        <w:r>
          <w:fldChar w:fldCharType="separate"/>
        </w:r>
        <w:r>
          <w:rPr>
            <w:rStyle w:val="af2"/>
          </w:rPr>
          <w:t>NotifyingThread</w:t>
        </w:r>
        <w:r>
          <w:rPr>
            <w:rStyle w:val="af2"/>
          </w:rPr>
          <w:fldChar w:fldCharType="end"/>
        </w:r>
      </w:ins>
    </w:p>
    <w:p w14:paraId="601C3F93" w14:textId="77777777" w:rsidR="00420066" w:rsidRDefault="00420066" w:rsidP="00420066">
      <w:pPr>
        <w:pStyle w:val="Texte"/>
        <w:rPr>
          <w:ins w:id="5535" w:author="peng" w:date="2015-01-26T02:21:00Z"/>
        </w:rPr>
      </w:pPr>
      <w:ins w:id="5536" w:author="peng" w:date="2015-01-26T02:21:00Z">
        <w:r>
          <w:t xml:space="preserve">Stereotypes: </w:t>
        </w:r>
      </w:ins>
      <w:customXmlInsRangeStart w:id="5537" w:author="peng" w:date="2015-01-26T02:21:00Z"/>
      <w:sdt>
        <w:sdtPr>
          <w:alias w:val="Stereotype ATTRIBUTE Name"/>
          <w:tag w:val="01ec23a8-0000-0267-0000-000000000000"/>
          <w:id w:val="-270004691"/>
          <w:dataBinding w:xpath="/elements/element[@objid='01ec23a8-0000-0267-0000-000000000000']/content[@alias='Stereotype ATTRIBUTE Name']" w:storeItemID="{D35B6978-45B9-4860-8E6E-EDB6F017D2CB}"/>
          <w:text w:multiLine="1"/>
        </w:sdtPr>
        <w:sdtEndPr/>
        <w:sdtContent>
          <w:customXmlInsRangeEnd w:id="5537"/>
          <w:ins w:id="5538" w:author="peng" w:date="2015-01-26T02:21:00Z">
            <w:r>
              <w:t>Java Interface</w:t>
            </w:r>
          </w:ins>
          <w:customXmlInsRangeStart w:id="5539" w:author="peng" w:date="2015-01-26T02:21:00Z"/>
        </w:sdtContent>
      </w:sdt>
      <w:customXmlInsRangeEnd w:id="5539"/>
    </w:p>
    <w:p w14:paraId="1C75F34A" w14:textId="2DCEB5D0" w:rsidR="00420066" w:rsidRDefault="007D1D13">
      <w:pPr>
        <w:rPr>
          <w:ins w:id="5540" w:author="peng" w:date="2015-01-26T02:39:00Z"/>
        </w:rPr>
        <w:pPrChange w:id="5541" w:author="peng" w:date="2015-01-26T02:39:00Z">
          <w:pPr>
            <w:pStyle w:val="ab"/>
          </w:pPr>
        </w:pPrChange>
      </w:pPr>
      <w:customXmlInsRangeStart w:id="5542" w:author="peng" w:date="2015-01-26T02:21:00Z"/>
      <w:sdt>
        <w:sdtPr>
          <w:alias w:val="Interface NOTE description 0"/>
          <w:tag w:val="4793b759-d68c-45cd-9adc-47d2c9a2a913"/>
          <w:id w:val="376429150"/>
          <w:dataBinding w:xpath="/elements/element[@objid='4793b759-d68c-45cd-9adc-47d2c9a2a913']/content[@alias='Interface NOTE description 0']" w:storeItemID="{D35B6978-45B9-4860-8E6E-EDB6F017D2CB}"/>
          <w:text w:multiLine="1"/>
        </w:sdtPr>
        <w:sdtEndPr/>
        <w:sdtContent>
          <w:customXmlInsRangeEnd w:id="5542"/>
          <w:ins w:id="5543" w:author="peng" w:date="2015-01-26T02:21:00Z">
            <w:r w:rsidR="00420066">
              <w:t>Notify listeners when thread finished</w:t>
            </w:r>
          </w:ins>
          <w:customXmlInsRangeStart w:id="5544" w:author="peng" w:date="2015-01-26T02:21:00Z"/>
        </w:sdtContent>
      </w:sdt>
      <w:customXmlInsRangeEnd w:id="5544"/>
    </w:p>
    <w:p w14:paraId="6E21BA43" w14:textId="77777777" w:rsidR="00520160" w:rsidRDefault="00520160">
      <w:pPr>
        <w:rPr>
          <w:ins w:id="5545" w:author="peng" w:date="2015-01-26T02:40:00Z"/>
        </w:rPr>
        <w:pPrChange w:id="5546" w:author="peng" w:date="2015-01-26T02:39:00Z">
          <w:pPr>
            <w:pStyle w:val="ab"/>
          </w:pPr>
        </w:pPrChange>
      </w:pPr>
    </w:p>
    <w:p w14:paraId="056B1AB6" w14:textId="77777777" w:rsidR="00342706" w:rsidRDefault="00342706">
      <w:pPr>
        <w:rPr>
          <w:ins w:id="5547" w:author="peng" w:date="2015-01-26T02:21:00Z"/>
        </w:rPr>
        <w:pPrChange w:id="5548" w:author="peng" w:date="2015-01-26T02:39:00Z">
          <w:pPr>
            <w:pStyle w:val="ab"/>
          </w:pPr>
        </w:pPrChange>
      </w:pPr>
    </w:p>
    <w:p w14:paraId="7403219D" w14:textId="77777777" w:rsidR="00420066" w:rsidRDefault="00420066" w:rsidP="00420066">
      <w:pPr>
        <w:pStyle w:val="af4"/>
        <w:rPr>
          <w:ins w:id="5549" w:author="peng" w:date="2015-01-26T02:21:00Z"/>
        </w:rPr>
      </w:pPr>
      <w:ins w:id="5550" w:author="peng" w:date="2015-01-26T02:21:00Z">
        <w:r>
          <w:t>Figure </w:t>
        </w:r>
        <w:r>
          <w:fldChar w:fldCharType="begin"/>
        </w:r>
        <w:r>
          <w:instrText>SEQ Figure \* ARABIC</w:instrText>
        </w:r>
        <w:r>
          <w:fldChar w:fldCharType="separate"/>
        </w:r>
      </w:ins>
      <w:ins w:id="5551" w:author="peng" w:date="2015-01-26T03:23:00Z">
        <w:r w:rsidR="00EA58DD">
          <w:rPr>
            <w:noProof/>
          </w:rPr>
          <w:t>11</w:t>
        </w:r>
      </w:ins>
      <w:ins w:id="5552" w:author="peng" w:date="2015-01-26T02:21:00Z">
        <w:r>
          <w:fldChar w:fldCharType="end"/>
        </w:r>
        <w:r>
          <w:t> ThreadCompleteListener Class diagram</w:t>
        </w:r>
      </w:ins>
    </w:p>
    <w:p w14:paraId="372D8C08" w14:textId="48D8FA44" w:rsidR="00420066" w:rsidRDefault="00420066" w:rsidP="00420066">
      <w:pPr>
        <w:pStyle w:val="Image"/>
        <w:jc w:val="center"/>
        <w:rPr>
          <w:ins w:id="5553" w:author="peng" w:date="2015-01-26T02:40:00Z"/>
        </w:rPr>
      </w:pPr>
      <w:ins w:id="5554" w:author="peng" w:date="2015-01-26T02:21:00Z">
        <w:r>
          <w:rPr>
            <w:noProof/>
            <w:lang w:eastAsia="zh-TW"/>
          </w:rPr>
          <w:drawing>
            <wp:inline distT="0" distB="0" distL="0" distR="0" wp14:anchorId="06F419D9" wp14:editId="6FB689FF">
              <wp:extent cx="2486025" cy="771525"/>
              <wp:effectExtent l="0" t="0" r="9525" b="952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606393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771525"/>
                      </a:xfrm>
                      <a:prstGeom prst="rect">
                        <a:avLst/>
                      </a:prstGeom>
                      <a:noFill/>
                      <a:ln>
                        <a:noFill/>
                      </a:ln>
                    </pic:spPr>
                  </pic:pic>
                </a:graphicData>
              </a:graphic>
            </wp:inline>
          </w:drawing>
        </w:r>
      </w:ins>
    </w:p>
    <w:p w14:paraId="799FC2C6" w14:textId="77777777" w:rsidR="00342706" w:rsidRDefault="00342706">
      <w:pPr>
        <w:rPr>
          <w:ins w:id="5555" w:author="peng" w:date="2015-01-26T02:40:00Z"/>
        </w:rPr>
        <w:pPrChange w:id="5556" w:author="peng" w:date="2015-01-26T02:40:00Z">
          <w:pPr>
            <w:pStyle w:val="Image"/>
            <w:jc w:val="center"/>
          </w:pPr>
        </w:pPrChange>
      </w:pPr>
    </w:p>
    <w:p w14:paraId="01002A1B" w14:textId="77777777" w:rsidR="00342706" w:rsidRPr="00342706" w:rsidRDefault="00342706">
      <w:pPr>
        <w:rPr>
          <w:ins w:id="5557" w:author="peng" w:date="2015-01-26T02:21:00Z"/>
        </w:rPr>
        <w:pPrChange w:id="5558" w:author="peng" w:date="2015-01-26T02:40:00Z">
          <w:pPr>
            <w:pStyle w:val="Image"/>
            <w:jc w:val="center"/>
          </w:pPr>
        </w:pPrChange>
      </w:pPr>
    </w:p>
    <w:tbl>
      <w:tblPr>
        <w:tblStyle w:val="-1"/>
        <w:tblW w:w="5000" w:type="pct"/>
        <w:jc w:val="both"/>
        <w:tblLook w:val="04A0" w:firstRow="1" w:lastRow="0" w:firstColumn="1" w:lastColumn="0" w:noHBand="0" w:noVBand="1"/>
      </w:tblPr>
      <w:tblGrid>
        <w:gridCol w:w="5108"/>
        <w:gridCol w:w="3944"/>
      </w:tblGrid>
      <w:tr w:rsidR="00420066" w14:paraId="18EE77C6" w14:textId="77777777" w:rsidTr="00420066">
        <w:trPr>
          <w:cnfStyle w:val="100000000000" w:firstRow="1" w:lastRow="0" w:firstColumn="0" w:lastColumn="0" w:oddVBand="0" w:evenVBand="0" w:oddHBand="0" w:evenHBand="0" w:firstRowFirstColumn="0" w:firstRowLastColumn="0" w:lastRowFirstColumn="0" w:lastRowLastColumn="0"/>
          <w:tblHeader/>
          <w:jc w:val="both"/>
          <w:ins w:id="555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961DC74" w14:textId="77777777" w:rsidR="00420066" w:rsidRDefault="00420066" w:rsidP="00420066">
            <w:pPr>
              <w:jc w:val="center"/>
              <w:rPr>
                <w:ins w:id="5560" w:author="peng" w:date="2015-01-26T02:21:00Z"/>
              </w:rPr>
            </w:pPr>
            <w:ins w:id="5561" w:author="peng" w:date="2015-01-26T02:21:00Z">
              <w:r>
                <w:t>Name</w:t>
              </w:r>
            </w:ins>
          </w:p>
        </w:tc>
        <w:tc>
          <w:tcPr>
            <w:tcW w:w="0" w:type="auto"/>
          </w:tcPr>
          <w:p w14:paraId="6A534E44"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562" w:author="peng" w:date="2015-01-26T02:21:00Z"/>
              </w:rPr>
            </w:pPr>
            <w:ins w:id="5563" w:author="peng" w:date="2015-01-26T02:21:00Z">
              <w:r>
                <w:t>Description</w:t>
              </w:r>
            </w:ins>
          </w:p>
        </w:tc>
      </w:tr>
      <w:tr w:rsidR="00420066" w14:paraId="233BD52D" w14:textId="77777777" w:rsidTr="00420066">
        <w:trPr>
          <w:cnfStyle w:val="000000100000" w:firstRow="0" w:lastRow="0" w:firstColumn="0" w:lastColumn="0" w:oddVBand="0" w:evenVBand="0" w:oddHBand="1" w:evenHBand="0" w:firstRowFirstColumn="0" w:firstRowLastColumn="0" w:lastRowFirstColumn="0" w:lastRowLastColumn="0"/>
          <w:jc w:val="both"/>
          <w:ins w:id="5564"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F759E15" w14:textId="77777777" w:rsidR="00420066" w:rsidRDefault="007D1D13" w:rsidP="00420066">
            <w:pPr>
              <w:rPr>
                <w:ins w:id="5565" w:author="peng" w:date="2015-01-26T02:21:00Z"/>
              </w:rPr>
            </w:pPr>
            <w:customXmlInsRangeStart w:id="5566" w:author="peng" w:date="2015-01-26T02:21:00Z"/>
            <w:sdt>
              <w:sdtPr>
                <w:alias w:val="Operation ATTRIBUTE Name"/>
                <w:tag w:val="7098c367-c5a6-46a3-b7c6-8a8250c55b54"/>
                <w:id w:val="2012027995"/>
                <w:dataBinding w:xpath="/elements/element[@objid='7098c367-c5a6-46a3-b7c6-8a8250c55b54']/content[@alias='Operation ATTRIBUTE Name']" w:storeItemID="{D35B6978-45B9-4860-8E6E-EDB6F017D2CB}"/>
                <w:text w:multiLine="1"/>
              </w:sdtPr>
              <w:sdtEndPr/>
              <w:sdtContent>
                <w:customXmlInsRangeEnd w:id="5566"/>
                <w:ins w:id="5567" w:author="peng" w:date="2015-01-26T02:21:00Z">
                  <w:r w:rsidR="00420066">
                    <w:t>notifyOfThreadComplete</w:t>
                  </w:r>
                </w:ins>
                <w:customXmlInsRangeStart w:id="5568" w:author="peng" w:date="2015-01-26T02:21:00Z"/>
              </w:sdtContent>
            </w:sdt>
            <w:customXmlInsRangeEnd w:id="5568"/>
            <w:ins w:id="5569" w:author="peng" w:date="2015-01-26T02:21:00Z">
              <w:r w:rsidR="00420066">
                <w:t xml:space="preserve"> (</w:t>
              </w:r>
            </w:ins>
            <w:customXmlInsRangeStart w:id="5570" w:author="peng" w:date="2015-01-26T02:21:00Z"/>
            <w:sdt>
              <w:sdtPr>
                <w:rPr>
                  <w:rStyle w:val="ae"/>
                </w:rPr>
                <w:alias w:val="Parameter ATTRIBUTE ParameterPassing"/>
                <w:tag w:val="0646a764-57ad-485e-9d36-757faeff4df6"/>
                <w:id w:val="609082279"/>
                <w:dataBinding w:xpath="/elements/element[@objid='0646a764-57ad-485e-9d36-757faeff4df6']/content[@alias='Parameter ATTRIBUTE ParameterPassing']" w:storeItemID="{D35B6978-45B9-4860-8E6E-EDB6F017D2CB}"/>
                <w:text w:multiLine="1"/>
              </w:sdtPr>
              <w:sdtEndPr>
                <w:rPr>
                  <w:rStyle w:val="ae"/>
                </w:rPr>
              </w:sdtEndPr>
              <w:sdtContent>
                <w:customXmlInsRangeEnd w:id="5570"/>
                <w:ins w:id="5571" w:author="peng" w:date="2015-01-26T02:21:00Z">
                  <w:r w:rsidR="00420066">
                    <w:rPr>
                      <w:rStyle w:val="ae"/>
                    </w:rPr>
                    <w:t>In</w:t>
                  </w:r>
                </w:ins>
                <w:customXmlInsRangeStart w:id="5572" w:author="peng" w:date="2015-01-26T02:21:00Z"/>
              </w:sdtContent>
            </w:sdt>
            <w:customXmlInsRangeEnd w:id="5572"/>
            <w:ins w:id="5573" w:author="peng" w:date="2015-01-26T02:21:00Z">
              <w:r w:rsidR="00420066">
                <w:rPr>
                  <w:rStyle w:val="ae"/>
                </w:rPr>
                <w:t xml:space="preserve"> </w:t>
              </w:r>
            </w:ins>
            <w:customXmlInsRangeStart w:id="5574" w:author="peng" w:date="2015-01-26T02:21:00Z"/>
            <w:sdt>
              <w:sdtPr>
                <w:alias w:val="Parameter ATTRIBUTE Name"/>
                <w:tag w:val="0646a764-57ad-485e-9d36-757faeff4df6"/>
                <w:id w:val="-71886339"/>
                <w:dataBinding w:xpath="/elements/element[@objid='0646a764-57ad-485e-9d36-757faeff4df6']/content[@alias='Parameter ATTRIBUTE Name']" w:storeItemID="{D35B6978-45B9-4860-8E6E-EDB6F017D2CB}"/>
                <w:text w:multiLine="1"/>
              </w:sdtPr>
              <w:sdtEndPr/>
              <w:sdtContent>
                <w:customXmlInsRangeEnd w:id="5574"/>
                <w:ins w:id="5575" w:author="peng" w:date="2015-01-26T02:21:00Z">
                  <w:r w:rsidR="00420066">
                    <w:t>thread</w:t>
                  </w:r>
                </w:ins>
                <w:customXmlInsRangeStart w:id="5576" w:author="peng" w:date="2015-01-26T02:21:00Z"/>
              </w:sdtContent>
            </w:sdt>
            <w:customXmlInsRangeEnd w:id="5576"/>
            <w:ins w:id="5577" w:author="peng" w:date="2015-01-26T02:21:00Z">
              <w:r w:rsidR="00420066">
                <w:t xml:space="preserve"> </w:t>
              </w:r>
            </w:ins>
            <w:customXmlInsRangeStart w:id="5578" w:author="peng" w:date="2015-01-26T02:21:00Z"/>
            <w:sdt>
              <w:sdtPr>
                <w:alias w:val="Interface ATTRIBUTE Name"/>
                <w:tag w:val="2133c472-d8a4-44f0-a3bb-970df64db1ed"/>
                <w:id w:val="1276910782"/>
                <w:dataBinding w:xpath="/elements/element[@objid='2133c472-d8a4-44f0-a3bb-970df64db1ed']/content[@alias='Interface ATTRIBUTE Name']" w:storeItemID="{D35B6978-45B9-4860-8E6E-EDB6F017D2CB}"/>
                <w:text w:multiLine="1"/>
              </w:sdtPr>
              <w:sdtEndPr/>
              <w:sdtContent>
                <w:customXmlInsRangeEnd w:id="5578"/>
                <w:ins w:id="5579" w:author="peng" w:date="2015-01-26T02:21:00Z">
                  <w:r w:rsidR="00420066">
                    <w:t>Runnable</w:t>
                  </w:r>
                </w:ins>
                <w:customXmlInsRangeStart w:id="5580" w:author="peng" w:date="2015-01-26T02:21:00Z"/>
              </w:sdtContent>
            </w:sdt>
            <w:customXmlInsRangeEnd w:id="5580"/>
            <w:ins w:id="5581" w:author="peng" w:date="2015-01-26T02:21:00Z">
              <w:r w:rsidR="00420066">
                <w:t>)</w:t>
              </w:r>
            </w:ins>
          </w:p>
        </w:tc>
        <w:tc>
          <w:tcPr>
            <w:tcW w:w="0" w:type="auto"/>
          </w:tcPr>
          <w:p w14:paraId="2E3E331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582" w:author="peng" w:date="2015-01-26T02:21:00Z"/>
              </w:rPr>
            </w:pPr>
            <w:customXmlInsRangeStart w:id="5583" w:author="peng" w:date="2015-01-26T02:21:00Z"/>
            <w:sdt>
              <w:sdtPr>
                <w:alias w:val="Operation NOTE description 0"/>
                <w:tag w:val="7098c367-c5a6-46a3-b7c6-8a8250c55b54"/>
                <w:id w:val="-94551519"/>
                <w:dataBinding w:xpath="/elements/element[@objid='7098c367-c5a6-46a3-b7c6-8a8250c55b54']/content[@alias='Operation NOTE description 0']" w:storeItemID="{D35B6978-45B9-4860-8E6E-EDB6F017D2CB}"/>
                <w:text w:multiLine="1"/>
              </w:sdtPr>
              <w:sdtEndPr/>
              <w:sdtContent>
                <w:customXmlInsRangeEnd w:id="5583"/>
                <w:ins w:id="5584" w:author="peng" w:date="2015-01-26T02:21:00Z">
                  <w:r w:rsidR="00420066">
                    <w:t>notify listener when thread finished</w:t>
                  </w:r>
                </w:ins>
                <w:customXmlInsRangeStart w:id="5585" w:author="peng" w:date="2015-01-26T02:21:00Z"/>
              </w:sdtContent>
            </w:sdt>
            <w:customXmlInsRangeEnd w:id="5585"/>
          </w:p>
        </w:tc>
      </w:tr>
    </w:tbl>
    <w:p w14:paraId="496DD991" w14:textId="77777777" w:rsidR="00420066" w:rsidRDefault="00420066" w:rsidP="00420066">
      <w:pPr>
        <w:pStyle w:val="af4"/>
        <w:rPr>
          <w:ins w:id="5586" w:author="peng" w:date="2015-01-26T02:39:00Z"/>
        </w:rPr>
      </w:pPr>
      <w:ins w:id="5587" w:author="peng" w:date="2015-01-26T02:21:00Z">
        <w:r>
          <w:t>Table </w:t>
        </w:r>
        <w:r>
          <w:fldChar w:fldCharType="begin"/>
        </w:r>
        <w:r>
          <w:instrText>SEQ Table \* ARABIC</w:instrText>
        </w:r>
        <w:r>
          <w:fldChar w:fldCharType="separate"/>
        </w:r>
      </w:ins>
      <w:ins w:id="5588" w:author="peng" w:date="2015-01-26T03:23:00Z">
        <w:r w:rsidR="00EA58DD">
          <w:rPr>
            <w:noProof/>
          </w:rPr>
          <w:t>36</w:t>
        </w:r>
      </w:ins>
      <w:ins w:id="5589" w:author="peng" w:date="2015-01-26T02:21:00Z">
        <w:r>
          <w:fldChar w:fldCharType="end"/>
        </w:r>
        <w:r>
          <w:t> Operations of Interface "ThreadCompleteListener"</w:t>
        </w:r>
      </w:ins>
    </w:p>
    <w:p w14:paraId="50A5AF42" w14:textId="77777777" w:rsidR="00520160" w:rsidRDefault="00520160">
      <w:pPr>
        <w:rPr>
          <w:ins w:id="5590" w:author="peng" w:date="2015-01-26T02:39:00Z"/>
        </w:rPr>
        <w:pPrChange w:id="5591" w:author="peng" w:date="2015-01-26T02:39:00Z">
          <w:pPr>
            <w:pStyle w:val="af4"/>
          </w:pPr>
        </w:pPrChange>
      </w:pPr>
    </w:p>
    <w:p w14:paraId="7F41530F" w14:textId="77777777" w:rsidR="00520160" w:rsidRDefault="00520160">
      <w:pPr>
        <w:rPr>
          <w:ins w:id="5592" w:author="peng" w:date="2015-01-26T02:39:00Z"/>
        </w:rPr>
        <w:pPrChange w:id="5593" w:author="peng" w:date="2015-01-26T02:39:00Z">
          <w:pPr>
            <w:pStyle w:val="af4"/>
          </w:pPr>
        </w:pPrChange>
      </w:pPr>
    </w:p>
    <w:p w14:paraId="24CB7DC4" w14:textId="77777777" w:rsidR="00520160" w:rsidRDefault="00520160">
      <w:pPr>
        <w:rPr>
          <w:ins w:id="5594" w:author="peng" w:date="2015-01-26T02:39:00Z"/>
        </w:rPr>
        <w:pPrChange w:id="5595" w:author="peng" w:date="2015-01-26T02:39:00Z">
          <w:pPr>
            <w:pStyle w:val="af4"/>
          </w:pPr>
        </w:pPrChange>
      </w:pPr>
    </w:p>
    <w:p w14:paraId="2DA49D66" w14:textId="77777777" w:rsidR="00520160" w:rsidRDefault="00520160">
      <w:pPr>
        <w:rPr>
          <w:ins w:id="5596" w:author="peng" w:date="2015-01-26T02:39:00Z"/>
        </w:rPr>
        <w:pPrChange w:id="5597" w:author="peng" w:date="2015-01-26T02:39:00Z">
          <w:pPr>
            <w:pStyle w:val="af4"/>
          </w:pPr>
        </w:pPrChange>
      </w:pPr>
    </w:p>
    <w:p w14:paraId="1F3719B0" w14:textId="77777777" w:rsidR="00520160" w:rsidRDefault="00520160">
      <w:pPr>
        <w:rPr>
          <w:ins w:id="5598" w:author="peng" w:date="2015-01-26T02:39:00Z"/>
        </w:rPr>
        <w:pPrChange w:id="5599" w:author="peng" w:date="2015-01-26T02:39:00Z">
          <w:pPr>
            <w:pStyle w:val="af4"/>
          </w:pPr>
        </w:pPrChange>
      </w:pPr>
    </w:p>
    <w:p w14:paraId="1FE1414B" w14:textId="77777777" w:rsidR="00520160" w:rsidRDefault="00520160">
      <w:pPr>
        <w:rPr>
          <w:ins w:id="5600" w:author="peng" w:date="2015-01-26T02:39:00Z"/>
        </w:rPr>
        <w:pPrChange w:id="5601" w:author="peng" w:date="2015-01-26T02:39:00Z">
          <w:pPr>
            <w:pStyle w:val="af4"/>
          </w:pPr>
        </w:pPrChange>
      </w:pPr>
    </w:p>
    <w:p w14:paraId="1F92913F" w14:textId="77777777" w:rsidR="00520160" w:rsidRDefault="00520160">
      <w:pPr>
        <w:rPr>
          <w:ins w:id="5602" w:author="peng" w:date="2015-01-26T02:39:00Z"/>
        </w:rPr>
        <w:pPrChange w:id="5603" w:author="peng" w:date="2015-01-26T02:39:00Z">
          <w:pPr>
            <w:pStyle w:val="af4"/>
          </w:pPr>
        </w:pPrChange>
      </w:pPr>
    </w:p>
    <w:p w14:paraId="0126FC28" w14:textId="77777777" w:rsidR="00520160" w:rsidRDefault="00520160">
      <w:pPr>
        <w:rPr>
          <w:ins w:id="5604" w:author="peng" w:date="2015-01-26T02:39:00Z"/>
        </w:rPr>
        <w:pPrChange w:id="5605" w:author="peng" w:date="2015-01-26T02:39:00Z">
          <w:pPr>
            <w:pStyle w:val="af4"/>
          </w:pPr>
        </w:pPrChange>
      </w:pPr>
    </w:p>
    <w:p w14:paraId="4FA42DBF" w14:textId="77777777" w:rsidR="00520160" w:rsidRDefault="00520160">
      <w:pPr>
        <w:rPr>
          <w:ins w:id="5606" w:author="peng" w:date="2015-01-26T02:39:00Z"/>
        </w:rPr>
        <w:pPrChange w:id="5607" w:author="peng" w:date="2015-01-26T02:39:00Z">
          <w:pPr>
            <w:pStyle w:val="af4"/>
          </w:pPr>
        </w:pPrChange>
      </w:pPr>
    </w:p>
    <w:p w14:paraId="773C0D2E" w14:textId="77777777" w:rsidR="00520160" w:rsidRDefault="00520160">
      <w:pPr>
        <w:rPr>
          <w:ins w:id="5608" w:author="peng" w:date="2015-01-26T02:40:00Z"/>
        </w:rPr>
        <w:pPrChange w:id="5609" w:author="peng" w:date="2015-01-26T02:39:00Z">
          <w:pPr>
            <w:pStyle w:val="af4"/>
          </w:pPr>
        </w:pPrChange>
      </w:pPr>
    </w:p>
    <w:p w14:paraId="55D28C87" w14:textId="77777777" w:rsidR="00520160" w:rsidRPr="00EA58DD" w:rsidRDefault="00520160">
      <w:pPr>
        <w:rPr>
          <w:ins w:id="5610" w:author="peng" w:date="2015-01-26T02:21:00Z"/>
        </w:rPr>
        <w:pPrChange w:id="5611" w:author="peng" w:date="2015-01-26T02:39:00Z">
          <w:pPr>
            <w:pStyle w:val="af4"/>
          </w:pPr>
        </w:pPrChange>
      </w:pPr>
    </w:p>
    <w:p w14:paraId="16406EB0" w14:textId="77777777" w:rsidR="00420066" w:rsidRDefault="00420066" w:rsidP="00420066">
      <w:pPr>
        <w:pStyle w:val="2"/>
        <w:rPr>
          <w:ins w:id="5612" w:author="peng" w:date="2015-01-26T02:21:00Z"/>
        </w:rPr>
      </w:pPr>
      <w:bookmarkStart w:id="5613" w:name="_39ad72c4-e6a0-4c94-879f-738d17b3aa02"/>
      <w:bookmarkStart w:id="5614" w:name="_Toc410005068"/>
      <w:ins w:id="5615" w:author="peng" w:date="2015-01-26T02:21:00Z">
        <w:r>
          <w:lastRenderedPageBreak/>
          <w:t>Class "</w:t>
        </w:r>
      </w:ins>
      <w:customXmlInsRangeStart w:id="5616" w:author="peng" w:date="2015-01-26T02:21:00Z"/>
      <w:sdt>
        <w:sdtPr>
          <w:alias w:val="Class ATTRIBUTE Name"/>
          <w:tag w:val="39ad72c4-e6a0-4c94-879f-738d17b3aa02"/>
          <w:id w:val="1280452551"/>
          <w:dataBinding w:xpath="/elements/element[@objid='39ad72c4-e6a0-4c94-879f-738d17b3aa02']/content[@alias='Class ATTRIBUTE Name']" w:storeItemID="{D35B6978-45B9-4860-8E6E-EDB6F017D2CB}"/>
          <w:text w:multiLine="1"/>
        </w:sdtPr>
        <w:sdtEndPr/>
        <w:sdtContent>
          <w:customXmlInsRangeEnd w:id="5616"/>
          <w:ins w:id="5617" w:author="peng" w:date="2015-01-26T02:21:00Z">
            <w:r>
              <w:t>NotifyingThread</w:t>
            </w:r>
          </w:ins>
          <w:customXmlInsRangeStart w:id="5618" w:author="peng" w:date="2015-01-26T02:21:00Z"/>
        </w:sdtContent>
      </w:sdt>
      <w:customXmlInsRangeEnd w:id="5618"/>
      <w:ins w:id="5619" w:author="peng" w:date="2015-01-26T02:21:00Z">
        <w:r>
          <w:t>"</w:t>
        </w:r>
        <w:bookmarkEnd w:id="5613"/>
        <w:bookmarkEnd w:id="5614"/>
      </w:ins>
    </w:p>
    <w:p w14:paraId="40E315B4" w14:textId="77777777" w:rsidR="00420066" w:rsidRDefault="00420066" w:rsidP="00420066">
      <w:pPr>
        <w:pStyle w:val="ab"/>
        <w:rPr>
          <w:ins w:id="5620" w:author="peng" w:date="2015-01-26T02:21:00Z"/>
          <w:rStyle w:val="ae"/>
        </w:rPr>
      </w:pPr>
      <w:ins w:id="5621" w:author="peng" w:date="2015-01-26T02:21:00Z">
        <w:r>
          <w:rPr>
            <w:rStyle w:val="ae"/>
          </w:rPr>
          <w:t xml:space="preserve">from Package </w:t>
        </w:r>
      </w:ins>
      <w:customXmlInsRangeStart w:id="5622" w:author="peng" w:date="2015-01-26T02:21:00Z"/>
      <w:sdt>
        <w:sdtPr>
          <w:rPr>
            <w:rStyle w:val="ae"/>
          </w:rPr>
          <w:alias w:val="Package ATTRIBUTE Name"/>
          <w:tag w:val="3dcb2c09-2a32-475f-982a-7933da523875"/>
          <w:id w:val="1477186139"/>
          <w:dataBinding w:xpath="/elements/element[@objid='3dcb2c09-2a32-475f-982a-7933da523875']/content[@alias='Package ATTRIBUTE Name']" w:storeItemID="{D35B6978-45B9-4860-8E6E-EDB6F017D2CB}"/>
          <w:text w:multiLine="1"/>
        </w:sdtPr>
        <w:sdtEndPr>
          <w:rPr>
            <w:rStyle w:val="ae"/>
          </w:rPr>
        </w:sdtEndPr>
        <w:sdtContent>
          <w:customXmlInsRangeEnd w:id="5622"/>
          <w:ins w:id="5623" w:author="peng" w:date="2015-01-26T02:21:00Z">
            <w:r>
              <w:rPr>
                <w:rStyle w:val="ae"/>
              </w:rPr>
              <w:t>gforge</w:t>
            </w:r>
          </w:ins>
          <w:customXmlInsRangeStart w:id="5624" w:author="peng" w:date="2015-01-26T02:21:00Z"/>
        </w:sdtContent>
      </w:sdt>
      <w:customXmlInsRangeEnd w:id="5624"/>
      <w:ins w:id="5625" w:author="peng" w:date="2015-01-26T02:21:00Z">
        <w:r>
          <w:rPr>
            <w:rStyle w:val="ae"/>
          </w:rPr>
          <w:t>.</w:t>
        </w:r>
      </w:ins>
      <w:customXmlInsRangeStart w:id="5626" w:author="peng" w:date="2015-01-26T02:21:00Z"/>
      <w:sdt>
        <w:sdtPr>
          <w:rPr>
            <w:rStyle w:val="ae"/>
          </w:rPr>
          <w:alias w:val="Package ATTRIBUTE Name"/>
          <w:tag w:val="3c0eec90-a163-4364-8ec1-855c885b184b"/>
          <w:id w:val="2073311190"/>
          <w:dataBinding w:xpath="/elements/element[@objid='3c0eec90-a163-4364-8ec1-855c885b184b']/content[@alias='Package ATTRIBUTE Name']" w:storeItemID="{D35B6978-45B9-4860-8E6E-EDB6F017D2CB}"/>
          <w:text w:multiLine="1"/>
        </w:sdtPr>
        <w:sdtEndPr>
          <w:rPr>
            <w:rStyle w:val="ae"/>
          </w:rPr>
        </w:sdtEndPr>
        <w:sdtContent>
          <w:customXmlInsRangeEnd w:id="5626"/>
          <w:ins w:id="5627" w:author="peng" w:date="2015-01-26T02:21:00Z">
            <w:r>
              <w:rPr>
                <w:rStyle w:val="ae"/>
              </w:rPr>
              <w:t>RandomForestHOG</w:t>
            </w:r>
          </w:ins>
          <w:customXmlInsRangeStart w:id="5628" w:author="peng" w:date="2015-01-26T02:21:00Z"/>
        </w:sdtContent>
      </w:sdt>
      <w:customXmlInsRangeEnd w:id="5628"/>
      <w:ins w:id="5629" w:author="peng" w:date="2015-01-26T02:21:00Z">
        <w:r>
          <w:rPr>
            <w:rStyle w:val="ae"/>
          </w:rPr>
          <w:t>.</w:t>
        </w:r>
        <w:r>
          <w:fldChar w:fldCharType="begin"/>
        </w:r>
        <w:r>
          <w:instrText xml:space="preserve"> HYPERLINK \l "_7f56ec47-8192-48b7-ae3d-b8281cd23271" \h </w:instrText>
        </w:r>
        <w:r>
          <w:fldChar w:fldCharType="separate"/>
        </w:r>
        <w:r>
          <w:rPr>
            <w:rStyle w:val="af2"/>
          </w:rPr>
          <w:t>NotifyingThread</w:t>
        </w:r>
        <w:r>
          <w:rPr>
            <w:rStyle w:val="af2"/>
          </w:rPr>
          <w:fldChar w:fldCharType="end"/>
        </w:r>
      </w:ins>
    </w:p>
    <w:p w14:paraId="62C463F8" w14:textId="77777777" w:rsidR="00420066" w:rsidRDefault="00420066" w:rsidP="00420066">
      <w:pPr>
        <w:pStyle w:val="Texte"/>
        <w:rPr>
          <w:ins w:id="5630" w:author="peng" w:date="2015-01-26T02:21:00Z"/>
        </w:rPr>
      </w:pPr>
      <w:ins w:id="5631" w:author="peng" w:date="2015-01-26T02:21:00Z">
        <w:r>
          <w:t xml:space="preserve">Stereotypes: </w:t>
        </w:r>
      </w:ins>
      <w:customXmlInsRangeStart w:id="5632" w:author="peng" w:date="2015-01-26T02:21:00Z"/>
      <w:sdt>
        <w:sdtPr>
          <w:alias w:val="Stereotype ATTRIBUTE Name"/>
          <w:tag w:val="01ec23a8-0000-0258-0000-000000000000"/>
          <w:id w:val="1356847213"/>
          <w:dataBinding w:xpath="/elements/element[@objid='01ec23a8-0000-0258-0000-000000000000']/content[@alias='Stereotype ATTRIBUTE Name']" w:storeItemID="{D35B6978-45B9-4860-8E6E-EDB6F017D2CB}"/>
          <w:text w:multiLine="1"/>
        </w:sdtPr>
        <w:sdtEndPr/>
        <w:sdtContent>
          <w:customXmlInsRangeEnd w:id="5632"/>
          <w:ins w:id="5633" w:author="peng" w:date="2015-01-26T02:21:00Z">
            <w:r>
              <w:t>Java Class</w:t>
            </w:r>
          </w:ins>
          <w:customXmlInsRangeStart w:id="5634" w:author="peng" w:date="2015-01-26T02:21:00Z"/>
        </w:sdtContent>
      </w:sdt>
      <w:customXmlInsRangeEnd w:id="5634"/>
    </w:p>
    <w:p w14:paraId="233C092C" w14:textId="77777777" w:rsidR="00420066" w:rsidRDefault="007D1D13" w:rsidP="00420066">
      <w:pPr>
        <w:rPr>
          <w:ins w:id="5635" w:author="peng" w:date="2015-01-26T02:21:00Z"/>
        </w:rPr>
      </w:pPr>
      <w:customXmlInsRangeStart w:id="5636" w:author="peng" w:date="2015-01-26T02:21:00Z"/>
      <w:sdt>
        <w:sdtPr>
          <w:alias w:val="Class NOTE description 0"/>
          <w:tag w:val="39ad72c4-e6a0-4c94-879f-738d17b3aa02"/>
          <w:id w:val="646256762"/>
          <w:dataBinding w:xpath="/elements/element[@objid='39ad72c4-e6a0-4c94-879f-738d17b3aa02']/content[@alias='Class NOTE description 0']" w:storeItemID="{D35B6978-45B9-4860-8E6E-EDB6F017D2CB}"/>
          <w:text w:multiLine="1"/>
        </w:sdtPr>
        <w:sdtEndPr/>
        <w:sdtContent>
          <w:customXmlInsRangeEnd w:id="5636"/>
          <w:ins w:id="5637" w:author="peng" w:date="2015-01-26T02:21:00Z">
            <w:r w:rsidR="00420066">
              <w:t>Implement Runnable as abstract class to set up listener of threads</w:t>
            </w:r>
          </w:ins>
          <w:customXmlInsRangeStart w:id="5638" w:author="peng" w:date="2015-01-26T02:21:00Z"/>
        </w:sdtContent>
      </w:sdt>
      <w:customXmlInsRangeEnd w:id="5638"/>
    </w:p>
    <w:p w14:paraId="066B6381" w14:textId="77777777" w:rsidR="00FB5023" w:rsidRDefault="00FB5023" w:rsidP="00420066">
      <w:pPr>
        <w:pStyle w:val="af4"/>
        <w:rPr>
          <w:ins w:id="5639" w:author="peng" w:date="2015-01-26T02:42:00Z"/>
        </w:rPr>
      </w:pPr>
    </w:p>
    <w:p w14:paraId="0182707F" w14:textId="77777777" w:rsidR="00420066" w:rsidRDefault="00420066" w:rsidP="00420066">
      <w:pPr>
        <w:pStyle w:val="af4"/>
        <w:rPr>
          <w:ins w:id="5640" w:author="peng" w:date="2015-01-26T02:21:00Z"/>
        </w:rPr>
      </w:pPr>
      <w:ins w:id="5641" w:author="peng" w:date="2015-01-26T02:21:00Z">
        <w:r>
          <w:t>Figure </w:t>
        </w:r>
        <w:r>
          <w:fldChar w:fldCharType="begin"/>
        </w:r>
        <w:r>
          <w:instrText>SEQ Figure \* ARABIC</w:instrText>
        </w:r>
        <w:r>
          <w:fldChar w:fldCharType="separate"/>
        </w:r>
      </w:ins>
      <w:ins w:id="5642" w:author="peng" w:date="2015-01-26T03:23:00Z">
        <w:r w:rsidR="00EA58DD">
          <w:rPr>
            <w:noProof/>
          </w:rPr>
          <w:t>12</w:t>
        </w:r>
      </w:ins>
      <w:ins w:id="5643" w:author="peng" w:date="2015-01-26T02:21:00Z">
        <w:r>
          <w:fldChar w:fldCharType="end"/>
        </w:r>
        <w:r>
          <w:t> NotifyingThread Class diagram</w:t>
        </w:r>
      </w:ins>
    </w:p>
    <w:p w14:paraId="042256F0" w14:textId="47CAC6BE" w:rsidR="00420066" w:rsidRDefault="00420066" w:rsidP="00420066">
      <w:pPr>
        <w:pStyle w:val="Image"/>
        <w:jc w:val="center"/>
        <w:rPr>
          <w:ins w:id="5644" w:author="peng" w:date="2015-01-26T02:41:00Z"/>
        </w:rPr>
      </w:pPr>
      <w:ins w:id="5645" w:author="peng" w:date="2015-01-26T02:21:00Z">
        <w:r>
          <w:rPr>
            <w:noProof/>
            <w:lang w:eastAsia="zh-TW"/>
          </w:rPr>
          <w:drawing>
            <wp:inline distT="0" distB="0" distL="0" distR="0" wp14:anchorId="5D905D57" wp14:editId="49A13067">
              <wp:extent cx="3057525" cy="1724025"/>
              <wp:effectExtent l="0" t="0" r="9525" b="952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51606583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7525" cy="1724025"/>
                      </a:xfrm>
                      <a:prstGeom prst="rect">
                        <a:avLst/>
                      </a:prstGeom>
                      <a:noFill/>
                      <a:ln>
                        <a:noFill/>
                      </a:ln>
                    </pic:spPr>
                  </pic:pic>
                </a:graphicData>
              </a:graphic>
            </wp:inline>
          </w:drawing>
        </w:r>
      </w:ins>
    </w:p>
    <w:p w14:paraId="75E52093" w14:textId="77777777" w:rsidR="00FB5023" w:rsidRPr="00FB5023" w:rsidRDefault="00FB5023">
      <w:pPr>
        <w:rPr>
          <w:ins w:id="5646" w:author="peng" w:date="2015-01-26T02:21:00Z"/>
        </w:rPr>
        <w:pPrChange w:id="5647" w:author="peng" w:date="2015-01-26T02:41:00Z">
          <w:pPr>
            <w:pStyle w:val="Image"/>
            <w:jc w:val="center"/>
          </w:pPr>
        </w:pPrChange>
      </w:pPr>
    </w:p>
    <w:tbl>
      <w:tblPr>
        <w:tblStyle w:val="-1"/>
        <w:tblW w:w="5000" w:type="pct"/>
        <w:jc w:val="both"/>
        <w:tblLook w:val="04A0" w:firstRow="1" w:lastRow="0" w:firstColumn="1" w:lastColumn="0" w:noHBand="0" w:noVBand="1"/>
      </w:tblPr>
      <w:tblGrid>
        <w:gridCol w:w="4837"/>
        <w:gridCol w:w="4215"/>
      </w:tblGrid>
      <w:tr w:rsidR="00420066" w14:paraId="50C593D8" w14:textId="77777777" w:rsidTr="00420066">
        <w:trPr>
          <w:cnfStyle w:val="100000000000" w:firstRow="1" w:lastRow="0" w:firstColumn="0" w:lastColumn="0" w:oddVBand="0" w:evenVBand="0" w:oddHBand="0" w:evenHBand="0" w:firstRowFirstColumn="0" w:firstRowLastColumn="0" w:lastRowFirstColumn="0" w:lastRowLastColumn="0"/>
          <w:tblHeader/>
          <w:jc w:val="both"/>
          <w:ins w:id="5648"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346DDB67" w14:textId="77777777" w:rsidR="00420066" w:rsidRDefault="00420066" w:rsidP="00420066">
            <w:pPr>
              <w:jc w:val="center"/>
              <w:rPr>
                <w:ins w:id="5649" w:author="peng" w:date="2015-01-26T02:21:00Z"/>
              </w:rPr>
            </w:pPr>
            <w:ins w:id="5650" w:author="peng" w:date="2015-01-26T02:21:00Z">
              <w:r>
                <w:t>Name</w:t>
              </w:r>
            </w:ins>
          </w:p>
        </w:tc>
        <w:tc>
          <w:tcPr>
            <w:tcW w:w="0" w:type="auto"/>
          </w:tcPr>
          <w:p w14:paraId="7586D5D0"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651" w:author="peng" w:date="2015-01-26T02:21:00Z"/>
              </w:rPr>
            </w:pPr>
            <w:ins w:id="5652" w:author="peng" w:date="2015-01-26T02:21:00Z">
              <w:r>
                <w:t>Description</w:t>
              </w:r>
            </w:ins>
          </w:p>
        </w:tc>
      </w:tr>
      <w:tr w:rsidR="00420066" w14:paraId="245CEB89" w14:textId="77777777" w:rsidTr="00420066">
        <w:trPr>
          <w:cnfStyle w:val="000000100000" w:firstRow="0" w:lastRow="0" w:firstColumn="0" w:lastColumn="0" w:oddVBand="0" w:evenVBand="0" w:oddHBand="1" w:evenHBand="0" w:firstRowFirstColumn="0" w:firstRowLastColumn="0" w:lastRowFirstColumn="0" w:lastRowLastColumn="0"/>
          <w:jc w:val="both"/>
          <w:ins w:id="565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46C5B0B1" w14:textId="77777777" w:rsidR="00420066" w:rsidRDefault="007D1D13" w:rsidP="00420066">
            <w:pPr>
              <w:rPr>
                <w:ins w:id="5654" w:author="peng" w:date="2015-01-26T02:21:00Z"/>
              </w:rPr>
            </w:pPr>
            <w:customXmlInsRangeStart w:id="5655" w:author="peng" w:date="2015-01-26T02:21:00Z"/>
            <w:sdt>
              <w:sdtPr>
                <w:alias w:val="DataType ATTRIBUTE Name"/>
                <w:tag w:val="00000004-0000-0009-0000-000000000000"/>
                <w:id w:val="-2022544241"/>
                <w:dataBinding w:xpath="/elements/element[@objid='00000004-0000-0009-0000-000000000000']/content[@alias='DataType ATTRIBUTE Name']" w:storeItemID="{D35B6978-45B9-4860-8E6E-EDB6F017D2CB}"/>
                <w:text w:multiLine="1"/>
              </w:sdtPr>
              <w:sdtEndPr/>
              <w:sdtContent>
                <w:customXmlInsRangeEnd w:id="5655"/>
                <w:ins w:id="5656" w:author="peng" w:date="2015-01-26T02:21:00Z">
                  <w:r w:rsidR="00420066">
                    <w:t>integer</w:t>
                  </w:r>
                </w:ins>
                <w:customXmlInsRangeStart w:id="5657" w:author="peng" w:date="2015-01-26T02:21:00Z"/>
              </w:sdtContent>
            </w:sdt>
            <w:customXmlInsRangeEnd w:id="5657"/>
            <w:ins w:id="5658" w:author="peng" w:date="2015-01-26T02:21:00Z">
              <w:r w:rsidR="00420066">
                <w:t xml:space="preserve"> </w:t>
              </w:r>
            </w:ins>
            <w:customXmlInsRangeStart w:id="5659" w:author="peng" w:date="2015-01-26T02:21:00Z"/>
            <w:sdt>
              <w:sdtPr>
                <w:alias w:val="Operation ATTRIBUTE Name"/>
                <w:tag w:val="642baa02-737e-41f6-ab4d-ccda16f136a6"/>
                <w:id w:val="-226843139"/>
                <w:dataBinding w:xpath="/elements/element[@objid='642baa02-737e-41f6-ab4d-ccda16f136a6']/content[@alias='Operation ATTRIBUTE Name']" w:storeItemID="{D35B6978-45B9-4860-8E6E-EDB6F017D2CB}"/>
                <w:text w:multiLine="1"/>
              </w:sdtPr>
              <w:sdtEndPr/>
              <w:sdtContent>
                <w:customXmlInsRangeEnd w:id="5659"/>
                <w:ins w:id="5660" w:author="peng" w:date="2015-01-26T02:21:00Z">
                  <w:r w:rsidR="00420066">
                    <w:t>getThreadId</w:t>
                  </w:r>
                </w:ins>
                <w:customXmlInsRangeStart w:id="5661" w:author="peng" w:date="2015-01-26T02:21:00Z"/>
              </w:sdtContent>
            </w:sdt>
            <w:customXmlInsRangeEnd w:id="5661"/>
            <w:ins w:id="5662" w:author="peng" w:date="2015-01-26T02:21:00Z">
              <w:r w:rsidR="00420066">
                <w:t xml:space="preserve"> ()</w:t>
              </w:r>
            </w:ins>
          </w:p>
        </w:tc>
        <w:tc>
          <w:tcPr>
            <w:tcW w:w="0" w:type="auto"/>
          </w:tcPr>
          <w:p w14:paraId="29184D5F"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663" w:author="peng" w:date="2015-01-26T02:21:00Z"/>
              </w:rPr>
            </w:pPr>
            <w:customXmlInsRangeStart w:id="5664" w:author="peng" w:date="2015-01-26T02:21:00Z"/>
            <w:sdt>
              <w:sdtPr>
                <w:alias w:val="Operation NOTE description 0"/>
                <w:tag w:val="642baa02-737e-41f6-ab4d-ccda16f136a6"/>
                <w:id w:val="1048638685"/>
                <w:dataBinding w:xpath="/elements/element[@objid='642baa02-737e-41f6-ab4d-ccda16f136a6']/content[@alias='Operation NOTE description 0']" w:storeItemID="{D35B6978-45B9-4860-8E6E-EDB6F017D2CB}"/>
                <w:text w:multiLine="1"/>
              </w:sdtPr>
              <w:sdtEndPr/>
              <w:sdtContent>
                <w:customXmlInsRangeEnd w:id="5664"/>
                <w:ins w:id="5665" w:author="peng" w:date="2015-01-26T02:21:00Z">
                  <w:r w:rsidR="00420066">
                    <w:t>return threadId</w:t>
                  </w:r>
                </w:ins>
                <w:customXmlInsRangeStart w:id="5666" w:author="peng" w:date="2015-01-26T02:21:00Z"/>
              </w:sdtContent>
            </w:sdt>
            <w:customXmlInsRangeEnd w:id="5666"/>
          </w:p>
        </w:tc>
      </w:tr>
      <w:tr w:rsidR="00420066" w14:paraId="76AD176F" w14:textId="77777777" w:rsidTr="00420066">
        <w:trPr>
          <w:jc w:val="both"/>
          <w:ins w:id="566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BC4BF30" w14:textId="77777777" w:rsidR="00420066" w:rsidRDefault="007D1D13" w:rsidP="00420066">
            <w:pPr>
              <w:rPr>
                <w:ins w:id="5668" w:author="peng" w:date="2015-01-26T02:21:00Z"/>
              </w:rPr>
            </w:pPr>
            <w:customXmlInsRangeStart w:id="5669" w:author="peng" w:date="2015-01-26T02:21:00Z"/>
            <w:sdt>
              <w:sdtPr>
                <w:alias w:val="Operation ATTRIBUTE Name"/>
                <w:tag w:val="7ecc5482-03c4-45fe-8934-47406b24711a"/>
                <w:id w:val="547042782"/>
                <w:dataBinding w:xpath="/elements/element[@objid='7ecc5482-03c4-45fe-8934-47406b24711a']/content[@alias='Operation ATTRIBUTE Name']" w:storeItemID="{D35B6978-45B9-4860-8E6E-EDB6F017D2CB}"/>
                <w:text w:multiLine="1"/>
              </w:sdtPr>
              <w:sdtEndPr/>
              <w:sdtContent>
                <w:customXmlInsRangeEnd w:id="5669"/>
                <w:ins w:id="5670" w:author="peng" w:date="2015-01-26T02:21:00Z">
                  <w:r w:rsidR="00420066">
                    <w:t>setThreadId</w:t>
                  </w:r>
                </w:ins>
                <w:customXmlInsRangeStart w:id="5671" w:author="peng" w:date="2015-01-26T02:21:00Z"/>
              </w:sdtContent>
            </w:sdt>
            <w:customXmlInsRangeEnd w:id="5671"/>
            <w:ins w:id="5672" w:author="peng" w:date="2015-01-26T02:21:00Z">
              <w:r w:rsidR="00420066">
                <w:t xml:space="preserve"> (</w:t>
              </w:r>
            </w:ins>
            <w:customXmlInsRangeStart w:id="5673" w:author="peng" w:date="2015-01-26T02:21:00Z"/>
            <w:sdt>
              <w:sdtPr>
                <w:rPr>
                  <w:rStyle w:val="ae"/>
                </w:rPr>
                <w:alias w:val="Parameter ATTRIBUTE ParameterPassing"/>
                <w:tag w:val="557c8a21-8a06-4f63-8f00-98721cdf9d3a"/>
                <w:id w:val="-698927688"/>
                <w:dataBinding w:xpath="/elements/element[@objid='557c8a21-8a06-4f63-8f00-98721cdf9d3a']/content[@alias='Parameter ATTRIBUTE ParameterPassing']" w:storeItemID="{D35B6978-45B9-4860-8E6E-EDB6F017D2CB}"/>
                <w:text w:multiLine="1"/>
              </w:sdtPr>
              <w:sdtEndPr>
                <w:rPr>
                  <w:rStyle w:val="ae"/>
                </w:rPr>
              </w:sdtEndPr>
              <w:sdtContent>
                <w:customXmlInsRangeEnd w:id="5673"/>
                <w:ins w:id="5674" w:author="peng" w:date="2015-01-26T02:21:00Z">
                  <w:r w:rsidR="00420066">
                    <w:rPr>
                      <w:rStyle w:val="ae"/>
                    </w:rPr>
                    <w:t>In</w:t>
                  </w:r>
                </w:ins>
                <w:customXmlInsRangeStart w:id="5675" w:author="peng" w:date="2015-01-26T02:21:00Z"/>
              </w:sdtContent>
            </w:sdt>
            <w:customXmlInsRangeEnd w:id="5675"/>
            <w:ins w:id="5676" w:author="peng" w:date="2015-01-26T02:21:00Z">
              <w:r w:rsidR="00420066">
                <w:rPr>
                  <w:rStyle w:val="ae"/>
                </w:rPr>
                <w:t xml:space="preserve"> </w:t>
              </w:r>
            </w:ins>
            <w:customXmlInsRangeStart w:id="5677" w:author="peng" w:date="2015-01-26T02:21:00Z"/>
            <w:sdt>
              <w:sdtPr>
                <w:alias w:val="Parameter ATTRIBUTE Name"/>
                <w:tag w:val="557c8a21-8a06-4f63-8f00-98721cdf9d3a"/>
                <w:id w:val="878359652"/>
                <w:dataBinding w:xpath="/elements/element[@objid='557c8a21-8a06-4f63-8f00-98721cdf9d3a']/content[@alias='Parameter ATTRIBUTE Name']" w:storeItemID="{D35B6978-45B9-4860-8E6E-EDB6F017D2CB}"/>
                <w:text w:multiLine="1"/>
              </w:sdtPr>
              <w:sdtEndPr/>
              <w:sdtContent>
                <w:customXmlInsRangeEnd w:id="5677"/>
                <w:ins w:id="5678" w:author="peng" w:date="2015-01-26T02:21:00Z">
                  <w:r w:rsidR="00420066">
                    <w:t>id</w:t>
                  </w:r>
                </w:ins>
                <w:customXmlInsRangeStart w:id="5679" w:author="peng" w:date="2015-01-26T02:21:00Z"/>
              </w:sdtContent>
            </w:sdt>
            <w:customXmlInsRangeEnd w:id="5679"/>
            <w:ins w:id="5680" w:author="peng" w:date="2015-01-26T02:21:00Z">
              <w:r w:rsidR="00420066">
                <w:t xml:space="preserve"> </w:t>
              </w:r>
            </w:ins>
            <w:customXmlInsRangeStart w:id="5681" w:author="peng" w:date="2015-01-26T02:21:00Z"/>
            <w:sdt>
              <w:sdtPr>
                <w:alias w:val="DataType ATTRIBUTE Name"/>
                <w:tag w:val="00000004-0000-0009-0000-000000000000"/>
                <w:id w:val="-1134640249"/>
                <w:dataBinding w:xpath="/elements/element[@objid='00000004-0000-0009-0000-000000000000']/content[@alias='DataType ATTRIBUTE Name']" w:storeItemID="{D35B6978-45B9-4860-8E6E-EDB6F017D2CB}"/>
                <w:text w:multiLine="1"/>
              </w:sdtPr>
              <w:sdtEndPr/>
              <w:sdtContent>
                <w:customXmlInsRangeEnd w:id="5681"/>
                <w:ins w:id="5682" w:author="peng" w:date="2015-01-26T02:21:00Z">
                  <w:r w:rsidR="00420066">
                    <w:t>integer</w:t>
                  </w:r>
                </w:ins>
                <w:customXmlInsRangeStart w:id="5683" w:author="peng" w:date="2015-01-26T02:21:00Z"/>
              </w:sdtContent>
            </w:sdt>
            <w:customXmlInsRangeEnd w:id="5683"/>
            <w:ins w:id="5684" w:author="peng" w:date="2015-01-26T02:21:00Z">
              <w:r w:rsidR="00420066">
                <w:t>)</w:t>
              </w:r>
            </w:ins>
          </w:p>
        </w:tc>
        <w:tc>
          <w:tcPr>
            <w:tcW w:w="0" w:type="auto"/>
          </w:tcPr>
          <w:p w14:paraId="65E754CD"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685" w:author="peng" w:date="2015-01-26T02:21:00Z"/>
              </w:rPr>
            </w:pPr>
            <w:customXmlInsRangeStart w:id="5686" w:author="peng" w:date="2015-01-26T02:21:00Z"/>
            <w:sdt>
              <w:sdtPr>
                <w:alias w:val="Operation NOTE description 0"/>
                <w:tag w:val="7ecc5482-03c4-45fe-8934-47406b24711a"/>
                <w:id w:val="2119167758"/>
                <w:dataBinding w:xpath="/elements/element[@objid='7ecc5482-03c4-45fe-8934-47406b24711a']/content[@alias='Operation NOTE description 0']" w:storeItemID="{D35B6978-45B9-4860-8E6E-EDB6F017D2CB}"/>
                <w:text w:multiLine="1"/>
              </w:sdtPr>
              <w:sdtEndPr/>
              <w:sdtContent>
                <w:customXmlInsRangeEnd w:id="5686"/>
                <w:ins w:id="5687" w:author="peng" w:date="2015-01-26T02:21:00Z">
                  <w:r w:rsidR="00420066">
                    <w:t>set threadId</w:t>
                  </w:r>
                </w:ins>
                <w:customXmlInsRangeStart w:id="5688" w:author="peng" w:date="2015-01-26T02:21:00Z"/>
              </w:sdtContent>
            </w:sdt>
            <w:customXmlInsRangeEnd w:id="5688"/>
          </w:p>
        </w:tc>
      </w:tr>
      <w:tr w:rsidR="00420066" w14:paraId="3668BE13" w14:textId="77777777" w:rsidTr="00420066">
        <w:trPr>
          <w:cnfStyle w:val="000000100000" w:firstRow="0" w:lastRow="0" w:firstColumn="0" w:lastColumn="0" w:oddVBand="0" w:evenVBand="0" w:oddHBand="1" w:evenHBand="0" w:firstRowFirstColumn="0" w:firstRowLastColumn="0" w:lastRowFirstColumn="0" w:lastRowLastColumn="0"/>
          <w:jc w:val="both"/>
          <w:ins w:id="5689"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968EACB" w14:textId="77777777" w:rsidR="00420066" w:rsidRDefault="007D1D13" w:rsidP="00420066">
            <w:pPr>
              <w:rPr>
                <w:ins w:id="5690" w:author="peng" w:date="2015-01-26T02:21:00Z"/>
              </w:rPr>
            </w:pPr>
            <w:customXmlInsRangeStart w:id="5691" w:author="peng" w:date="2015-01-26T02:21:00Z"/>
            <w:sdt>
              <w:sdtPr>
                <w:alias w:val="Operation ATTRIBUTE Name"/>
                <w:tag w:val="ce386617-3a10-4e5f-9e78-b35b96ba26ac"/>
                <w:id w:val="1734192446"/>
                <w:dataBinding w:xpath="/elements/element[@objid='ce386617-3a10-4e5f-9e78-b35b96ba26ac']/content[@alias='Operation ATTRIBUTE Name']" w:storeItemID="{D35B6978-45B9-4860-8E6E-EDB6F017D2CB}"/>
                <w:text w:multiLine="1"/>
              </w:sdtPr>
              <w:sdtEndPr/>
              <w:sdtContent>
                <w:customXmlInsRangeEnd w:id="5691"/>
                <w:ins w:id="5692" w:author="peng" w:date="2015-01-26T02:21:00Z">
                  <w:r w:rsidR="00420066">
                    <w:t>addListener</w:t>
                  </w:r>
                </w:ins>
                <w:customXmlInsRangeStart w:id="5693" w:author="peng" w:date="2015-01-26T02:21:00Z"/>
              </w:sdtContent>
            </w:sdt>
            <w:customXmlInsRangeEnd w:id="5693"/>
            <w:ins w:id="5694" w:author="peng" w:date="2015-01-26T02:21:00Z">
              <w:r w:rsidR="00420066">
                <w:t xml:space="preserve"> (</w:t>
              </w:r>
            </w:ins>
            <w:customXmlInsRangeStart w:id="5695" w:author="peng" w:date="2015-01-26T02:21:00Z"/>
            <w:sdt>
              <w:sdtPr>
                <w:rPr>
                  <w:rStyle w:val="ae"/>
                </w:rPr>
                <w:alias w:val="Parameter ATTRIBUTE ParameterPassing"/>
                <w:tag w:val="80d4da91-fde2-4f48-a25a-c322115fa9f0"/>
                <w:id w:val="-1955015064"/>
                <w:dataBinding w:xpath="/elements/element[@objid='80d4da91-fde2-4f48-a25a-c322115fa9f0']/content[@alias='Parameter ATTRIBUTE ParameterPassing']" w:storeItemID="{D35B6978-45B9-4860-8E6E-EDB6F017D2CB}"/>
                <w:text w:multiLine="1"/>
              </w:sdtPr>
              <w:sdtEndPr>
                <w:rPr>
                  <w:rStyle w:val="ae"/>
                </w:rPr>
              </w:sdtEndPr>
              <w:sdtContent>
                <w:customXmlInsRangeEnd w:id="5695"/>
                <w:ins w:id="5696" w:author="peng" w:date="2015-01-26T02:21:00Z">
                  <w:r w:rsidR="00420066">
                    <w:rPr>
                      <w:rStyle w:val="ae"/>
                    </w:rPr>
                    <w:t>In</w:t>
                  </w:r>
                </w:ins>
                <w:customXmlInsRangeStart w:id="5697" w:author="peng" w:date="2015-01-26T02:21:00Z"/>
              </w:sdtContent>
            </w:sdt>
            <w:customXmlInsRangeEnd w:id="5697"/>
            <w:ins w:id="5698" w:author="peng" w:date="2015-01-26T02:21:00Z">
              <w:r w:rsidR="00420066">
                <w:rPr>
                  <w:rStyle w:val="ae"/>
                </w:rPr>
                <w:t xml:space="preserve"> </w:t>
              </w:r>
            </w:ins>
            <w:customXmlInsRangeStart w:id="5699" w:author="peng" w:date="2015-01-26T02:21:00Z"/>
            <w:sdt>
              <w:sdtPr>
                <w:alias w:val="Parameter ATTRIBUTE Name"/>
                <w:tag w:val="80d4da91-fde2-4f48-a25a-c322115fa9f0"/>
                <w:id w:val="-1287425578"/>
                <w:dataBinding w:xpath="/elements/element[@objid='80d4da91-fde2-4f48-a25a-c322115fa9f0']/content[@alias='Parameter ATTRIBUTE Name']" w:storeItemID="{D35B6978-45B9-4860-8E6E-EDB6F017D2CB}"/>
                <w:text w:multiLine="1"/>
              </w:sdtPr>
              <w:sdtEndPr/>
              <w:sdtContent>
                <w:customXmlInsRangeEnd w:id="5699"/>
                <w:ins w:id="5700" w:author="peng" w:date="2015-01-26T02:21:00Z">
                  <w:r w:rsidR="00420066">
                    <w:t>listener</w:t>
                  </w:r>
                </w:ins>
                <w:customXmlInsRangeStart w:id="5701" w:author="peng" w:date="2015-01-26T02:21:00Z"/>
              </w:sdtContent>
            </w:sdt>
            <w:customXmlInsRangeEnd w:id="5701"/>
            <w:ins w:id="5702" w:author="peng" w:date="2015-01-26T02:21:00Z">
              <w:r w:rsidR="00420066">
                <w:t xml:space="preserve"> </w:t>
              </w:r>
            </w:ins>
            <w:customXmlInsRangeStart w:id="5703" w:author="peng" w:date="2015-01-26T02:21:00Z"/>
            <w:sdt>
              <w:sdtPr>
                <w:alias w:val="Interface ATTRIBUTE Name"/>
                <w:tag w:val="4793b759-d68c-45cd-9adc-47d2c9a2a913"/>
                <w:id w:val="1809517467"/>
                <w:dataBinding w:xpath="/elements/element[@objid='4793b759-d68c-45cd-9adc-47d2c9a2a913']/content[@alias='Interface ATTRIBUTE Name']" w:storeItemID="{D35B6978-45B9-4860-8E6E-EDB6F017D2CB}"/>
                <w:text w:multiLine="1"/>
              </w:sdtPr>
              <w:sdtEndPr/>
              <w:sdtContent>
                <w:customXmlInsRangeEnd w:id="5703"/>
                <w:ins w:id="5704" w:author="peng" w:date="2015-01-26T02:21:00Z">
                  <w:r w:rsidR="00420066">
                    <w:t>ThreadCompleteListener</w:t>
                  </w:r>
                </w:ins>
                <w:customXmlInsRangeStart w:id="5705" w:author="peng" w:date="2015-01-26T02:21:00Z"/>
              </w:sdtContent>
            </w:sdt>
            <w:customXmlInsRangeEnd w:id="5705"/>
            <w:ins w:id="5706" w:author="peng" w:date="2015-01-26T02:21:00Z">
              <w:r w:rsidR="00420066">
                <w:t>)</w:t>
              </w:r>
            </w:ins>
          </w:p>
        </w:tc>
        <w:tc>
          <w:tcPr>
            <w:tcW w:w="0" w:type="auto"/>
          </w:tcPr>
          <w:p w14:paraId="7904561E"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707" w:author="peng" w:date="2015-01-26T02:21:00Z"/>
              </w:rPr>
            </w:pPr>
            <w:customXmlInsRangeStart w:id="5708" w:author="peng" w:date="2015-01-26T02:21:00Z"/>
            <w:sdt>
              <w:sdtPr>
                <w:alias w:val="Operation NOTE description 0"/>
                <w:tag w:val="ce386617-3a10-4e5f-9e78-b35b96ba26ac"/>
                <w:id w:val="-1798358046"/>
                <w:dataBinding w:xpath="/elements/element[@objid='ce386617-3a10-4e5f-9e78-b35b96ba26ac']/content[@alias='Operation NOTE description 0']" w:storeItemID="{D35B6978-45B9-4860-8E6E-EDB6F017D2CB}"/>
                <w:text w:multiLine="1"/>
              </w:sdtPr>
              <w:sdtEndPr/>
              <w:sdtContent>
                <w:customXmlInsRangeEnd w:id="5708"/>
                <w:ins w:id="5709" w:author="peng" w:date="2015-01-26T02:21:00Z">
                  <w:r w:rsidR="00420066">
                    <w:t>add new listener when starting new thread</w:t>
                  </w:r>
                </w:ins>
                <w:customXmlInsRangeStart w:id="5710" w:author="peng" w:date="2015-01-26T02:21:00Z"/>
              </w:sdtContent>
            </w:sdt>
            <w:customXmlInsRangeEnd w:id="5710"/>
          </w:p>
        </w:tc>
      </w:tr>
      <w:tr w:rsidR="00420066" w14:paraId="79434FE4" w14:textId="77777777" w:rsidTr="00420066">
        <w:trPr>
          <w:jc w:val="both"/>
          <w:ins w:id="571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B50BE6F" w14:textId="77777777" w:rsidR="00420066" w:rsidRDefault="007D1D13" w:rsidP="00420066">
            <w:pPr>
              <w:rPr>
                <w:ins w:id="5712" w:author="peng" w:date="2015-01-26T02:21:00Z"/>
              </w:rPr>
            </w:pPr>
            <w:customXmlInsRangeStart w:id="5713" w:author="peng" w:date="2015-01-26T02:21:00Z"/>
            <w:sdt>
              <w:sdtPr>
                <w:alias w:val="Operation ATTRIBUTE Name"/>
                <w:tag w:val="8b5f9911-4ee7-4cef-bd73-30c205201564"/>
                <w:id w:val="-1726296466"/>
                <w:dataBinding w:xpath="/elements/element[@objid='8b5f9911-4ee7-4cef-bd73-30c205201564']/content[@alias='Operation ATTRIBUTE Name']" w:storeItemID="{D35B6978-45B9-4860-8E6E-EDB6F017D2CB}"/>
                <w:text w:multiLine="1"/>
              </w:sdtPr>
              <w:sdtEndPr/>
              <w:sdtContent>
                <w:customXmlInsRangeEnd w:id="5713"/>
                <w:ins w:id="5714" w:author="peng" w:date="2015-01-26T02:21:00Z">
                  <w:r w:rsidR="00420066">
                    <w:t>removeListener</w:t>
                  </w:r>
                </w:ins>
                <w:customXmlInsRangeStart w:id="5715" w:author="peng" w:date="2015-01-26T02:21:00Z"/>
              </w:sdtContent>
            </w:sdt>
            <w:customXmlInsRangeEnd w:id="5715"/>
            <w:ins w:id="5716" w:author="peng" w:date="2015-01-26T02:21:00Z">
              <w:r w:rsidR="00420066">
                <w:t xml:space="preserve"> (</w:t>
              </w:r>
            </w:ins>
            <w:customXmlInsRangeStart w:id="5717" w:author="peng" w:date="2015-01-26T02:21:00Z"/>
            <w:sdt>
              <w:sdtPr>
                <w:rPr>
                  <w:rStyle w:val="ae"/>
                </w:rPr>
                <w:alias w:val="Parameter ATTRIBUTE ParameterPassing"/>
                <w:tag w:val="337d0a12-766a-4534-b402-c4b364b3cb40"/>
                <w:id w:val="-1239014365"/>
                <w:dataBinding w:xpath="/elements/element[@objid='337d0a12-766a-4534-b402-c4b364b3cb40']/content[@alias='Parameter ATTRIBUTE ParameterPassing']" w:storeItemID="{D35B6978-45B9-4860-8E6E-EDB6F017D2CB}"/>
                <w:text w:multiLine="1"/>
              </w:sdtPr>
              <w:sdtEndPr>
                <w:rPr>
                  <w:rStyle w:val="ae"/>
                </w:rPr>
              </w:sdtEndPr>
              <w:sdtContent>
                <w:customXmlInsRangeEnd w:id="5717"/>
                <w:ins w:id="5718" w:author="peng" w:date="2015-01-26T02:21:00Z">
                  <w:r w:rsidR="00420066">
                    <w:rPr>
                      <w:rStyle w:val="ae"/>
                    </w:rPr>
                    <w:t>In</w:t>
                  </w:r>
                </w:ins>
                <w:customXmlInsRangeStart w:id="5719" w:author="peng" w:date="2015-01-26T02:21:00Z"/>
              </w:sdtContent>
            </w:sdt>
            <w:customXmlInsRangeEnd w:id="5719"/>
            <w:ins w:id="5720" w:author="peng" w:date="2015-01-26T02:21:00Z">
              <w:r w:rsidR="00420066">
                <w:rPr>
                  <w:rStyle w:val="ae"/>
                </w:rPr>
                <w:t xml:space="preserve"> </w:t>
              </w:r>
            </w:ins>
            <w:customXmlInsRangeStart w:id="5721" w:author="peng" w:date="2015-01-26T02:21:00Z"/>
            <w:sdt>
              <w:sdtPr>
                <w:alias w:val="Parameter ATTRIBUTE Name"/>
                <w:tag w:val="337d0a12-766a-4534-b402-c4b364b3cb40"/>
                <w:id w:val="-1791809202"/>
                <w:dataBinding w:xpath="/elements/element[@objid='337d0a12-766a-4534-b402-c4b364b3cb40']/content[@alias='Parameter ATTRIBUTE Name']" w:storeItemID="{D35B6978-45B9-4860-8E6E-EDB6F017D2CB}"/>
                <w:text w:multiLine="1"/>
              </w:sdtPr>
              <w:sdtEndPr/>
              <w:sdtContent>
                <w:customXmlInsRangeEnd w:id="5721"/>
                <w:ins w:id="5722" w:author="peng" w:date="2015-01-26T02:21:00Z">
                  <w:r w:rsidR="00420066">
                    <w:t>listener</w:t>
                  </w:r>
                </w:ins>
                <w:customXmlInsRangeStart w:id="5723" w:author="peng" w:date="2015-01-26T02:21:00Z"/>
              </w:sdtContent>
            </w:sdt>
            <w:customXmlInsRangeEnd w:id="5723"/>
            <w:ins w:id="5724" w:author="peng" w:date="2015-01-26T02:21:00Z">
              <w:r w:rsidR="00420066">
                <w:t xml:space="preserve"> </w:t>
              </w:r>
            </w:ins>
            <w:customXmlInsRangeStart w:id="5725" w:author="peng" w:date="2015-01-26T02:21:00Z"/>
            <w:sdt>
              <w:sdtPr>
                <w:alias w:val="Interface ATTRIBUTE Name"/>
                <w:tag w:val="4793b759-d68c-45cd-9adc-47d2c9a2a913"/>
                <w:id w:val="-228376747"/>
                <w:dataBinding w:xpath="/elements/element[@objid='4793b759-d68c-45cd-9adc-47d2c9a2a913']/content[@alias='Interface ATTRIBUTE Name']" w:storeItemID="{D35B6978-45B9-4860-8E6E-EDB6F017D2CB}"/>
                <w:text w:multiLine="1"/>
              </w:sdtPr>
              <w:sdtEndPr/>
              <w:sdtContent>
                <w:customXmlInsRangeEnd w:id="5725"/>
                <w:ins w:id="5726" w:author="peng" w:date="2015-01-26T02:21:00Z">
                  <w:r w:rsidR="00420066">
                    <w:t>ThreadCompleteListener</w:t>
                  </w:r>
                </w:ins>
                <w:customXmlInsRangeStart w:id="5727" w:author="peng" w:date="2015-01-26T02:21:00Z"/>
              </w:sdtContent>
            </w:sdt>
            <w:customXmlInsRangeEnd w:id="5727"/>
            <w:ins w:id="5728" w:author="peng" w:date="2015-01-26T02:21:00Z">
              <w:r w:rsidR="00420066">
                <w:t>)</w:t>
              </w:r>
            </w:ins>
          </w:p>
        </w:tc>
        <w:tc>
          <w:tcPr>
            <w:tcW w:w="0" w:type="auto"/>
          </w:tcPr>
          <w:p w14:paraId="13A698DF"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729" w:author="peng" w:date="2015-01-26T02:21:00Z"/>
              </w:rPr>
            </w:pPr>
            <w:customXmlInsRangeStart w:id="5730" w:author="peng" w:date="2015-01-26T02:21:00Z"/>
            <w:sdt>
              <w:sdtPr>
                <w:alias w:val="Operation NOTE description 0"/>
                <w:tag w:val="8b5f9911-4ee7-4cef-bd73-30c205201564"/>
                <w:id w:val="-202947157"/>
                <w:dataBinding w:xpath="/elements/element[@objid='8b5f9911-4ee7-4cef-bd73-30c205201564']/content[@alias='Operation NOTE description 0']" w:storeItemID="{D35B6978-45B9-4860-8E6E-EDB6F017D2CB}"/>
                <w:text w:multiLine="1"/>
              </w:sdtPr>
              <w:sdtEndPr/>
              <w:sdtContent>
                <w:customXmlInsRangeEnd w:id="5730"/>
                <w:ins w:id="5731" w:author="peng" w:date="2015-01-26T02:21:00Z">
                  <w:r w:rsidR="00420066">
                    <w:t>remove listener</w:t>
                  </w:r>
                </w:ins>
                <w:customXmlInsRangeStart w:id="5732" w:author="peng" w:date="2015-01-26T02:21:00Z"/>
              </w:sdtContent>
            </w:sdt>
            <w:customXmlInsRangeEnd w:id="5732"/>
          </w:p>
        </w:tc>
      </w:tr>
      <w:tr w:rsidR="00420066" w14:paraId="52E0C1F0" w14:textId="77777777" w:rsidTr="00420066">
        <w:trPr>
          <w:cnfStyle w:val="000000100000" w:firstRow="0" w:lastRow="0" w:firstColumn="0" w:lastColumn="0" w:oddVBand="0" w:evenVBand="0" w:oddHBand="1" w:evenHBand="0" w:firstRowFirstColumn="0" w:firstRowLastColumn="0" w:lastRowFirstColumn="0" w:lastRowLastColumn="0"/>
          <w:jc w:val="both"/>
          <w:ins w:id="573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265CD677" w14:textId="77777777" w:rsidR="00420066" w:rsidRDefault="007D1D13" w:rsidP="00420066">
            <w:pPr>
              <w:rPr>
                <w:ins w:id="5734" w:author="peng" w:date="2015-01-26T02:21:00Z"/>
              </w:rPr>
            </w:pPr>
            <w:customXmlInsRangeStart w:id="5735" w:author="peng" w:date="2015-01-26T02:21:00Z"/>
            <w:sdt>
              <w:sdtPr>
                <w:alias w:val="Operation ATTRIBUTE Name"/>
                <w:tag w:val="701bdb9c-4f42-472b-bc06-6f9b0ac635f2"/>
                <w:id w:val="345457162"/>
                <w:dataBinding w:xpath="/elements/element[@objid='701bdb9c-4f42-472b-bc06-6f9b0ac635f2']/content[@alias='Operation ATTRIBUTE Name']" w:storeItemID="{D35B6978-45B9-4860-8E6E-EDB6F017D2CB}"/>
                <w:text w:multiLine="1"/>
              </w:sdtPr>
              <w:sdtEndPr/>
              <w:sdtContent>
                <w:customXmlInsRangeEnd w:id="5735"/>
                <w:ins w:id="5736" w:author="peng" w:date="2015-01-26T02:21:00Z">
                  <w:r w:rsidR="00420066">
                    <w:t>notifyListeners</w:t>
                  </w:r>
                </w:ins>
                <w:customXmlInsRangeStart w:id="5737" w:author="peng" w:date="2015-01-26T02:21:00Z"/>
              </w:sdtContent>
            </w:sdt>
            <w:customXmlInsRangeEnd w:id="5737"/>
            <w:ins w:id="5738" w:author="peng" w:date="2015-01-26T02:21:00Z">
              <w:r w:rsidR="00420066">
                <w:t xml:space="preserve"> ()</w:t>
              </w:r>
            </w:ins>
          </w:p>
        </w:tc>
        <w:tc>
          <w:tcPr>
            <w:tcW w:w="0" w:type="auto"/>
          </w:tcPr>
          <w:p w14:paraId="529C57CA"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739" w:author="peng" w:date="2015-01-26T02:21:00Z"/>
              </w:rPr>
            </w:pPr>
            <w:customXmlInsRangeStart w:id="5740" w:author="peng" w:date="2015-01-26T02:21:00Z"/>
            <w:sdt>
              <w:sdtPr>
                <w:alias w:val="Operation NOTE description 0"/>
                <w:tag w:val="701bdb9c-4f42-472b-bc06-6f9b0ac635f2"/>
                <w:id w:val="-859037438"/>
                <w:dataBinding w:xpath="/elements/element[@objid='701bdb9c-4f42-472b-bc06-6f9b0ac635f2']/content[@alias='Operation NOTE description 0']" w:storeItemID="{D35B6978-45B9-4860-8E6E-EDB6F017D2CB}"/>
                <w:text w:multiLine="1"/>
              </w:sdtPr>
              <w:sdtEndPr/>
              <w:sdtContent>
                <w:customXmlInsRangeEnd w:id="5740"/>
                <w:ins w:id="5741" w:author="peng" w:date="2015-01-26T02:21:00Z">
                  <w:r w:rsidR="00420066">
                    <w:t>notify all listeners when current thread finished</w:t>
                  </w:r>
                </w:ins>
                <w:customXmlInsRangeStart w:id="5742" w:author="peng" w:date="2015-01-26T02:21:00Z"/>
              </w:sdtContent>
            </w:sdt>
            <w:customXmlInsRangeEnd w:id="5742"/>
          </w:p>
        </w:tc>
      </w:tr>
      <w:tr w:rsidR="00420066" w14:paraId="02BCAB9A" w14:textId="77777777" w:rsidTr="00420066">
        <w:trPr>
          <w:jc w:val="both"/>
          <w:ins w:id="574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37D0110" w14:textId="77777777" w:rsidR="00420066" w:rsidRDefault="007D1D13" w:rsidP="00420066">
            <w:pPr>
              <w:rPr>
                <w:ins w:id="5744" w:author="peng" w:date="2015-01-26T02:21:00Z"/>
              </w:rPr>
            </w:pPr>
            <w:customXmlInsRangeStart w:id="5745" w:author="peng" w:date="2015-01-26T02:21:00Z"/>
            <w:sdt>
              <w:sdtPr>
                <w:alias w:val="Operation ATTRIBUTE Name"/>
                <w:tag w:val="9ed37768-76bc-4cc9-8eb2-1d2ac27a8d28"/>
                <w:id w:val="-1773769233"/>
                <w:dataBinding w:xpath="/elements/element[@objid='9ed37768-76bc-4cc9-8eb2-1d2ac27a8d28']/content[@alias='Operation ATTRIBUTE Name']" w:storeItemID="{D35B6978-45B9-4860-8E6E-EDB6F017D2CB}"/>
                <w:text w:multiLine="1"/>
              </w:sdtPr>
              <w:sdtEndPr/>
              <w:sdtContent>
                <w:customXmlInsRangeEnd w:id="5745"/>
                <w:ins w:id="5746" w:author="peng" w:date="2015-01-26T02:21:00Z">
                  <w:r w:rsidR="00420066">
                    <w:t>run</w:t>
                  </w:r>
                </w:ins>
                <w:customXmlInsRangeStart w:id="5747" w:author="peng" w:date="2015-01-26T02:21:00Z"/>
              </w:sdtContent>
            </w:sdt>
            <w:customXmlInsRangeEnd w:id="5747"/>
            <w:ins w:id="5748" w:author="peng" w:date="2015-01-26T02:21:00Z">
              <w:r w:rsidR="00420066">
                <w:t xml:space="preserve"> ()</w:t>
              </w:r>
            </w:ins>
          </w:p>
        </w:tc>
        <w:tc>
          <w:tcPr>
            <w:tcW w:w="0" w:type="auto"/>
          </w:tcPr>
          <w:p w14:paraId="3D9E735E"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749" w:author="peng" w:date="2015-01-26T02:21:00Z"/>
              </w:rPr>
            </w:pPr>
            <w:customXmlInsRangeStart w:id="5750" w:author="peng" w:date="2015-01-26T02:21:00Z"/>
            <w:sdt>
              <w:sdtPr>
                <w:alias w:val="Operation NOTE description 0"/>
                <w:tag w:val="9ed37768-76bc-4cc9-8eb2-1d2ac27a8d28"/>
                <w:id w:val="-1007521971"/>
                <w:dataBinding w:xpath="/elements/element[@objid='9ed37768-76bc-4cc9-8eb2-1d2ac27a8d28']/content[@alias='Operation NOTE description 0']" w:storeItemID="{D35B6978-45B9-4860-8E6E-EDB6F017D2CB}"/>
                <w:text w:multiLine="1"/>
              </w:sdtPr>
              <w:sdtEndPr/>
              <w:sdtContent>
                <w:customXmlInsRangeEnd w:id="5750"/>
                <w:ins w:id="5751" w:author="peng" w:date="2015-01-26T02:21:00Z">
                  <w:r w:rsidR="00420066">
                    <w:t>implement run of Runnable</w:t>
                  </w:r>
                </w:ins>
                <w:customXmlInsRangeStart w:id="5752" w:author="peng" w:date="2015-01-26T02:21:00Z"/>
              </w:sdtContent>
            </w:sdt>
            <w:customXmlInsRangeEnd w:id="5752"/>
          </w:p>
        </w:tc>
      </w:tr>
      <w:tr w:rsidR="00420066" w14:paraId="0C09EEBA" w14:textId="77777777" w:rsidTr="00420066">
        <w:trPr>
          <w:cnfStyle w:val="000000100000" w:firstRow="0" w:lastRow="0" w:firstColumn="0" w:lastColumn="0" w:oddVBand="0" w:evenVBand="0" w:oddHBand="1" w:evenHBand="0" w:firstRowFirstColumn="0" w:firstRowLastColumn="0" w:lastRowFirstColumn="0" w:lastRowLastColumn="0"/>
          <w:jc w:val="both"/>
          <w:ins w:id="5753"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1B0FED3E" w14:textId="77777777" w:rsidR="00420066" w:rsidRDefault="007D1D13" w:rsidP="00420066">
            <w:pPr>
              <w:rPr>
                <w:ins w:id="5754" w:author="peng" w:date="2015-01-26T02:21:00Z"/>
              </w:rPr>
            </w:pPr>
            <w:customXmlInsRangeStart w:id="5755" w:author="peng" w:date="2015-01-26T02:21:00Z"/>
            <w:sdt>
              <w:sdtPr>
                <w:alias w:val="Operation ATTRIBUTE Name"/>
                <w:tag w:val="5b077834-e439-4950-a3e6-82c7bd6e0102"/>
                <w:id w:val="938030516"/>
                <w:dataBinding w:xpath="/elements/element[@objid='5b077834-e439-4950-a3e6-82c7bd6e0102']/content[@alias='Operation ATTRIBUTE Name']" w:storeItemID="{D35B6978-45B9-4860-8E6E-EDB6F017D2CB}"/>
                <w:text w:multiLine="1"/>
              </w:sdtPr>
              <w:sdtEndPr/>
              <w:sdtContent>
                <w:customXmlInsRangeEnd w:id="5755"/>
                <w:ins w:id="5756" w:author="peng" w:date="2015-01-26T02:21:00Z">
                  <w:r w:rsidR="00420066">
                    <w:t>doRun</w:t>
                  </w:r>
                </w:ins>
                <w:customXmlInsRangeStart w:id="5757" w:author="peng" w:date="2015-01-26T02:21:00Z"/>
              </w:sdtContent>
            </w:sdt>
            <w:customXmlInsRangeEnd w:id="5757"/>
            <w:ins w:id="5758" w:author="peng" w:date="2015-01-26T02:21:00Z">
              <w:r w:rsidR="00420066">
                <w:t xml:space="preserve"> ()</w:t>
              </w:r>
            </w:ins>
          </w:p>
        </w:tc>
        <w:tc>
          <w:tcPr>
            <w:tcW w:w="0" w:type="auto"/>
          </w:tcPr>
          <w:p w14:paraId="4D0D2324"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759" w:author="peng" w:date="2015-01-26T02:21:00Z"/>
              </w:rPr>
            </w:pPr>
            <w:customXmlInsRangeStart w:id="5760" w:author="peng" w:date="2015-01-26T02:21:00Z"/>
            <w:sdt>
              <w:sdtPr>
                <w:alias w:val="Operation NOTE description 0"/>
                <w:tag w:val="5b077834-e439-4950-a3e6-82c7bd6e0102"/>
                <w:id w:val="-1814254135"/>
                <w:dataBinding w:xpath="/elements/element[@objid='5b077834-e439-4950-a3e6-82c7bd6e0102']/content[@alias='Operation NOTE description 0']" w:storeItemID="{D35B6978-45B9-4860-8E6E-EDB6F017D2CB}"/>
                <w:text w:multiLine="1"/>
              </w:sdtPr>
              <w:sdtEndPr/>
              <w:sdtContent>
                <w:customXmlInsRangeEnd w:id="5760"/>
                <w:ins w:id="5761" w:author="peng" w:date="2015-01-26T02:21:00Z">
                  <w:r w:rsidR="00420066">
                    <w:t>actual run method to implement</w:t>
                  </w:r>
                </w:ins>
                <w:customXmlInsRangeStart w:id="5762" w:author="peng" w:date="2015-01-26T02:21:00Z"/>
              </w:sdtContent>
            </w:sdt>
            <w:customXmlInsRangeEnd w:id="5762"/>
          </w:p>
        </w:tc>
      </w:tr>
    </w:tbl>
    <w:p w14:paraId="74181675" w14:textId="77777777" w:rsidR="00420066" w:rsidRDefault="00420066" w:rsidP="00420066">
      <w:pPr>
        <w:pStyle w:val="af4"/>
        <w:rPr>
          <w:ins w:id="5763" w:author="peng" w:date="2015-01-26T02:42:00Z"/>
        </w:rPr>
      </w:pPr>
      <w:ins w:id="5764" w:author="peng" w:date="2015-01-26T02:21:00Z">
        <w:r>
          <w:t>Table </w:t>
        </w:r>
        <w:r>
          <w:fldChar w:fldCharType="begin"/>
        </w:r>
        <w:r>
          <w:instrText>SEQ Table \* ARABIC</w:instrText>
        </w:r>
        <w:r>
          <w:fldChar w:fldCharType="separate"/>
        </w:r>
      </w:ins>
      <w:ins w:id="5765" w:author="peng" w:date="2015-01-26T03:23:00Z">
        <w:r w:rsidR="00EA58DD">
          <w:rPr>
            <w:noProof/>
          </w:rPr>
          <w:t>37</w:t>
        </w:r>
      </w:ins>
      <w:ins w:id="5766" w:author="peng" w:date="2015-01-26T02:21:00Z">
        <w:r>
          <w:fldChar w:fldCharType="end"/>
        </w:r>
        <w:r>
          <w:t> Operations of Class "NotifyingThread"</w:t>
        </w:r>
      </w:ins>
    </w:p>
    <w:p w14:paraId="721FAC53" w14:textId="77777777" w:rsidR="00FB5023" w:rsidRDefault="00FB5023">
      <w:pPr>
        <w:rPr>
          <w:ins w:id="5767" w:author="peng" w:date="2015-01-26T02:42:00Z"/>
        </w:rPr>
        <w:pPrChange w:id="5768" w:author="peng" w:date="2015-01-26T02:42:00Z">
          <w:pPr>
            <w:pStyle w:val="af4"/>
          </w:pPr>
        </w:pPrChange>
      </w:pPr>
    </w:p>
    <w:p w14:paraId="4422CEFC" w14:textId="77777777" w:rsidR="00FB5023" w:rsidRPr="00EA58DD" w:rsidRDefault="00FB5023">
      <w:pPr>
        <w:rPr>
          <w:ins w:id="5769" w:author="peng" w:date="2015-01-26T02:21:00Z"/>
        </w:rPr>
        <w:pPrChange w:id="5770" w:author="peng" w:date="2015-01-26T02:42:00Z">
          <w:pPr>
            <w:pStyle w:val="af4"/>
          </w:pPr>
        </w:pPrChange>
      </w:pPr>
    </w:p>
    <w:tbl>
      <w:tblPr>
        <w:tblStyle w:val="-1"/>
        <w:tblW w:w="5000" w:type="pct"/>
        <w:jc w:val="both"/>
        <w:tblLook w:val="04A0" w:firstRow="1" w:lastRow="0" w:firstColumn="1" w:lastColumn="0" w:noHBand="0" w:noVBand="1"/>
      </w:tblPr>
      <w:tblGrid>
        <w:gridCol w:w="5443"/>
        <w:gridCol w:w="3609"/>
      </w:tblGrid>
      <w:tr w:rsidR="00420066" w14:paraId="34F9BD00" w14:textId="77777777" w:rsidTr="00420066">
        <w:trPr>
          <w:cnfStyle w:val="100000000000" w:firstRow="1" w:lastRow="0" w:firstColumn="0" w:lastColumn="0" w:oddVBand="0" w:evenVBand="0" w:oddHBand="0" w:evenHBand="0" w:firstRowFirstColumn="0" w:firstRowLastColumn="0" w:lastRowFirstColumn="0" w:lastRowLastColumn="0"/>
          <w:tblHeader/>
          <w:jc w:val="both"/>
          <w:ins w:id="5771"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5B226BE1" w14:textId="77777777" w:rsidR="00420066" w:rsidRDefault="00420066" w:rsidP="00420066">
            <w:pPr>
              <w:jc w:val="center"/>
              <w:rPr>
                <w:ins w:id="5772" w:author="peng" w:date="2015-01-26T02:21:00Z"/>
              </w:rPr>
            </w:pPr>
            <w:ins w:id="5773" w:author="peng" w:date="2015-01-26T02:21:00Z">
              <w:r>
                <w:t>Name</w:t>
              </w:r>
            </w:ins>
          </w:p>
        </w:tc>
        <w:tc>
          <w:tcPr>
            <w:tcW w:w="0" w:type="auto"/>
          </w:tcPr>
          <w:p w14:paraId="52918DCC" w14:textId="77777777" w:rsidR="00420066" w:rsidRDefault="00420066" w:rsidP="00420066">
            <w:pPr>
              <w:jc w:val="center"/>
              <w:cnfStyle w:val="100000000000" w:firstRow="1" w:lastRow="0" w:firstColumn="0" w:lastColumn="0" w:oddVBand="0" w:evenVBand="0" w:oddHBand="0" w:evenHBand="0" w:firstRowFirstColumn="0" w:firstRowLastColumn="0" w:lastRowFirstColumn="0" w:lastRowLastColumn="0"/>
              <w:rPr>
                <w:ins w:id="5774" w:author="peng" w:date="2015-01-26T02:21:00Z"/>
              </w:rPr>
            </w:pPr>
            <w:ins w:id="5775" w:author="peng" w:date="2015-01-26T02:21:00Z">
              <w:r>
                <w:t>Description</w:t>
              </w:r>
            </w:ins>
          </w:p>
        </w:tc>
      </w:tr>
      <w:tr w:rsidR="00420066" w14:paraId="62E4DD95" w14:textId="77777777" w:rsidTr="00420066">
        <w:trPr>
          <w:cnfStyle w:val="000000100000" w:firstRow="0" w:lastRow="0" w:firstColumn="0" w:lastColumn="0" w:oddVBand="0" w:evenVBand="0" w:oddHBand="1" w:evenHBand="0" w:firstRowFirstColumn="0" w:firstRowLastColumn="0" w:lastRowFirstColumn="0" w:lastRowLastColumn="0"/>
          <w:jc w:val="both"/>
          <w:ins w:id="5776"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6BD4866F" w14:textId="77777777" w:rsidR="00420066" w:rsidRDefault="007D1D13" w:rsidP="00420066">
            <w:pPr>
              <w:rPr>
                <w:ins w:id="5777" w:author="peng" w:date="2015-01-26T02:21:00Z"/>
              </w:rPr>
            </w:pPr>
            <w:customXmlInsRangeStart w:id="5778" w:author="peng" w:date="2015-01-26T02:21:00Z"/>
            <w:sdt>
              <w:sdtPr>
                <w:alias w:val="Attribute ATTRIBUTE Name"/>
                <w:tag w:val="34aef92c-c7b8-4873-8051-442f44c6e957"/>
                <w:id w:val="1706913547"/>
                <w:dataBinding w:xpath="/elements/element[@objid='34aef92c-c7b8-4873-8051-442f44c6e957']/content[@alias='Attribute ATTRIBUTE Name']" w:storeItemID="{D35B6978-45B9-4860-8E6E-EDB6F017D2CB}"/>
                <w:text w:multiLine="1"/>
              </w:sdtPr>
              <w:sdtEndPr/>
              <w:sdtContent>
                <w:customXmlInsRangeEnd w:id="5778"/>
                <w:ins w:id="5779" w:author="peng" w:date="2015-01-26T02:21:00Z">
                  <w:r w:rsidR="00420066">
                    <w:t>listeners</w:t>
                  </w:r>
                </w:ins>
                <w:customXmlInsRangeStart w:id="5780" w:author="peng" w:date="2015-01-26T02:21:00Z"/>
              </w:sdtContent>
            </w:sdt>
            <w:customXmlInsRangeEnd w:id="5780"/>
            <w:ins w:id="5781" w:author="peng" w:date="2015-01-26T02:21:00Z">
              <w:r w:rsidR="00420066">
                <w:t xml:space="preserve"> : [</w:t>
              </w:r>
            </w:ins>
            <w:customXmlInsRangeStart w:id="5782" w:author="peng" w:date="2015-01-26T02:21:00Z"/>
            <w:sdt>
              <w:sdtPr>
                <w:alias w:val="Attribute ATTRIBUTE MultiplicityMin"/>
                <w:tag w:val="34aef92c-c7b8-4873-8051-442f44c6e957"/>
                <w:id w:val="1502702517"/>
                <w:dataBinding w:xpath="/elements/element[@objid='34aef92c-c7b8-4873-8051-442f44c6e957']/content[@alias='Attribute ATTRIBUTE MultiplicityMin']" w:storeItemID="{D35B6978-45B9-4860-8E6E-EDB6F017D2CB}"/>
                <w:text w:multiLine="1"/>
              </w:sdtPr>
              <w:sdtEndPr/>
              <w:sdtContent>
                <w:customXmlInsRangeEnd w:id="5782"/>
                <w:ins w:id="5783" w:author="peng" w:date="2015-01-26T02:21:00Z">
                  <w:r w:rsidR="00420066">
                    <w:t>1</w:t>
                  </w:r>
                </w:ins>
                <w:customXmlInsRangeStart w:id="5784" w:author="peng" w:date="2015-01-26T02:21:00Z"/>
              </w:sdtContent>
            </w:sdt>
            <w:customXmlInsRangeEnd w:id="5784"/>
            <w:ins w:id="5785" w:author="peng" w:date="2015-01-26T02:21:00Z">
              <w:r w:rsidR="00420066">
                <w:t>..</w:t>
              </w:r>
            </w:ins>
            <w:customXmlInsRangeStart w:id="5786" w:author="peng" w:date="2015-01-26T02:21:00Z"/>
            <w:sdt>
              <w:sdtPr>
                <w:alias w:val="Attribute ATTRIBUTE MultiplicityMax"/>
                <w:tag w:val="34aef92c-c7b8-4873-8051-442f44c6e957"/>
                <w:id w:val="1529137753"/>
                <w:dataBinding w:xpath="/elements/element[@objid='34aef92c-c7b8-4873-8051-442f44c6e957']/content[@alias='Attribute ATTRIBUTE MultiplicityMax']" w:storeItemID="{D35B6978-45B9-4860-8E6E-EDB6F017D2CB}"/>
                <w:text w:multiLine="1"/>
              </w:sdtPr>
              <w:sdtEndPr/>
              <w:sdtContent>
                <w:customXmlInsRangeEnd w:id="5786"/>
                <w:ins w:id="5787" w:author="peng" w:date="2015-01-26T02:21:00Z">
                  <w:r w:rsidR="00420066">
                    <w:t>1</w:t>
                  </w:r>
                </w:ins>
                <w:customXmlInsRangeStart w:id="5788" w:author="peng" w:date="2015-01-26T02:21:00Z"/>
              </w:sdtContent>
            </w:sdt>
            <w:customXmlInsRangeEnd w:id="5788"/>
            <w:ins w:id="5789" w:author="peng" w:date="2015-01-26T02:21:00Z">
              <w:r w:rsidR="00420066">
                <w:t xml:space="preserve">] </w:t>
              </w:r>
            </w:ins>
            <w:customXmlInsRangeStart w:id="5790" w:author="peng" w:date="2015-01-26T02:21:00Z"/>
            <w:sdt>
              <w:sdtPr>
                <w:alias w:val="Interface ATTRIBUTE Name"/>
                <w:tag w:val="4793b759-d68c-45cd-9adc-47d2c9a2a913"/>
                <w:id w:val="540863834"/>
                <w:dataBinding w:xpath="/elements/element[@objid='4793b759-d68c-45cd-9adc-47d2c9a2a913']/content[@alias='Interface ATTRIBUTE Name']" w:storeItemID="{D35B6978-45B9-4860-8E6E-EDB6F017D2CB}"/>
                <w:text w:multiLine="1"/>
              </w:sdtPr>
              <w:sdtEndPr/>
              <w:sdtContent>
                <w:customXmlInsRangeEnd w:id="5790"/>
                <w:ins w:id="5791" w:author="peng" w:date="2015-01-26T02:21:00Z">
                  <w:r w:rsidR="00420066">
                    <w:t>ThreadCompleteListener</w:t>
                  </w:r>
                </w:ins>
                <w:customXmlInsRangeStart w:id="5792" w:author="peng" w:date="2015-01-26T02:21:00Z"/>
              </w:sdtContent>
            </w:sdt>
            <w:customXmlInsRangeEnd w:id="5792"/>
          </w:p>
        </w:tc>
        <w:tc>
          <w:tcPr>
            <w:tcW w:w="0" w:type="auto"/>
          </w:tcPr>
          <w:p w14:paraId="53363D92" w14:textId="77777777" w:rsidR="00420066" w:rsidRDefault="007D1D13" w:rsidP="00420066">
            <w:pPr>
              <w:cnfStyle w:val="000000100000" w:firstRow="0" w:lastRow="0" w:firstColumn="0" w:lastColumn="0" w:oddVBand="0" w:evenVBand="0" w:oddHBand="1" w:evenHBand="0" w:firstRowFirstColumn="0" w:firstRowLastColumn="0" w:lastRowFirstColumn="0" w:lastRowLastColumn="0"/>
              <w:rPr>
                <w:ins w:id="5793" w:author="peng" w:date="2015-01-26T02:21:00Z"/>
              </w:rPr>
            </w:pPr>
            <w:customXmlInsRangeStart w:id="5794" w:author="peng" w:date="2015-01-26T02:21:00Z"/>
            <w:sdt>
              <w:sdtPr>
                <w:alias w:val="Attribute NOTE description 0"/>
                <w:tag w:val="34aef92c-c7b8-4873-8051-442f44c6e957"/>
                <w:id w:val="325243700"/>
                <w:dataBinding w:xpath="/elements/element[@objid='34aef92c-c7b8-4873-8051-442f44c6e957']/content[@alias='Attribute NOTE description 0']" w:storeItemID="{D35B6978-45B9-4860-8E6E-EDB6F017D2CB}"/>
                <w:text w:multiLine="1"/>
              </w:sdtPr>
              <w:sdtEndPr/>
              <w:sdtContent>
                <w:customXmlInsRangeEnd w:id="5794"/>
                <w:ins w:id="5795" w:author="peng" w:date="2015-01-26T02:21:00Z">
                  <w:r w:rsidR="00420066">
                    <w:t>listeners of finished thread</w:t>
                  </w:r>
                </w:ins>
                <w:customXmlInsRangeStart w:id="5796" w:author="peng" w:date="2015-01-26T02:21:00Z"/>
              </w:sdtContent>
            </w:sdt>
            <w:customXmlInsRangeEnd w:id="5796"/>
          </w:p>
        </w:tc>
      </w:tr>
      <w:tr w:rsidR="00420066" w14:paraId="601625F6" w14:textId="77777777" w:rsidTr="00420066">
        <w:trPr>
          <w:jc w:val="both"/>
          <w:ins w:id="5797" w:author="peng" w:date="2015-01-26T02:21:00Z"/>
        </w:trPr>
        <w:tc>
          <w:tcPr>
            <w:cnfStyle w:val="001000000000" w:firstRow="0" w:lastRow="0" w:firstColumn="1" w:lastColumn="0" w:oddVBand="0" w:evenVBand="0" w:oddHBand="0" w:evenHBand="0" w:firstRowFirstColumn="0" w:firstRowLastColumn="0" w:lastRowFirstColumn="0" w:lastRowLastColumn="0"/>
            <w:tcW w:w="0" w:type="auto"/>
          </w:tcPr>
          <w:p w14:paraId="01158B47" w14:textId="77777777" w:rsidR="00420066" w:rsidRDefault="007D1D13" w:rsidP="00420066">
            <w:pPr>
              <w:rPr>
                <w:ins w:id="5798" w:author="peng" w:date="2015-01-26T02:21:00Z"/>
              </w:rPr>
            </w:pPr>
            <w:customXmlInsRangeStart w:id="5799" w:author="peng" w:date="2015-01-26T02:21:00Z"/>
            <w:sdt>
              <w:sdtPr>
                <w:alias w:val="Attribute ATTRIBUTE Name"/>
                <w:tag w:val="a0447782-702c-480a-8fe6-86f01448975e"/>
                <w:id w:val="-611891421"/>
                <w:dataBinding w:xpath="/elements/element[@objid='a0447782-702c-480a-8fe6-86f01448975e']/content[@alias='Attribute ATTRIBUTE Name']" w:storeItemID="{D35B6978-45B9-4860-8E6E-EDB6F017D2CB}"/>
                <w:text w:multiLine="1"/>
              </w:sdtPr>
              <w:sdtEndPr/>
              <w:sdtContent>
                <w:customXmlInsRangeEnd w:id="5799"/>
                <w:ins w:id="5800" w:author="peng" w:date="2015-01-26T02:21:00Z">
                  <w:r w:rsidR="00420066">
                    <w:t>threadId</w:t>
                  </w:r>
                </w:ins>
                <w:customXmlInsRangeStart w:id="5801" w:author="peng" w:date="2015-01-26T02:21:00Z"/>
              </w:sdtContent>
            </w:sdt>
            <w:customXmlInsRangeEnd w:id="5801"/>
            <w:ins w:id="5802" w:author="peng" w:date="2015-01-26T02:21:00Z">
              <w:r w:rsidR="00420066">
                <w:t xml:space="preserve"> : [</w:t>
              </w:r>
            </w:ins>
            <w:customXmlInsRangeStart w:id="5803" w:author="peng" w:date="2015-01-26T02:21:00Z"/>
            <w:sdt>
              <w:sdtPr>
                <w:alias w:val="Attribute ATTRIBUTE MultiplicityMin"/>
                <w:tag w:val="a0447782-702c-480a-8fe6-86f01448975e"/>
                <w:id w:val="1859311882"/>
                <w:dataBinding w:xpath="/elements/element[@objid='a0447782-702c-480a-8fe6-86f01448975e']/content[@alias='Attribute ATTRIBUTE MultiplicityMin']" w:storeItemID="{D35B6978-45B9-4860-8E6E-EDB6F017D2CB}"/>
                <w:text w:multiLine="1"/>
              </w:sdtPr>
              <w:sdtEndPr/>
              <w:sdtContent>
                <w:customXmlInsRangeEnd w:id="5803"/>
                <w:ins w:id="5804" w:author="peng" w:date="2015-01-26T02:21:00Z">
                  <w:r w:rsidR="00420066">
                    <w:t>1</w:t>
                  </w:r>
                </w:ins>
                <w:customXmlInsRangeStart w:id="5805" w:author="peng" w:date="2015-01-26T02:21:00Z"/>
              </w:sdtContent>
            </w:sdt>
            <w:customXmlInsRangeEnd w:id="5805"/>
            <w:ins w:id="5806" w:author="peng" w:date="2015-01-26T02:21:00Z">
              <w:r w:rsidR="00420066">
                <w:t>..</w:t>
              </w:r>
            </w:ins>
            <w:customXmlInsRangeStart w:id="5807" w:author="peng" w:date="2015-01-26T02:21:00Z"/>
            <w:sdt>
              <w:sdtPr>
                <w:alias w:val="Attribute ATTRIBUTE MultiplicityMax"/>
                <w:tag w:val="a0447782-702c-480a-8fe6-86f01448975e"/>
                <w:id w:val="-1030868685"/>
                <w:dataBinding w:xpath="/elements/element[@objid='a0447782-702c-480a-8fe6-86f01448975e']/content[@alias='Attribute ATTRIBUTE MultiplicityMax']" w:storeItemID="{D35B6978-45B9-4860-8E6E-EDB6F017D2CB}"/>
                <w:text w:multiLine="1"/>
              </w:sdtPr>
              <w:sdtEndPr/>
              <w:sdtContent>
                <w:customXmlInsRangeEnd w:id="5807"/>
                <w:ins w:id="5808" w:author="peng" w:date="2015-01-26T02:21:00Z">
                  <w:r w:rsidR="00420066">
                    <w:t>1</w:t>
                  </w:r>
                </w:ins>
                <w:customXmlInsRangeStart w:id="5809" w:author="peng" w:date="2015-01-26T02:21:00Z"/>
              </w:sdtContent>
            </w:sdt>
            <w:customXmlInsRangeEnd w:id="5809"/>
            <w:ins w:id="5810" w:author="peng" w:date="2015-01-26T02:21:00Z">
              <w:r w:rsidR="00420066">
                <w:t xml:space="preserve">] </w:t>
              </w:r>
            </w:ins>
            <w:customXmlInsRangeStart w:id="5811" w:author="peng" w:date="2015-01-26T02:21:00Z"/>
            <w:sdt>
              <w:sdtPr>
                <w:alias w:val="DataType ATTRIBUTE Name"/>
                <w:tag w:val="00000004-0000-0009-0000-000000000000"/>
                <w:id w:val="-732464939"/>
                <w:dataBinding w:xpath="/elements/element[@objid='00000004-0000-0009-0000-000000000000']/content[@alias='DataType ATTRIBUTE Name']" w:storeItemID="{D35B6978-45B9-4860-8E6E-EDB6F017D2CB}"/>
                <w:text w:multiLine="1"/>
              </w:sdtPr>
              <w:sdtEndPr/>
              <w:sdtContent>
                <w:customXmlInsRangeEnd w:id="5811"/>
                <w:ins w:id="5812" w:author="peng" w:date="2015-01-26T02:21:00Z">
                  <w:r w:rsidR="00420066">
                    <w:t>integer</w:t>
                  </w:r>
                </w:ins>
                <w:customXmlInsRangeStart w:id="5813" w:author="peng" w:date="2015-01-26T02:21:00Z"/>
              </w:sdtContent>
            </w:sdt>
            <w:customXmlInsRangeEnd w:id="5813"/>
          </w:p>
        </w:tc>
        <w:tc>
          <w:tcPr>
            <w:tcW w:w="0" w:type="auto"/>
          </w:tcPr>
          <w:p w14:paraId="328CD6B8" w14:textId="77777777" w:rsidR="00420066" w:rsidRDefault="007D1D13" w:rsidP="00420066">
            <w:pPr>
              <w:cnfStyle w:val="000000000000" w:firstRow="0" w:lastRow="0" w:firstColumn="0" w:lastColumn="0" w:oddVBand="0" w:evenVBand="0" w:oddHBand="0" w:evenHBand="0" w:firstRowFirstColumn="0" w:firstRowLastColumn="0" w:lastRowFirstColumn="0" w:lastRowLastColumn="0"/>
              <w:rPr>
                <w:ins w:id="5814" w:author="peng" w:date="2015-01-26T02:21:00Z"/>
              </w:rPr>
            </w:pPr>
            <w:customXmlInsRangeStart w:id="5815" w:author="peng" w:date="2015-01-26T02:21:00Z"/>
            <w:sdt>
              <w:sdtPr>
                <w:alias w:val="Attribute NOTE description 0"/>
                <w:tag w:val="a0447782-702c-480a-8fe6-86f01448975e"/>
                <w:id w:val="-318803833"/>
                <w:dataBinding w:xpath="/elements/element[@objid='a0447782-702c-480a-8fe6-86f01448975e']/content[@alias='Attribute NOTE description 0']" w:storeItemID="{D35B6978-45B9-4860-8E6E-EDB6F017D2CB}"/>
                <w:text w:multiLine="1"/>
              </w:sdtPr>
              <w:sdtEndPr/>
              <w:sdtContent>
                <w:customXmlInsRangeEnd w:id="5815"/>
                <w:ins w:id="5816" w:author="peng" w:date="2015-01-26T02:21:00Z">
                  <w:r w:rsidR="00420066">
                    <w:t>id of current thread</w:t>
                  </w:r>
                </w:ins>
                <w:customXmlInsRangeStart w:id="5817" w:author="peng" w:date="2015-01-26T02:21:00Z"/>
              </w:sdtContent>
            </w:sdt>
            <w:customXmlInsRangeEnd w:id="5817"/>
          </w:p>
        </w:tc>
      </w:tr>
    </w:tbl>
    <w:p w14:paraId="2C5E8D0B" w14:textId="11A8CFD4" w:rsidR="0065251F" w:rsidDel="00420066" w:rsidRDefault="00420066">
      <w:pPr>
        <w:pStyle w:val="af4"/>
        <w:rPr>
          <w:del w:id="5818" w:author="peng" w:date="2015-01-26T02:21:00Z"/>
        </w:rPr>
        <w:pPrChange w:id="5819" w:author="peng" w:date="2015-01-26T02:41:00Z">
          <w:pPr>
            <w:pStyle w:val="1"/>
            <w:pageBreakBefore/>
          </w:pPr>
        </w:pPrChange>
      </w:pPr>
      <w:ins w:id="5820" w:author="peng" w:date="2015-01-26T02:21:00Z">
        <w:r>
          <w:t>Table </w:t>
        </w:r>
        <w:r>
          <w:rPr>
            <w:b w:val="0"/>
            <w:i w:val="0"/>
          </w:rPr>
          <w:fldChar w:fldCharType="begin"/>
        </w:r>
        <w:r>
          <w:instrText>SEQ Table \* ARABIC</w:instrText>
        </w:r>
        <w:r>
          <w:rPr>
            <w:b w:val="0"/>
            <w:i w:val="0"/>
          </w:rPr>
          <w:fldChar w:fldCharType="separate"/>
        </w:r>
      </w:ins>
      <w:ins w:id="5821" w:author="peng" w:date="2015-01-26T03:23:00Z">
        <w:r w:rsidR="00EA58DD">
          <w:rPr>
            <w:noProof/>
          </w:rPr>
          <w:t>38</w:t>
        </w:r>
      </w:ins>
      <w:ins w:id="5822" w:author="peng" w:date="2015-01-26T02:21:00Z">
        <w:r>
          <w:rPr>
            <w:b w:val="0"/>
            <w:i w:val="0"/>
          </w:rPr>
          <w:fldChar w:fldCharType="end"/>
        </w:r>
        <w:r>
          <w:t> Attributes of Class "NotifyingThread"</w:t>
        </w:r>
      </w:ins>
      <w:del w:id="5823" w:author="peng" w:date="2015-01-26T02:21:00Z">
        <w:r w:rsidR="00AF2197" w:rsidDel="00420066">
          <w:delText>Package Index</w:delText>
        </w:r>
      </w:del>
    </w:p>
    <w:tbl>
      <w:tblPr>
        <w:tblW w:w="5000" w:type="pct"/>
        <w:jc w:val="both"/>
        <w:tblLook w:val="04A0" w:firstRow="1" w:lastRow="0" w:firstColumn="1" w:lastColumn="0" w:noHBand="0" w:noVBand="1"/>
      </w:tblPr>
      <w:tblGrid>
        <w:gridCol w:w="2034"/>
        <w:gridCol w:w="7038"/>
      </w:tblGrid>
      <w:tr w:rsidR="0065251F" w:rsidDel="00420066" w14:paraId="3962E089" w14:textId="13D5AEC3">
        <w:trPr>
          <w:jc w:val="both"/>
          <w:del w:id="5824" w:author="peng" w:date="2015-01-26T02:21:00Z"/>
        </w:trPr>
        <w:tc>
          <w:tcPr>
            <w:tcW w:w="0" w:type="auto"/>
          </w:tcPr>
          <w:p w14:paraId="425596D1" w14:textId="1A86B6E7" w:rsidR="0065251F" w:rsidDel="00420066" w:rsidRDefault="002E3101">
            <w:pPr>
              <w:pStyle w:val="af4"/>
              <w:rPr>
                <w:del w:id="5825" w:author="peng" w:date="2015-01-26T02:21:00Z"/>
              </w:rPr>
              <w:pPrChange w:id="5826" w:author="peng" w:date="2015-01-26T02:41:00Z">
                <w:pPr/>
              </w:pPrChange>
            </w:pPr>
            <w:del w:id="5827" w:author="peng" w:date="2015-01-26T02:21:00Z">
              <w:r w:rsidDel="00420066">
                <w:fldChar w:fldCharType="begin"/>
              </w:r>
              <w:r w:rsidDel="00420066">
                <w:delInstrText xml:space="preserve"> HYPERLINK \l "_3c0eec90-a163-4364-8ec1-855c885b184b" \h </w:delInstrText>
              </w:r>
              <w:r w:rsidDel="00420066">
                <w:fldChar w:fldCharType="separate"/>
              </w:r>
              <w:r w:rsidR="00AF2197" w:rsidDel="00420066">
                <w:rPr>
                  <w:rStyle w:val="af2"/>
                </w:rPr>
                <w:delText>RandomForestHOG</w:delText>
              </w:r>
              <w:r w:rsidDel="00420066">
                <w:rPr>
                  <w:rStyle w:val="af2"/>
                  <w:b w:val="0"/>
                  <w:i w:val="0"/>
                </w:rPr>
                <w:fldChar w:fldCharType="end"/>
              </w:r>
            </w:del>
          </w:p>
        </w:tc>
        <w:tc>
          <w:tcPr>
            <w:tcW w:w="0" w:type="auto"/>
          </w:tcPr>
          <w:p w14:paraId="6887B620" w14:textId="65DABEC6" w:rsidR="0065251F" w:rsidDel="00420066" w:rsidRDefault="004829C0">
            <w:pPr>
              <w:pStyle w:val="af4"/>
              <w:rPr>
                <w:del w:id="5828" w:author="peng" w:date="2015-01-26T02:21:00Z"/>
                <w:lang w:eastAsia="zh-TW"/>
              </w:rPr>
              <w:pPrChange w:id="5829" w:author="peng" w:date="2015-01-26T02:41:00Z">
                <w:pPr/>
              </w:pPrChange>
            </w:pPr>
            <w:del w:id="5830" w:author="peng" w:date="2015-01-26T02:21:00Z">
              <w:r w:rsidDel="00420066">
                <w:rPr>
                  <w:rFonts w:hint="eastAsia"/>
                  <w:lang w:eastAsia="zh-TW"/>
                </w:rPr>
                <w:delText xml:space="preserve">Package </w:delText>
              </w:r>
              <w:r w:rsidDel="00420066">
                <w:rPr>
                  <w:lang w:eastAsia="zh-TW"/>
                </w:rPr>
                <w:delText>contain</w:delText>
              </w:r>
              <w:r w:rsidDel="00420066">
                <w:rPr>
                  <w:rFonts w:hint="eastAsia"/>
                  <w:lang w:eastAsia="zh-TW"/>
                </w:rPr>
                <w:delText xml:space="preserve">s main </w:delText>
              </w:r>
              <w:r w:rsidDel="00420066">
                <w:rPr>
                  <w:lang w:eastAsia="zh-TW"/>
                </w:rPr>
                <w:delText>package</w:delText>
              </w:r>
              <w:r w:rsidDel="00420066">
                <w:rPr>
                  <w:rFonts w:hint="eastAsia"/>
                  <w:lang w:eastAsia="zh-TW"/>
                </w:rPr>
                <w:delText>s for random forest classification on HOG</w:delText>
              </w:r>
            </w:del>
          </w:p>
        </w:tc>
      </w:tr>
      <w:tr w:rsidR="0065251F" w:rsidDel="00420066" w14:paraId="4C8E9399" w14:textId="45C7A944">
        <w:trPr>
          <w:jc w:val="both"/>
          <w:del w:id="5831" w:author="peng" w:date="2015-01-26T02:21:00Z"/>
        </w:trPr>
        <w:tc>
          <w:tcPr>
            <w:tcW w:w="0" w:type="auto"/>
          </w:tcPr>
          <w:p w14:paraId="214CCBBA" w14:textId="3D715D9E" w:rsidR="0065251F" w:rsidDel="00420066" w:rsidRDefault="002E3101">
            <w:pPr>
              <w:pStyle w:val="af4"/>
              <w:rPr>
                <w:del w:id="5832" w:author="peng" w:date="2015-01-26T02:21:00Z"/>
              </w:rPr>
              <w:pPrChange w:id="5833" w:author="peng" w:date="2015-01-26T02:41:00Z">
                <w:pPr/>
              </w:pPrChange>
            </w:pPr>
            <w:del w:id="5834" w:author="peng" w:date="2015-01-26T02:21:00Z">
              <w:r w:rsidDel="00420066">
                <w:fldChar w:fldCharType="begin"/>
              </w:r>
              <w:r w:rsidDel="00420066">
                <w:delInstrText xml:space="preserve"> HYPERLINK \l "_3f901274-58e3-42e4-98b3-df441014db6d" \h </w:delInstrText>
              </w:r>
              <w:r w:rsidDel="00420066">
                <w:fldChar w:fldCharType="separate"/>
              </w:r>
              <w:r w:rsidR="00AF2197" w:rsidDel="00420066">
                <w:rPr>
                  <w:rStyle w:val="af2"/>
                </w:rPr>
                <w:delText>HOG</w:delText>
              </w:r>
              <w:r w:rsidDel="00420066">
                <w:rPr>
                  <w:rStyle w:val="af2"/>
                  <w:b w:val="0"/>
                  <w:i w:val="0"/>
                </w:rPr>
                <w:fldChar w:fldCharType="end"/>
              </w:r>
            </w:del>
          </w:p>
        </w:tc>
        <w:tc>
          <w:tcPr>
            <w:tcW w:w="0" w:type="auto"/>
          </w:tcPr>
          <w:p w14:paraId="1A305DE3" w14:textId="786B41C9" w:rsidR="0065251F" w:rsidDel="00420066" w:rsidRDefault="007D1D13">
            <w:pPr>
              <w:pStyle w:val="af4"/>
              <w:rPr>
                <w:del w:id="5835" w:author="peng" w:date="2015-01-26T02:21:00Z"/>
              </w:rPr>
              <w:pPrChange w:id="5836" w:author="peng" w:date="2015-01-26T02:41:00Z">
                <w:pPr/>
              </w:pPrChange>
            </w:pPr>
            <w:customXmlDelRangeStart w:id="5837" w:author="peng" w:date="2015-01-26T02:21:00Z"/>
            <w:sdt>
              <w:sdtPr>
                <w:rPr>
                  <w:b w:val="0"/>
                  <w:i w:val="0"/>
                </w:rPr>
                <w:alias w:val="Package NOTE summary 0"/>
                <w:tag w:val="3f901274-58e3-42e4-98b3-df441014db6d"/>
                <w:id w:val="-1644729687"/>
                <w:dataBinding w:xpath="/elements/element[@objid='3f901274-58e3-42e4-98b3-df441014db6d']/content[@alias='Package NOTE summary 0']" w:storeItemID="{D35B6978-45B9-4860-8E6E-EDB6F017D2CB}"/>
                <w:text w:multiLine="1"/>
              </w:sdtPr>
              <w:sdtEndPr/>
              <w:sdtContent>
                <w:customXmlDelRangeEnd w:id="5837"/>
                <w:del w:id="5838" w:author="peng" w:date="2015-01-26T02:21:00Z">
                  <w:r w:rsidR="00AF2197" w:rsidDel="00420066">
                    <w:delText>Package responsible for creating HOG representations of images</w:delText>
                  </w:r>
                </w:del>
                <w:customXmlDelRangeStart w:id="5839" w:author="peng" w:date="2015-01-26T02:21:00Z"/>
              </w:sdtContent>
            </w:sdt>
            <w:customXmlDelRangeEnd w:id="5839"/>
          </w:p>
        </w:tc>
      </w:tr>
      <w:tr w:rsidR="0065251F" w:rsidDel="00420066" w14:paraId="718F0ACB" w14:textId="04F4E4CB">
        <w:trPr>
          <w:jc w:val="both"/>
          <w:del w:id="5840" w:author="peng" w:date="2015-01-26T02:21:00Z"/>
        </w:trPr>
        <w:tc>
          <w:tcPr>
            <w:tcW w:w="0" w:type="auto"/>
          </w:tcPr>
          <w:p w14:paraId="14C12F06" w14:textId="3B93CFD9" w:rsidR="0065251F" w:rsidDel="00420066" w:rsidRDefault="002E3101">
            <w:pPr>
              <w:pStyle w:val="af4"/>
              <w:rPr>
                <w:del w:id="5841" w:author="peng" w:date="2015-01-26T02:21:00Z"/>
              </w:rPr>
              <w:pPrChange w:id="5842" w:author="peng" w:date="2015-01-26T02:41:00Z">
                <w:pPr/>
              </w:pPrChange>
            </w:pPr>
            <w:del w:id="5843" w:author="peng" w:date="2015-01-26T02:21:00Z">
              <w:r w:rsidDel="00420066">
                <w:fldChar w:fldCharType="begin"/>
              </w:r>
              <w:r w:rsidDel="00420066">
                <w:delInstrText xml:space="preserve"> HYPERLINK \l "_59aa1dec-a6d5-40e5-bf32-21f89bc84295" \h </w:delInstrText>
              </w:r>
              <w:r w:rsidDel="00420066">
                <w:fldChar w:fldCharType="separate"/>
              </w:r>
              <w:r w:rsidR="00AF2197" w:rsidDel="00420066">
                <w:rPr>
                  <w:rStyle w:val="af2"/>
                </w:rPr>
                <w:delText>DecisionTree</w:delText>
              </w:r>
              <w:r w:rsidDel="00420066">
                <w:rPr>
                  <w:rStyle w:val="af2"/>
                  <w:b w:val="0"/>
                  <w:i w:val="0"/>
                </w:rPr>
                <w:fldChar w:fldCharType="end"/>
              </w:r>
            </w:del>
          </w:p>
        </w:tc>
        <w:tc>
          <w:tcPr>
            <w:tcW w:w="0" w:type="auto"/>
          </w:tcPr>
          <w:p w14:paraId="5235B5DF" w14:textId="099DC756" w:rsidR="0065251F" w:rsidDel="00420066" w:rsidRDefault="007D1D13">
            <w:pPr>
              <w:pStyle w:val="af4"/>
              <w:rPr>
                <w:del w:id="5844" w:author="peng" w:date="2015-01-26T02:21:00Z"/>
              </w:rPr>
              <w:pPrChange w:id="5845" w:author="peng" w:date="2015-01-26T02:41:00Z">
                <w:pPr/>
              </w:pPrChange>
            </w:pPr>
            <w:customXmlDelRangeStart w:id="5846" w:author="peng" w:date="2015-01-26T02:21:00Z"/>
            <w:sdt>
              <w:sdtPr>
                <w:rPr>
                  <w:b w:val="0"/>
                  <w:i w:val="0"/>
                </w:rPr>
                <w:alias w:val="Package NOTE summary 0"/>
                <w:tag w:val="59aa1dec-a6d5-40e5-bf32-21f89bc84295"/>
                <w:id w:val="893697728"/>
                <w:dataBinding w:xpath="/elements/element[@objid='59aa1dec-a6d5-40e5-bf32-21f89bc84295']/content[@alias='Package NOTE summary 0']" w:storeItemID="{D35B6978-45B9-4860-8E6E-EDB6F017D2CB}"/>
                <w:text w:multiLine="1"/>
              </w:sdtPr>
              <w:sdtEndPr/>
              <w:sdtContent>
                <w:customXmlDelRangeEnd w:id="5846"/>
                <w:del w:id="5847" w:author="peng" w:date="2015-01-26T02:21:00Z">
                  <w:r w:rsidR="00AF2197" w:rsidDel="00420066">
                    <w:delText>Package contains the classes used in decision tree</w:delText>
                  </w:r>
                </w:del>
                <w:customXmlDelRangeStart w:id="5848" w:author="peng" w:date="2015-01-26T02:21:00Z"/>
              </w:sdtContent>
            </w:sdt>
            <w:customXmlDelRangeEnd w:id="5848"/>
          </w:p>
        </w:tc>
      </w:tr>
      <w:tr w:rsidR="0065251F" w:rsidDel="00420066" w14:paraId="2EE5563E" w14:textId="36F0E0F4">
        <w:trPr>
          <w:jc w:val="both"/>
          <w:del w:id="5849" w:author="peng" w:date="2015-01-26T02:21:00Z"/>
        </w:trPr>
        <w:tc>
          <w:tcPr>
            <w:tcW w:w="0" w:type="auto"/>
          </w:tcPr>
          <w:p w14:paraId="179E0556" w14:textId="3A0D598C" w:rsidR="0065251F" w:rsidDel="00420066" w:rsidRDefault="002E3101">
            <w:pPr>
              <w:pStyle w:val="af4"/>
              <w:rPr>
                <w:del w:id="5850" w:author="peng" w:date="2015-01-26T02:21:00Z"/>
              </w:rPr>
              <w:pPrChange w:id="5851" w:author="peng" w:date="2015-01-26T02:41:00Z">
                <w:pPr/>
              </w:pPrChange>
            </w:pPr>
            <w:del w:id="5852" w:author="peng" w:date="2015-01-26T02:21:00Z">
              <w:r w:rsidDel="00420066">
                <w:fldChar w:fldCharType="begin"/>
              </w:r>
              <w:r w:rsidDel="00420066">
                <w:delInstrText xml:space="preserve"> HYPERLINK \l "_ffda6e8b-f5ec-48e6-9347-56af0b87eb91" \h </w:delInstrText>
              </w:r>
              <w:r w:rsidDel="00420066">
                <w:fldChar w:fldCharType="separate"/>
              </w:r>
              <w:r w:rsidR="00AF2197" w:rsidDel="00420066">
                <w:rPr>
                  <w:rStyle w:val="af2"/>
                </w:rPr>
                <w:delText>RandomForest</w:delText>
              </w:r>
              <w:r w:rsidDel="00420066">
                <w:rPr>
                  <w:rStyle w:val="af2"/>
                  <w:b w:val="0"/>
                  <w:i w:val="0"/>
                </w:rPr>
                <w:fldChar w:fldCharType="end"/>
              </w:r>
            </w:del>
          </w:p>
        </w:tc>
        <w:tc>
          <w:tcPr>
            <w:tcW w:w="0" w:type="auto"/>
          </w:tcPr>
          <w:p w14:paraId="243F63D3" w14:textId="2BCEC88F" w:rsidR="0065251F" w:rsidDel="00420066" w:rsidRDefault="007D1D13">
            <w:pPr>
              <w:pStyle w:val="af4"/>
              <w:rPr>
                <w:del w:id="5853" w:author="peng" w:date="2015-01-26T02:21:00Z"/>
              </w:rPr>
              <w:pPrChange w:id="5854" w:author="peng" w:date="2015-01-26T02:41:00Z">
                <w:pPr/>
              </w:pPrChange>
            </w:pPr>
            <w:customXmlDelRangeStart w:id="5855" w:author="peng" w:date="2015-01-26T02:21:00Z"/>
            <w:sdt>
              <w:sdtPr>
                <w:rPr>
                  <w:b w:val="0"/>
                  <w:i w:val="0"/>
                </w:rPr>
                <w:alias w:val="Package NOTE summary 0"/>
                <w:tag w:val="ffda6e8b-f5ec-48e6-9347-56af0b87eb91"/>
                <w:id w:val="594515917"/>
                <w:dataBinding w:xpath="/elements/element[@objid='ffda6e8b-f5ec-48e6-9347-56af0b87eb91']/content[@alias='Package NOTE summary 0']" w:storeItemID="{D35B6978-45B9-4860-8E6E-EDB6F017D2CB}"/>
                <w:text w:multiLine="1"/>
              </w:sdtPr>
              <w:sdtEndPr/>
              <w:sdtContent>
                <w:customXmlDelRangeEnd w:id="5855"/>
                <w:del w:id="5856" w:author="peng" w:date="2015-01-26T02:21:00Z">
                  <w:r w:rsidR="00AF2197" w:rsidDel="00420066">
                    <w:delText>Package contains class RandomForest and class RandomForestLearner.</w:delText>
                  </w:r>
                </w:del>
                <w:customXmlDelRangeStart w:id="5857" w:author="peng" w:date="2015-01-26T02:21:00Z"/>
              </w:sdtContent>
            </w:sdt>
            <w:customXmlDelRangeEnd w:id="5857"/>
          </w:p>
        </w:tc>
      </w:tr>
    </w:tbl>
    <w:p w14:paraId="2F2A5208" w14:textId="51F2C3A9" w:rsidR="0065251F" w:rsidDel="00420066" w:rsidRDefault="0065251F">
      <w:pPr>
        <w:pStyle w:val="af4"/>
        <w:rPr>
          <w:del w:id="5858" w:author="peng" w:date="2015-01-26T02:21:00Z"/>
        </w:rPr>
        <w:pPrChange w:id="5859" w:author="peng" w:date="2015-01-26T02:41:00Z">
          <w:pPr/>
        </w:pPrChange>
      </w:pPr>
    </w:p>
    <w:p w14:paraId="429BB7E3" w14:textId="2D35CFE1" w:rsidR="0065251F" w:rsidDel="001D0125" w:rsidRDefault="00BF2D15">
      <w:pPr>
        <w:pStyle w:val="af4"/>
        <w:rPr>
          <w:del w:id="5860" w:author="peng" w:date="2015-01-22T13:50:00Z"/>
        </w:rPr>
        <w:pPrChange w:id="5861" w:author="peng" w:date="2015-01-26T02:41:00Z">
          <w:pPr>
            <w:pStyle w:val="1"/>
            <w:pageBreakBefore/>
          </w:pPr>
        </w:pPrChange>
      </w:pPr>
      <w:bookmarkStart w:id="5862" w:name="_3c0eec90-a163-4364-8ec1-855c885b184b"/>
      <w:del w:id="5863" w:author="peng" w:date="2015-01-25T22:17:00Z">
        <w:r w:rsidDel="002E3101">
          <w:br/>
        </w:r>
      </w:del>
      <w:del w:id="5864" w:author="peng" w:date="2015-01-22T13:50:00Z">
        <w:r w:rsidR="00AF2197" w:rsidDel="001D0125">
          <w:delText>Package "</w:delText>
        </w:r>
      </w:del>
      <w:customXmlDelRangeStart w:id="5865" w:author="peng" w:date="2015-01-22T13:50:00Z"/>
      <w:sdt>
        <w:sdtPr>
          <w:rPr>
            <w:bCs/>
            <w:i w:val="0"/>
          </w:rPr>
          <w:alias w:val="Package ATTRIBUTE Name"/>
          <w:tag w:val="3c0eec90-a163-4364-8ec1-855c885b184b"/>
          <w:id w:val="-451563180"/>
          <w:dataBinding w:xpath="/elements/element[@objid='3c0eec90-a163-4364-8ec1-855c885b184b']/content[@alias='Package ATTRIBUTE Name']" w:storeItemID="{D35B6978-45B9-4860-8E6E-EDB6F017D2CB}"/>
          <w:text w:multiLine="1"/>
        </w:sdtPr>
        <w:sdtEndPr/>
        <w:sdtContent>
          <w:customXmlDelRangeEnd w:id="5865"/>
          <w:del w:id="5866" w:author="peng" w:date="2015-01-22T13:50:00Z">
            <w:r w:rsidR="00AF2197" w:rsidDel="001D0125">
              <w:delText>RandomForestHOG</w:delText>
            </w:r>
          </w:del>
          <w:customXmlDelRangeStart w:id="5867" w:author="peng" w:date="2015-01-22T13:50:00Z"/>
        </w:sdtContent>
      </w:sdt>
      <w:customXmlDelRangeEnd w:id="5867"/>
      <w:del w:id="5868" w:author="peng" w:date="2015-01-22T13:50:00Z">
        <w:r w:rsidR="00AF2197" w:rsidDel="001D0125">
          <w:delText>"</w:delText>
        </w:r>
        <w:bookmarkEnd w:id="5862"/>
      </w:del>
    </w:p>
    <w:p w14:paraId="6AEA467F" w14:textId="77777777" w:rsidR="002A635A" w:rsidRPr="002A635A" w:rsidDel="001D0125" w:rsidRDefault="00AF2197">
      <w:pPr>
        <w:pStyle w:val="af4"/>
        <w:rPr>
          <w:del w:id="5869" w:author="peng" w:date="2015-01-22T13:50:00Z"/>
          <w:iCs/>
          <w:color w:val="808080" w:themeColor="background1" w:themeShade="80"/>
        </w:rPr>
        <w:pPrChange w:id="5870" w:author="peng" w:date="2015-01-26T02:41:00Z">
          <w:pPr>
            <w:pStyle w:val="1"/>
            <w:pageBreakBefore/>
          </w:pPr>
        </w:pPrChange>
      </w:pPr>
      <w:del w:id="5871" w:author="peng" w:date="2015-01-22T13:50:00Z">
        <w:r w:rsidDel="001D0125">
          <w:rPr>
            <w:rStyle w:val="ae"/>
          </w:rPr>
          <w:delText xml:space="preserve">from Package </w:delText>
        </w:r>
        <w:r w:rsidR="005F08CA" w:rsidDel="001D0125">
          <w:fldChar w:fldCharType="begin"/>
        </w:r>
        <w:r w:rsidR="005F08CA" w:rsidDel="001D0125">
          <w:delInstrText xml:space="preserve"> HYPERLINK \l "_3dcb2c09-2a32-475f-982a-7933da523875" \h </w:delInstrText>
        </w:r>
        <w:r w:rsidR="005F08CA" w:rsidDel="001D0125">
          <w:fldChar w:fldCharType="separate"/>
        </w:r>
        <w:r w:rsidDel="001D0125">
          <w:rPr>
            <w:rStyle w:val="af2"/>
          </w:rPr>
          <w:delText>gforge</w:delText>
        </w:r>
        <w:r w:rsidR="005F08CA" w:rsidDel="001D0125">
          <w:rPr>
            <w:rStyle w:val="af2"/>
            <w:b w:val="0"/>
            <w:iCs/>
            <w:spacing w:val="15"/>
            <w:sz w:val="24"/>
            <w:szCs w:val="24"/>
          </w:rPr>
          <w:fldChar w:fldCharType="end"/>
        </w:r>
      </w:del>
    </w:p>
    <w:p w14:paraId="389F5778" w14:textId="77777777" w:rsidR="0065251F" w:rsidDel="001D0125" w:rsidRDefault="00AF2197">
      <w:pPr>
        <w:pStyle w:val="af4"/>
        <w:rPr>
          <w:del w:id="5872" w:author="peng" w:date="2015-01-22T13:50:00Z"/>
        </w:rPr>
        <w:pPrChange w:id="5873" w:author="peng" w:date="2015-01-26T02:41:00Z">
          <w:pPr>
            <w:pStyle w:val="1"/>
            <w:pageBreakBefore/>
          </w:pPr>
        </w:pPrChange>
      </w:pPr>
      <w:del w:id="5874"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del>
      <w:ins w:id="5875" w:author="peng" w:date="2015-01-26T03:23:00Z">
        <w:r w:rsidR="00EA58DD">
          <w:rPr>
            <w:noProof/>
          </w:rPr>
          <w:t>12</w:t>
        </w:r>
      </w:ins>
      <w:del w:id="5876" w:author="peng" w:date="2015-01-22T13:50:00Z">
        <w:r w:rsidR="003455EF" w:rsidDel="001D0125">
          <w:rPr>
            <w:noProof/>
          </w:rPr>
          <w:delText>2</w:delText>
        </w:r>
        <w:r w:rsidR="00C44C9A" w:rsidDel="001D0125">
          <w:fldChar w:fldCharType="end"/>
        </w:r>
        <w:r w:rsidDel="001D0125">
          <w:delText> Random Forest HOG Class diagram</w:delText>
        </w:r>
      </w:del>
    </w:p>
    <w:p w14:paraId="53EB6EA2" w14:textId="3C406AD7" w:rsidR="0065251F" w:rsidDel="001D0125" w:rsidRDefault="001D0125">
      <w:pPr>
        <w:pStyle w:val="af4"/>
        <w:rPr>
          <w:del w:id="5877" w:author="peng" w:date="2015-01-22T13:50:00Z"/>
        </w:rPr>
        <w:pPrChange w:id="5878" w:author="peng" w:date="2015-01-26T02:41:00Z">
          <w:pPr>
            <w:pStyle w:val="1"/>
            <w:pageBreakBefore/>
          </w:pPr>
        </w:pPrChange>
      </w:pPr>
      <w:ins w:id="5879" w:author="me" w:date="2014-11-12T13:55:00Z">
        <w:del w:id="5880" w:author="peng" w:date="2015-01-22T13:50:00Z">
          <w:r w:rsidDel="001D0125">
            <w:rPr>
              <w:b w:val="0"/>
              <w:i w:val="0"/>
              <w:noProof/>
              <w:lang w:eastAsia="zh-TW"/>
            </w:rPr>
            <mc:AlternateContent>
              <mc:Choice Requires="wps">
                <w:drawing>
                  <wp:anchor distT="0" distB="0" distL="114300" distR="114300" simplePos="0" relativeHeight="251730944" behindDoc="0" locked="0" layoutInCell="1" allowOverlap="1" wp14:anchorId="7C03A2FB" wp14:editId="4F243CE1">
                    <wp:simplePos x="0" y="0"/>
                    <wp:positionH relativeFrom="column">
                      <wp:posOffset>4810125</wp:posOffset>
                    </wp:positionH>
                    <wp:positionV relativeFrom="paragraph">
                      <wp:posOffset>361315</wp:posOffset>
                    </wp:positionV>
                    <wp:extent cx="1112520" cy="443230"/>
                    <wp:effectExtent l="13970" t="6350" r="6985" b="7620"/>
                    <wp:wrapNone/>
                    <wp:docPr id="4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443230"/>
                            </a:xfrm>
                            <a:prstGeom prst="rect">
                              <a:avLst/>
                            </a:prstGeom>
                            <a:solidFill>
                              <a:srgbClr val="FFFFFF"/>
                            </a:solidFill>
                            <a:ln w="9525">
                              <a:solidFill>
                                <a:srgbClr val="000000"/>
                              </a:solidFill>
                              <a:miter lim="800000"/>
                              <a:headEnd/>
                              <a:tailEnd/>
                            </a:ln>
                          </wps:spPr>
                          <wps:txbx>
                            <w:txbxContent>
                              <w:p w14:paraId="7877A5C0" w14:textId="77777777" w:rsidR="00420066" w:rsidRDefault="00420066">
                                <w:ins w:id="5881" w:author="me" w:date="2014-11-12T13:55:00Z">
                                  <w:r>
                                    <w:t xml:space="preserve">Is it necessary? </w:t>
                                  </w:r>
                                  <w:r>
                                    <w:br/>
                                    <w:t>What for??</w:t>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03A2FB" id="_x0000_t202" coordsize="21600,21600" o:spt="202" path="m,l,21600r21600,l21600,xe">
                    <v:stroke joinstyle="miter"/>
                    <v:path gradientshapeok="t" o:connecttype="rect"/>
                  </v:shapetype>
                  <v:shape id="Text Box 19" o:spid="_x0000_s1029" type="#_x0000_t202" style="position:absolute;left:0;text-align:left;margin-left:378.75pt;margin-top:28.45pt;width:87.6pt;height:34.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">
                    <v:textbox>
                      <w:txbxContent>
                        <w:p w14:paraId="7877A5C0" w14:textId="77777777" w:rsidR="00420066" w:rsidRDefault="00420066">
                          <w:ins w:id="5850" w:author="me" w:date="2014-11-12T13:55:00Z">
                            <w:r>
                              <w:t xml:space="preserve">Is it necessary? </w:t>
                            </w:r>
                            <w:r>
                              <w:br/>
                              <w:t>What for??</w:t>
                            </w:r>
                          </w:ins>
                        </w:p>
                      </w:txbxContent>
                    </v:textbox>
                  </v:shape>
                </w:pict>
              </mc:Fallback>
            </mc:AlternateContent>
          </w:r>
        </w:del>
      </w:ins>
      <w:del w:id="5882" w:author="peng" w:date="2015-01-22T13:50:00Z">
        <w:r w:rsidDel="001D0125">
          <w:rPr>
            <w:b w:val="0"/>
            <w:i w:val="0"/>
            <w:noProof/>
            <w:lang w:eastAsia="zh-TW"/>
          </w:rPr>
          <mc:AlternateContent>
            <mc:Choice Requires="wps">
              <w:drawing>
                <wp:anchor distT="0" distB="0" distL="114300" distR="114300" simplePos="0" relativeHeight="251728896" behindDoc="0" locked="0" layoutInCell="1" allowOverlap="1" wp14:anchorId="3290700B" wp14:editId="1A541306">
                  <wp:simplePos x="0" y="0"/>
                  <wp:positionH relativeFrom="column">
                    <wp:posOffset>4186555</wp:posOffset>
                  </wp:positionH>
                  <wp:positionV relativeFrom="paragraph">
                    <wp:posOffset>526415</wp:posOffset>
                  </wp:positionV>
                  <wp:extent cx="609600" cy="361950"/>
                  <wp:effectExtent l="24130" t="21590" r="23495" b="16510"/>
                  <wp:wrapNone/>
                  <wp:docPr id="4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6195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A211D" id="Rectangle 18" o:spid="_x0000_s1026" style="position:absolute;margin-left:329.65pt;margin-top:41.45pt;width:48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" filled="f" strokecolor="red" strokeweight="2.5pt"/>
              </w:pict>
            </mc:Fallback>
          </mc:AlternateContent>
        </w:r>
        <w:r w:rsidR="00365DF4" w:rsidDel="001D0125">
          <w:rPr>
            <w:b w:val="0"/>
            <w:i w:val="0"/>
            <w:noProof/>
            <w:lang w:eastAsia="zh-TW"/>
          </w:rPr>
          <w:drawing>
            <wp:inline distT="0" distB="0" distL="0" distR="0" wp14:anchorId="390C7CDB" wp14:editId="2F1EA21F">
              <wp:extent cx="5710555" cy="6210935"/>
              <wp:effectExtent l="0" t="0" r="4445" b="0"/>
              <wp:docPr id="21" name="GDId141539547962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54796211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0555" cy="6210935"/>
                      </a:xfrm>
                      <a:prstGeom prst="rect">
                        <a:avLst/>
                      </a:prstGeom>
                      <a:noFill/>
                      <a:ln>
                        <a:noFill/>
                      </a:ln>
                    </pic:spPr>
                  </pic:pic>
                </a:graphicData>
              </a:graphic>
            </wp:inline>
          </w:drawing>
        </w:r>
      </w:del>
    </w:p>
    <w:p w14:paraId="0A00271A" w14:textId="77777777" w:rsidR="002A635A" w:rsidRPr="002A635A" w:rsidDel="001D0125" w:rsidRDefault="002A635A">
      <w:pPr>
        <w:pStyle w:val="af4"/>
        <w:rPr>
          <w:del w:id="5883" w:author="peng" w:date="2015-01-22T13:50:00Z"/>
        </w:rPr>
        <w:pPrChange w:id="5884" w:author="peng" w:date="2015-01-26T02:41:00Z">
          <w:pPr>
            <w:pStyle w:val="1"/>
            <w:pageBreakBefore/>
          </w:pPr>
        </w:pPrChange>
      </w:pPr>
    </w:p>
    <w:tbl>
      <w:tblPr>
        <w:tblStyle w:val="-1"/>
        <w:tblW w:w="5000" w:type="pct"/>
        <w:jc w:val="both"/>
        <w:tblLook w:val="04A0" w:firstRow="1" w:lastRow="0" w:firstColumn="1" w:lastColumn="0" w:noHBand="0" w:noVBand="1"/>
      </w:tblPr>
      <w:tblGrid>
        <w:gridCol w:w="2139"/>
        <w:gridCol w:w="6913"/>
      </w:tblGrid>
      <w:tr w:rsidR="0065251F" w:rsidDel="001D0125" w14:paraId="6C139176" w14:textId="77777777" w:rsidTr="0065251F">
        <w:trPr>
          <w:cnfStyle w:val="100000000000" w:firstRow="1" w:lastRow="0" w:firstColumn="0" w:lastColumn="0" w:oddVBand="0" w:evenVBand="0" w:oddHBand="0" w:evenHBand="0" w:firstRowFirstColumn="0" w:firstRowLastColumn="0" w:lastRowFirstColumn="0" w:lastRowLastColumn="0"/>
          <w:tblHeader/>
          <w:jc w:val="both"/>
          <w:del w:id="588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2E8D9A7" w14:textId="77777777" w:rsidR="0065251F" w:rsidDel="001D0125" w:rsidRDefault="00AF2197">
            <w:pPr>
              <w:pStyle w:val="af4"/>
              <w:rPr>
                <w:del w:id="5886" w:author="peng" w:date="2015-01-22T13:50:00Z"/>
              </w:rPr>
              <w:pPrChange w:id="5887" w:author="peng" w:date="2015-01-26T02:41:00Z">
                <w:pPr>
                  <w:pStyle w:val="1"/>
                  <w:pageBreakBefore/>
                  <w:outlineLvl w:val="0"/>
                </w:pPr>
              </w:pPrChange>
            </w:pPr>
            <w:del w:id="5888" w:author="peng" w:date="2015-01-22T13:50:00Z">
              <w:r w:rsidDel="001D0125">
                <w:delText>Name</w:delText>
              </w:r>
            </w:del>
          </w:p>
        </w:tc>
        <w:tc>
          <w:tcPr>
            <w:tcW w:w="0" w:type="auto"/>
          </w:tcPr>
          <w:p w14:paraId="79F2A0E6"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5889" w:author="peng" w:date="2015-01-22T13:50:00Z"/>
              </w:rPr>
              <w:pPrChange w:id="5890"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5891" w:author="peng" w:date="2015-01-22T13:50:00Z">
              <w:r w:rsidDel="001D0125">
                <w:delText>Summary</w:delText>
              </w:r>
            </w:del>
          </w:p>
        </w:tc>
      </w:tr>
      <w:tr w:rsidR="0065251F" w:rsidDel="001D0125" w14:paraId="4743BB1E" w14:textId="77777777">
        <w:trPr>
          <w:cnfStyle w:val="000000100000" w:firstRow="0" w:lastRow="0" w:firstColumn="0" w:lastColumn="0" w:oddVBand="0" w:evenVBand="0" w:oddHBand="1" w:evenHBand="0" w:firstRowFirstColumn="0" w:firstRowLastColumn="0" w:lastRowFirstColumn="0" w:lastRowLastColumn="0"/>
          <w:jc w:val="both"/>
          <w:del w:id="5892"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5C04A16" w14:textId="77777777" w:rsidR="0065251F" w:rsidDel="001D0125" w:rsidRDefault="005F08CA">
            <w:pPr>
              <w:pStyle w:val="af4"/>
              <w:rPr>
                <w:del w:id="5893" w:author="peng" w:date="2015-01-22T13:50:00Z"/>
              </w:rPr>
              <w:pPrChange w:id="5894" w:author="peng" w:date="2015-01-26T02:41:00Z">
                <w:pPr>
                  <w:pStyle w:val="1"/>
                  <w:pageBreakBefore/>
                  <w:outlineLvl w:val="0"/>
                </w:pPr>
              </w:pPrChange>
            </w:pPr>
            <w:del w:id="5895" w:author="peng" w:date="2015-01-22T13:50:00Z">
              <w:r w:rsidDel="001D0125">
                <w:rPr>
                  <w:color w:val="auto"/>
                </w:rPr>
                <w:fldChar w:fldCharType="begin"/>
              </w:r>
              <w:r w:rsidDel="001D0125">
                <w:delInstrText xml:space="preserve"> HYPERLINK \l "_3f901274-58e3-42e4-98b3-df441014db6d" \h </w:delInstrText>
              </w:r>
              <w:r w:rsidDel="001D0125">
                <w:rPr>
                  <w:color w:val="auto"/>
                </w:rPr>
                <w:fldChar w:fldCharType="separate"/>
              </w:r>
              <w:r w:rsidR="00AF2197" w:rsidDel="001D0125">
                <w:rPr>
                  <w:rStyle w:val="af2"/>
                </w:rPr>
                <w:delText>HOG</w:delText>
              </w:r>
              <w:r w:rsidDel="001D0125">
                <w:rPr>
                  <w:rStyle w:val="af2"/>
                  <w:b/>
                  <w:i w:val="0"/>
                </w:rPr>
                <w:fldChar w:fldCharType="end"/>
              </w:r>
            </w:del>
          </w:p>
        </w:tc>
        <w:tc>
          <w:tcPr>
            <w:tcW w:w="0" w:type="auto"/>
          </w:tcPr>
          <w:p w14:paraId="7CE70F52"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5896" w:author="peng" w:date="2015-01-22T13:50:00Z"/>
              </w:rPr>
              <w:pPrChange w:id="5897"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5898" w:author="peng" w:date="2015-01-22T13:50:00Z"/>
            <w:sdt>
              <w:sdtPr>
                <w:rPr>
                  <w:b w:val="0"/>
                  <w:i w:val="0"/>
                </w:rPr>
                <w:alias w:val="Package NOTE summary 0"/>
                <w:tag w:val="3f901274-58e3-42e4-98b3-df441014db6d"/>
                <w:id w:val="1187254413"/>
                <w:dataBinding w:xpath="/elements/element[@objid='3f901274-58e3-42e4-98b3-df441014db6d']/content[@alias='Package NOTE summary 0']" w:storeItemID="{D35B6978-45B9-4860-8E6E-EDB6F017D2CB}"/>
                <w:text w:multiLine="1"/>
              </w:sdtPr>
              <w:sdtEndPr/>
              <w:sdtContent>
                <w:customXmlDelRangeEnd w:id="5898"/>
                <w:del w:id="5899" w:author="peng" w:date="2015-01-22T13:50:00Z">
                  <w:r w:rsidR="00AF2197" w:rsidDel="001D0125">
                    <w:delText>Package responsible for creating HOG representations of images</w:delText>
                  </w:r>
                </w:del>
                <w:customXmlDelRangeStart w:id="5900" w:author="peng" w:date="2015-01-22T13:50:00Z"/>
              </w:sdtContent>
            </w:sdt>
            <w:customXmlDelRangeEnd w:id="5900"/>
          </w:p>
        </w:tc>
      </w:tr>
      <w:tr w:rsidR="0065251F" w:rsidDel="001D0125" w14:paraId="5D995B46" w14:textId="77777777">
        <w:trPr>
          <w:jc w:val="both"/>
          <w:del w:id="590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C6E5155" w14:textId="77777777" w:rsidR="0065251F" w:rsidDel="001D0125" w:rsidRDefault="005F08CA">
            <w:pPr>
              <w:pStyle w:val="af4"/>
              <w:rPr>
                <w:del w:id="5902" w:author="peng" w:date="2015-01-22T13:50:00Z"/>
              </w:rPr>
              <w:pPrChange w:id="5903" w:author="peng" w:date="2015-01-26T02:41:00Z">
                <w:pPr>
                  <w:pStyle w:val="1"/>
                  <w:pageBreakBefore/>
                  <w:outlineLvl w:val="0"/>
                </w:pPr>
              </w:pPrChange>
            </w:pPr>
            <w:del w:id="5904" w:author="peng" w:date="2015-01-22T13:50:00Z">
              <w:r w:rsidDel="001D0125">
                <w:rPr>
                  <w:color w:val="auto"/>
                </w:rPr>
                <w:fldChar w:fldCharType="begin"/>
              </w:r>
              <w:r w:rsidDel="001D0125">
                <w:delInstrText xml:space="preserve"> HYPERLINK \l "_59aa1dec-a6d5-40e5-bf32-21f89bc84295" \h </w:delInstrText>
              </w:r>
              <w:r w:rsidDel="001D0125">
                <w:rPr>
                  <w:color w:val="auto"/>
                </w:rPr>
                <w:fldChar w:fldCharType="separate"/>
              </w:r>
              <w:r w:rsidR="00AF2197" w:rsidDel="001D0125">
                <w:rPr>
                  <w:rStyle w:val="af2"/>
                </w:rPr>
                <w:delText>DecisionTree</w:delText>
              </w:r>
              <w:r w:rsidDel="001D0125">
                <w:rPr>
                  <w:rStyle w:val="af2"/>
                  <w:b/>
                  <w:i w:val="0"/>
                </w:rPr>
                <w:fldChar w:fldCharType="end"/>
              </w:r>
            </w:del>
          </w:p>
        </w:tc>
        <w:tc>
          <w:tcPr>
            <w:tcW w:w="0" w:type="auto"/>
          </w:tcPr>
          <w:p w14:paraId="7F32DEC6"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5905" w:author="peng" w:date="2015-01-22T13:50:00Z"/>
              </w:rPr>
              <w:pPrChange w:id="5906"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5907" w:author="peng" w:date="2015-01-22T13:50:00Z"/>
            <w:sdt>
              <w:sdtPr>
                <w:rPr>
                  <w:b w:val="0"/>
                  <w:i w:val="0"/>
                </w:rPr>
                <w:alias w:val="Package NOTE summary 0"/>
                <w:tag w:val="59aa1dec-a6d5-40e5-bf32-21f89bc84295"/>
                <w:id w:val="738372482"/>
                <w:dataBinding w:xpath="/elements/element[@objid='59aa1dec-a6d5-40e5-bf32-21f89bc84295']/content[@alias='Package NOTE summary 0']" w:storeItemID="{D35B6978-45B9-4860-8E6E-EDB6F017D2CB}"/>
                <w:text w:multiLine="1"/>
              </w:sdtPr>
              <w:sdtEndPr/>
              <w:sdtContent>
                <w:customXmlDelRangeEnd w:id="5907"/>
                <w:del w:id="5908" w:author="peng" w:date="2015-01-22T13:50:00Z">
                  <w:r w:rsidR="00AF2197" w:rsidDel="001D0125">
                    <w:delText>Package contains the classes used in decision tree</w:delText>
                  </w:r>
                </w:del>
                <w:customXmlDelRangeStart w:id="5909" w:author="peng" w:date="2015-01-22T13:50:00Z"/>
              </w:sdtContent>
            </w:sdt>
            <w:customXmlDelRangeEnd w:id="5909"/>
          </w:p>
        </w:tc>
      </w:tr>
      <w:tr w:rsidR="0065251F" w:rsidDel="001D0125" w14:paraId="3D0108E5" w14:textId="77777777">
        <w:trPr>
          <w:cnfStyle w:val="000000100000" w:firstRow="0" w:lastRow="0" w:firstColumn="0" w:lastColumn="0" w:oddVBand="0" w:evenVBand="0" w:oddHBand="1" w:evenHBand="0" w:firstRowFirstColumn="0" w:firstRowLastColumn="0" w:lastRowFirstColumn="0" w:lastRowLastColumn="0"/>
          <w:jc w:val="both"/>
          <w:del w:id="5910"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F4F6452" w14:textId="77777777" w:rsidR="0065251F" w:rsidDel="001D0125" w:rsidRDefault="005F08CA">
            <w:pPr>
              <w:pStyle w:val="af4"/>
              <w:rPr>
                <w:del w:id="5911" w:author="peng" w:date="2015-01-22T13:50:00Z"/>
              </w:rPr>
              <w:pPrChange w:id="5912" w:author="peng" w:date="2015-01-26T02:41:00Z">
                <w:pPr>
                  <w:pStyle w:val="1"/>
                  <w:pageBreakBefore/>
                  <w:outlineLvl w:val="0"/>
                </w:pPr>
              </w:pPrChange>
            </w:pPr>
            <w:del w:id="5913" w:author="peng" w:date="2015-01-22T13:50:00Z">
              <w:r w:rsidDel="001D0125">
                <w:rPr>
                  <w:color w:val="auto"/>
                </w:rPr>
                <w:fldChar w:fldCharType="begin"/>
              </w:r>
              <w:r w:rsidDel="001D0125">
                <w:delInstrText xml:space="preserve"> HYPERLINK \l "_ffda6e8b-f5ec-48e6-9347-56af0b87eb91" \h </w:delInstrText>
              </w:r>
              <w:r w:rsidDel="001D0125">
                <w:rPr>
                  <w:color w:val="auto"/>
                </w:rPr>
                <w:fldChar w:fldCharType="separate"/>
              </w:r>
              <w:r w:rsidR="00AF2197" w:rsidDel="001D0125">
                <w:rPr>
                  <w:rStyle w:val="af2"/>
                </w:rPr>
                <w:delText>RandomForest</w:delText>
              </w:r>
              <w:r w:rsidDel="001D0125">
                <w:rPr>
                  <w:rStyle w:val="af2"/>
                  <w:b/>
                  <w:i w:val="0"/>
                </w:rPr>
                <w:fldChar w:fldCharType="end"/>
              </w:r>
            </w:del>
          </w:p>
        </w:tc>
        <w:tc>
          <w:tcPr>
            <w:tcW w:w="0" w:type="auto"/>
          </w:tcPr>
          <w:p w14:paraId="03C87A1B"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5914" w:author="peng" w:date="2015-01-22T13:50:00Z"/>
              </w:rPr>
              <w:pPrChange w:id="5915"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5916" w:author="peng" w:date="2015-01-22T13:50:00Z"/>
            <w:sdt>
              <w:sdtPr>
                <w:rPr>
                  <w:b w:val="0"/>
                  <w:i w:val="0"/>
                </w:rPr>
                <w:alias w:val="Package NOTE summary 0"/>
                <w:tag w:val="ffda6e8b-f5ec-48e6-9347-56af0b87eb91"/>
                <w:id w:val="-158088047"/>
                <w:dataBinding w:xpath="/elements/element[@objid='ffda6e8b-f5ec-48e6-9347-56af0b87eb91']/content[@alias='Package NOTE summary 0']" w:storeItemID="{D35B6978-45B9-4860-8E6E-EDB6F017D2CB}"/>
                <w:text w:multiLine="1"/>
              </w:sdtPr>
              <w:sdtEndPr/>
              <w:sdtContent>
                <w:customXmlDelRangeEnd w:id="5916"/>
                <w:del w:id="5917" w:author="peng" w:date="2015-01-22T13:50:00Z">
                  <w:r w:rsidR="00AF2197" w:rsidDel="001D0125">
                    <w:delText>Package contains class RandomForest and class RandomForestLearner.</w:delText>
                  </w:r>
                </w:del>
                <w:customXmlDelRangeStart w:id="5918" w:author="peng" w:date="2015-01-22T13:50:00Z"/>
              </w:sdtContent>
            </w:sdt>
            <w:customXmlDelRangeEnd w:id="5918"/>
          </w:p>
        </w:tc>
      </w:tr>
    </w:tbl>
    <w:p w14:paraId="6BBEFDAC" w14:textId="77777777" w:rsidR="0065251F" w:rsidDel="001D0125" w:rsidRDefault="00AF2197">
      <w:pPr>
        <w:pStyle w:val="af4"/>
        <w:rPr>
          <w:del w:id="5919" w:author="peng" w:date="2015-01-22T13:50:00Z"/>
        </w:rPr>
        <w:pPrChange w:id="5920" w:author="peng" w:date="2015-01-26T02:41:00Z">
          <w:pPr>
            <w:pStyle w:val="1"/>
            <w:pageBreakBefore/>
          </w:pPr>
        </w:pPrChange>
      </w:pPr>
      <w:del w:id="5921"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3</w:delText>
        </w:r>
        <w:r w:rsidR="00C44C9A" w:rsidDel="001D0125">
          <w:fldChar w:fldCharType="end"/>
        </w:r>
        <w:r w:rsidDel="001D0125">
          <w:delText> Owned Packages of Package "RandomForestHOG"</w:delText>
        </w:r>
      </w:del>
    </w:p>
    <w:p w14:paraId="1916B070" w14:textId="77777777" w:rsidR="0065251F" w:rsidDel="001D0125" w:rsidRDefault="00AF2197">
      <w:pPr>
        <w:pStyle w:val="af4"/>
        <w:rPr>
          <w:del w:id="5922" w:author="peng" w:date="2015-01-22T13:50:00Z"/>
        </w:rPr>
        <w:pPrChange w:id="5923" w:author="peng" w:date="2015-01-26T02:41:00Z">
          <w:pPr>
            <w:pStyle w:val="1"/>
            <w:pageBreakBefore/>
          </w:pPr>
        </w:pPrChange>
      </w:pPr>
      <w:bookmarkStart w:id="5924" w:name="_3f901274-58e3-42e4-98b3-df441014db6d"/>
      <w:del w:id="5925" w:author="peng" w:date="2015-01-22T13:50:00Z">
        <w:r w:rsidDel="001D0125">
          <w:delText>Package "</w:delText>
        </w:r>
      </w:del>
      <w:customXmlDelRangeStart w:id="5926" w:author="peng" w:date="2015-01-22T13:50:00Z"/>
      <w:sdt>
        <w:sdtPr>
          <w:rPr>
            <w:bCs/>
            <w:i w:val="0"/>
          </w:rPr>
          <w:alias w:val="Package ATTRIBUTE Name"/>
          <w:tag w:val="3f901274-58e3-42e4-98b3-df441014db6d"/>
          <w:id w:val="1201440766"/>
          <w:dataBinding w:xpath="/elements/element[@objid='3f901274-58e3-42e4-98b3-df441014db6d']/content[@alias='Package ATTRIBUTE Name']" w:storeItemID="{D35B6978-45B9-4860-8E6E-EDB6F017D2CB}"/>
          <w:text w:multiLine="1"/>
        </w:sdtPr>
        <w:sdtEndPr/>
        <w:sdtContent>
          <w:customXmlDelRangeEnd w:id="5926"/>
          <w:del w:id="5927" w:author="peng" w:date="2015-01-22T13:50:00Z">
            <w:r w:rsidDel="001D0125">
              <w:delText>HOG</w:delText>
            </w:r>
          </w:del>
          <w:customXmlDelRangeStart w:id="5928" w:author="peng" w:date="2015-01-22T13:50:00Z"/>
        </w:sdtContent>
      </w:sdt>
      <w:customXmlDelRangeEnd w:id="5928"/>
      <w:del w:id="5929" w:author="peng" w:date="2015-01-22T13:50:00Z">
        <w:r w:rsidDel="001D0125">
          <w:delText>"</w:delText>
        </w:r>
        <w:bookmarkEnd w:id="5924"/>
      </w:del>
    </w:p>
    <w:p w14:paraId="167B8365" w14:textId="77777777" w:rsidR="0065251F" w:rsidDel="001D0125" w:rsidRDefault="00AF2197">
      <w:pPr>
        <w:pStyle w:val="af4"/>
        <w:rPr>
          <w:del w:id="5930" w:author="peng" w:date="2015-01-22T13:50:00Z"/>
          <w:rStyle w:val="ae"/>
          <w:b w:val="0"/>
          <w:bCs/>
        </w:rPr>
        <w:pPrChange w:id="5931" w:author="peng" w:date="2015-01-26T02:41:00Z">
          <w:pPr>
            <w:pStyle w:val="1"/>
            <w:pageBreakBefore/>
          </w:pPr>
        </w:pPrChange>
      </w:pPr>
      <w:del w:id="5932" w:author="peng" w:date="2015-01-22T13:50:00Z">
        <w:r w:rsidDel="001D0125">
          <w:rPr>
            <w:rStyle w:val="ae"/>
          </w:rPr>
          <w:delText xml:space="preserve">from Package </w:delText>
        </w:r>
      </w:del>
      <w:customXmlDelRangeStart w:id="5933" w:author="peng" w:date="2015-01-22T13:50:00Z"/>
      <w:sdt>
        <w:sdtPr>
          <w:rPr>
            <w:rStyle w:val="ae"/>
            <w:b w:val="0"/>
            <w:iCs w:val="0"/>
            <w:spacing w:val="15"/>
          </w:rPr>
          <w:alias w:val="Package ATTRIBUTE Name"/>
          <w:tag w:val="3dcb2c09-2a32-475f-982a-7933da523875"/>
          <w:id w:val="1883906380"/>
          <w:dataBinding w:xpath="/elements/element[@objid='3dcb2c09-2a32-475f-982a-7933da523875']/content[@alias='Package ATTRIBUTE Name']" w:storeItemID="{D35B6978-45B9-4860-8E6E-EDB6F017D2CB}"/>
          <w:text w:multiLine="1"/>
        </w:sdtPr>
        <w:sdtEndPr>
          <w:rPr>
            <w:rStyle w:val="ae"/>
          </w:rPr>
        </w:sdtEndPr>
        <w:sdtContent>
          <w:customXmlDelRangeEnd w:id="5933"/>
          <w:del w:id="5934" w:author="peng" w:date="2015-01-22T13:50:00Z">
            <w:r w:rsidDel="001D0125">
              <w:rPr>
                <w:rStyle w:val="ae"/>
              </w:rPr>
              <w:delText>gforge</w:delText>
            </w:r>
          </w:del>
          <w:customXmlDelRangeStart w:id="5935" w:author="peng" w:date="2015-01-22T13:50:00Z"/>
        </w:sdtContent>
      </w:sdt>
      <w:customXmlDelRangeEnd w:id="5935"/>
      <w:del w:id="5936" w:author="peng" w:date="2015-01-22T13:50:00Z">
        <w:r w:rsidDel="001D0125">
          <w:rPr>
            <w:rStyle w:val="ae"/>
          </w:rPr>
          <w:delText>.</w:delText>
        </w:r>
        <w:r w:rsidR="005F08CA" w:rsidDel="001D0125">
          <w:fldChar w:fldCharType="begin"/>
        </w:r>
        <w:r w:rsidR="005F08CA" w:rsidDel="001D0125">
          <w:delInstrText xml:space="preserve"> HYPERLINK \l "_3c0eec90-a163-4364-8ec1-855c885b184b" \h </w:delInstrText>
        </w:r>
        <w:r w:rsidR="005F08CA" w:rsidDel="001D0125">
          <w:fldChar w:fldCharType="separate"/>
        </w:r>
        <w:r w:rsidDel="001D0125">
          <w:rPr>
            <w:rStyle w:val="af2"/>
          </w:rPr>
          <w:delText>RandomForestHOG</w:delText>
        </w:r>
        <w:r w:rsidR="005F08CA" w:rsidDel="001D0125">
          <w:rPr>
            <w:rStyle w:val="af2"/>
            <w:b w:val="0"/>
            <w:iCs/>
            <w:spacing w:val="15"/>
            <w:sz w:val="24"/>
            <w:szCs w:val="24"/>
          </w:rPr>
          <w:fldChar w:fldCharType="end"/>
        </w:r>
      </w:del>
    </w:p>
    <w:p w14:paraId="1B6C70D7" w14:textId="77777777" w:rsidR="002A635A" w:rsidRPr="002A635A" w:rsidDel="001D0125" w:rsidRDefault="002A635A">
      <w:pPr>
        <w:pStyle w:val="af4"/>
        <w:rPr>
          <w:del w:id="5937" w:author="peng" w:date="2015-01-22T13:50:00Z"/>
        </w:rPr>
        <w:pPrChange w:id="5938" w:author="peng" w:date="2015-01-26T02:41:00Z">
          <w:pPr>
            <w:pStyle w:val="1"/>
            <w:pageBreakBefore/>
          </w:pPr>
        </w:pPrChange>
      </w:pPr>
    </w:p>
    <w:tbl>
      <w:tblPr>
        <w:tblStyle w:val="-1"/>
        <w:tblW w:w="5000" w:type="pct"/>
        <w:jc w:val="both"/>
        <w:tblLook w:val="04A0" w:firstRow="1" w:lastRow="0" w:firstColumn="1" w:lastColumn="0" w:noHBand="0" w:noVBand="1"/>
      </w:tblPr>
      <w:tblGrid>
        <w:gridCol w:w="2129"/>
        <w:gridCol w:w="6923"/>
      </w:tblGrid>
      <w:tr w:rsidR="0065251F" w:rsidDel="001D0125" w14:paraId="34A14F60" w14:textId="77777777" w:rsidTr="0065251F">
        <w:trPr>
          <w:cnfStyle w:val="100000000000" w:firstRow="1" w:lastRow="0" w:firstColumn="0" w:lastColumn="0" w:oddVBand="0" w:evenVBand="0" w:oddHBand="0" w:evenHBand="0" w:firstRowFirstColumn="0" w:firstRowLastColumn="0" w:lastRowFirstColumn="0" w:lastRowLastColumn="0"/>
          <w:tblHeader/>
          <w:jc w:val="both"/>
          <w:del w:id="593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A31B5F5" w14:textId="77777777" w:rsidR="0065251F" w:rsidDel="001D0125" w:rsidRDefault="00AF2197">
            <w:pPr>
              <w:pStyle w:val="af4"/>
              <w:rPr>
                <w:del w:id="5940" w:author="peng" w:date="2015-01-22T13:50:00Z"/>
              </w:rPr>
              <w:pPrChange w:id="5941" w:author="peng" w:date="2015-01-26T02:41:00Z">
                <w:pPr>
                  <w:pStyle w:val="1"/>
                  <w:pageBreakBefore/>
                  <w:outlineLvl w:val="0"/>
                </w:pPr>
              </w:pPrChange>
            </w:pPr>
            <w:del w:id="5942" w:author="peng" w:date="2015-01-22T13:50:00Z">
              <w:r w:rsidDel="001D0125">
                <w:delText>Name</w:delText>
              </w:r>
            </w:del>
          </w:p>
        </w:tc>
        <w:tc>
          <w:tcPr>
            <w:tcW w:w="0" w:type="auto"/>
          </w:tcPr>
          <w:p w14:paraId="501E4747"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5943" w:author="peng" w:date="2015-01-22T13:50:00Z"/>
              </w:rPr>
              <w:pPrChange w:id="5944"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5945" w:author="peng" w:date="2015-01-22T13:50:00Z">
              <w:r w:rsidDel="001D0125">
                <w:delText>Summary</w:delText>
              </w:r>
            </w:del>
          </w:p>
        </w:tc>
      </w:tr>
      <w:tr w:rsidR="0065251F" w:rsidDel="001D0125" w14:paraId="7C6C6903" w14:textId="77777777">
        <w:trPr>
          <w:cnfStyle w:val="000000100000" w:firstRow="0" w:lastRow="0" w:firstColumn="0" w:lastColumn="0" w:oddVBand="0" w:evenVBand="0" w:oddHBand="1" w:evenHBand="0" w:firstRowFirstColumn="0" w:firstRowLastColumn="0" w:lastRowFirstColumn="0" w:lastRowLastColumn="0"/>
          <w:jc w:val="both"/>
          <w:del w:id="594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B6EF4E3" w14:textId="77777777" w:rsidR="0065251F" w:rsidDel="001D0125" w:rsidRDefault="005F08CA">
            <w:pPr>
              <w:pStyle w:val="af4"/>
              <w:rPr>
                <w:del w:id="5947" w:author="peng" w:date="2015-01-22T13:50:00Z"/>
              </w:rPr>
              <w:pPrChange w:id="5948" w:author="peng" w:date="2015-01-26T02:41:00Z">
                <w:pPr>
                  <w:pStyle w:val="1"/>
                  <w:pageBreakBefore/>
                  <w:outlineLvl w:val="0"/>
                </w:pPr>
              </w:pPrChange>
            </w:pPr>
            <w:del w:id="5949" w:author="peng" w:date="2015-01-22T13:50:00Z">
              <w:r w:rsidDel="001D0125">
                <w:rPr>
                  <w:color w:val="auto"/>
                </w:rPr>
                <w:fldChar w:fldCharType="begin"/>
              </w:r>
              <w:r w:rsidDel="001D0125">
                <w:delInstrText xml:space="preserve"> HYPERLINK \l "_b30f2d3b-3dd3-4928-8c2e-210cde6bac4c" \h </w:delInstrText>
              </w:r>
              <w:r w:rsidDel="001D0125">
                <w:rPr>
                  <w:color w:val="auto"/>
                </w:rPr>
                <w:fldChar w:fldCharType="separate"/>
              </w:r>
              <w:r w:rsidR="00AF2197" w:rsidDel="001D0125">
                <w:rPr>
                  <w:rStyle w:val="af2"/>
                </w:rPr>
                <w:delText>HOGParam</w:delText>
              </w:r>
              <w:r w:rsidDel="001D0125">
                <w:rPr>
                  <w:rStyle w:val="af2"/>
                  <w:b/>
                  <w:i w:val="0"/>
                </w:rPr>
                <w:fldChar w:fldCharType="end"/>
              </w:r>
            </w:del>
          </w:p>
        </w:tc>
        <w:tc>
          <w:tcPr>
            <w:tcW w:w="0" w:type="auto"/>
          </w:tcPr>
          <w:p w14:paraId="5AB5683A"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5950" w:author="peng" w:date="2015-01-22T13:50:00Z"/>
              </w:rPr>
              <w:pPrChange w:id="5951"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5952" w:author="peng" w:date="2015-01-22T13:50:00Z"/>
            <w:sdt>
              <w:sdtPr>
                <w:rPr>
                  <w:b w:val="0"/>
                  <w:i w:val="0"/>
                </w:rPr>
                <w:alias w:val="Class NOTE summary 0"/>
                <w:tag w:val="b30f2d3b-3dd3-4928-8c2e-210cde6bac4c"/>
                <w:id w:val="-1402827330"/>
                <w:dataBinding w:xpath="/elements/element[@objid='b30f2d3b-3dd3-4928-8c2e-210cde6bac4c']/content[@alias='Class NOTE summary 0']" w:storeItemID="{D35B6978-45B9-4860-8E6E-EDB6F017D2CB}"/>
                <w:text w:multiLine="1"/>
              </w:sdtPr>
              <w:sdtEndPr/>
              <w:sdtContent>
                <w:customXmlDelRangeEnd w:id="5952"/>
                <w:del w:id="5953" w:author="peng" w:date="2015-01-22T13:50:00Z">
                  <w:r w:rsidR="00AF2197" w:rsidDel="001D0125">
                    <w:delText>Class contains a set of parameters for HOG</w:delText>
                  </w:r>
                </w:del>
                <w:customXmlDelRangeStart w:id="5954" w:author="peng" w:date="2015-01-22T13:50:00Z"/>
              </w:sdtContent>
            </w:sdt>
            <w:customXmlDelRangeEnd w:id="5954"/>
          </w:p>
        </w:tc>
      </w:tr>
      <w:tr w:rsidR="0065251F" w:rsidDel="001D0125" w14:paraId="740F2DD6" w14:textId="77777777">
        <w:trPr>
          <w:jc w:val="both"/>
          <w:del w:id="595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605802A" w14:textId="77777777" w:rsidR="0065251F" w:rsidDel="001D0125" w:rsidRDefault="005F08CA">
            <w:pPr>
              <w:pStyle w:val="af4"/>
              <w:rPr>
                <w:del w:id="5956" w:author="peng" w:date="2015-01-22T13:50:00Z"/>
              </w:rPr>
              <w:pPrChange w:id="5957" w:author="peng" w:date="2015-01-26T02:41:00Z">
                <w:pPr>
                  <w:pStyle w:val="1"/>
                  <w:pageBreakBefore/>
                  <w:outlineLvl w:val="0"/>
                </w:pPr>
              </w:pPrChange>
            </w:pPr>
            <w:del w:id="5958" w:author="peng" w:date="2015-01-22T13:50:00Z">
              <w:r w:rsidDel="001D0125">
                <w:rPr>
                  <w:color w:val="auto"/>
                </w:rPr>
                <w:fldChar w:fldCharType="begin"/>
              </w:r>
              <w:r w:rsidDel="001D0125">
                <w:delInstrText xml:space="preserve"> HYPERLINK \l "_77b78d4d-6afc-4bc3-b438-316a59622fd8" \h </w:delInstrText>
              </w:r>
              <w:r w:rsidDel="001D0125">
                <w:rPr>
                  <w:color w:val="auto"/>
                </w:rPr>
                <w:fldChar w:fldCharType="separate"/>
              </w:r>
              <w:r w:rsidR="00AF2197" w:rsidDel="001D0125">
                <w:rPr>
                  <w:rStyle w:val="af2"/>
                </w:rPr>
                <w:delText>HOG</w:delText>
              </w:r>
              <w:r w:rsidDel="001D0125">
                <w:rPr>
                  <w:rStyle w:val="af2"/>
                  <w:b/>
                  <w:i w:val="0"/>
                </w:rPr>
                <w:fldChar w:fldCharType="end"/>
              </w:r>
            </w:del>
          </w:p>
        </w:tc>
        <w:tc>
          <w:tcPr>
            <w:tcW w:w="0" w:type="auto"/>
          </w:tcPr>
          <w:p w14:paraId="7C12B0A2"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5959" w:author="peng" w:date="2015-01-22T13:50:00Z"/>
              </w:rPr>
              <w:pPrChange w:id="5960"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5961" w:author="peng" w:date="2015-01-22T13:50:00Z"/>
            <w:sdt>
              <w:sdtPr>
                <w:rPr>
                  <w:b w:val="0"/>
                  <w:i w:val="0"/>
                </w:rPr>
                <w:alias w:val="Class NOTE summary 0"/>
                <w:tag w:val="77b78d4d-6afc-4bc3-b438-316a59622fd8"/>
                <w:id w:val="514808685"/>
                <w:dataBinding w:xpath="/elements/element[@objid='77b78d4d-6afc-4bc3-b438-316a59622fd8']/content[@alias='Class NOTE summary 0']" w:storeItemID="{D35B6978-45B9-4860-8E6E-EDB6F017D2CB}"/>
                <w:text w:multiLine="1"/>
              </w:sdtPr>
              <w:sdtEndPr/>
              <w:sdtContent>
                <w:customXmlDelRangeEnd w:id="5961"/>
                <w:del w:id="5962" w:author="peng" w:date="2015-01-22T13:50:00Z">
                  <w:r w:rsidR="00AF2197" w:rsidDel="001D0125">
                    <w:delText>Class responsible for creating HOG representations of images</w:delText>
                  </w:r>
                </w:del>
                <w:customXmlDelRangeStart w:id="5963" w:author="peng" w:date="2015-01-22T13:50:00Z"/>
              </w:sdtContent>
            </w:sdt>
            <w:customXmlDelRangeEnd w:id="5963"/>
          </w:p>
        </w:tc>
      </w:tr>
    </w:tbl>
    <w:p w14:paraId="055E55AB" w14:textId="77777777" w:rsidR="0065251F" w:rsidDel="001D0125" w:rsidRDefault="00AF2197">
      <w:pPr>
        <w:pStyle w:val="af4"/>
        <w:rPr>
          <w:del w:id="5964" w:author="peng" w:date="2015-01-22T13:50:00Z"/>
        </w:rPr>
        <w:pPrChange w:id="5965" w:author="peng" w:date="2015-01-26T02:41:00Z">
          <w:pPr>
            <w:pStyle w:val="1"/>
            <w:pageBreakBefore/>
          </w:pPr>
        </w:pPrChange>
      </w:pPr>
      <w:del w:id="5966"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4</w:delText>
        </w:r>
        <w:r w:rsidR="00C44C9A" w:rsidDel="001D0125">
          <w:fldChar w:fldCharType="end"/>
        </w:r>
        <w:r w:rsidDel="001D0125">
          <w:delText> Owned Classes of Package "HOG"</w:delText>
        </w:r>
      </w:del>
    </w:p>
    <w:p w14:paraId="0F093C65" w14:textId="77777777" w:rsidR="002A635A" w:rsidDel="001D0125" w:rsidRDefault="002A635A">
      <w:pPr>
        <w:pStyle w:val="af4"/>
        <w:rPr>
          <w:del w:id="5967" w:author="peng" w:date="2015-01-22T13:50:00Z"/>
        </w:rPr>
        <w:pPrChange w:id="5968" w:author="peng" w:date="2015-01-26T02:41:00Z">
          <w:pPr>
            <w:pStyle w:val="1"/>
            <w:pageBreakBefore/>
          </w:pPr>
        </w:pPrChange>
      </w:pPr>
    </w:p>
    <w:p w14:paraId="705E95CD" w14:textId="77777777" w:rsidR="002A635A" w:rsidDel="001D0125" w:rsidRDefault="002A635A">
      <w:pPr>
        <w:pStyle w:val="af4"/>
        <w:rPr>
          <w:del w:id="5969" w:author="peng" w:date="2015-01-22T13:50:00Z"/>
        </w:rPr>
        <w:pPrChange w:id="5970" w:author="peng" w:date="2015-01-26T02:41:00Z">
          <w:pPr>
            <w:pStyle w:val="1"/>
            <w:pageBreakBefore/>
          </w:pPr>
        </w:pPrChange>
      </w:pPr>
    </w:p>
    <w:p w14:paraId="77A5D2A1" w14:textId="77777777" w:rsidR="002A635A" w:rsidDel="001D0125" w:rsidRDefault="002A635A">
      <w:pPr>
        <w:pStyle w:val="af4"/>
        <w:rPr>
          <w:del w:id="5971" w:author="peng" w:date="2015-01-22T13:50:00Z"/>
        </w:rPr>
        <w:pPrChange w:id="5972" w:author="peng" w:date="2015-01-26T02:41:00Z">
          <w:pPr>
            <w:pStyle w:val="1"/>
            <w:pageBreakBefore/>
          </w:pPr>
        </w:pPrChange>
      </w:pPr>
    </w:p>
    <w:p w14:paraId="2F8E5FC1" w14:textId="77777777" w:rsidR="002A635A" w:rsidDel="001D0125" w:rsidRDefault="002A635A">
      <w:pPr>
        <w:pStyle w:val="af4"/>
        <w:rPr>
          <w:del w:id="5973" w:author="peng" w:date="2015-01-22T13:50:00Z"/>
        </w:rPr>
        <w:pPrChange w:id="5974" w:author="peng" w:date="2015-01-26T02:41:00Z">
          <w:pPr>
            <w:pStyle w:val="1"/>
            <w:pageBreakBefore/>
          </w:pPr>
        </w:pPrChange>
      </w:pPr>
    </w:p>
    <w:p w14:paraId="03FC2CEF" w14:textId="77777777" w:rsidR="002A635A" w:rsidDel="001D0125" w:rsidRDefault="002A635A">
      <w:pPr>
        <w:pStyle w:val="af4"/>
        <w:rPr>
          <w:del w:id="5975" w:author="peng" w:date="2015-01-22T13:50:00Z"/>
        </w:rPr>
        <w:pPrChange w:id="5976" w:author="peng" w:date="2015-01-26T02:41:00Z">
          <w:pPr>
            <w:pStyle w:val="1"/>
            <w:pageBreakBefore/>
          </w:pPr>
        </w:pPrChange>
      </w:pPr>
    </w:p>
    <w:p w14:paraId="7C547AAD" w14:textId="77777777" w:rsidR="002A635A" w:rsidDel="001D0125" w:rsidRDefault="002A635A">
      <w:pPr>
        <w:pStyle w:val="af4"/>
        <w:rPr>
          <w:del w:id="5977" w:author="peng" w:date="2015-01-22T13:50:00Z"/>
        </w:rPr>
        <w:pPrChange w:id="5978" w:author="peng" w:date="2015-01-26T02:41:00Z">
          <w:pPr>
            <w:pStyle w:val="1"/>
            <w:pageBreakBefore/>
          </w:pPr>
        </w:pPrChange>
      </w:pPr>
    </w:p>
    <w:p w14:paraId="4FF34558" w14:textId="77777777" w:rsidR="002A635A" w:rsidDel="001D0125" w:rsidRDefault="002A635A">
      <w:pPr>
        <w:pStyle w:val="af4"/>
        <w:rPr>
          <w:del w:id="5979" w:author="peng" w:date="2015-01-22T13:50:00Z"/>
        </w:rPr>
        <w:pPrChange w:id="5980" w:author="peng" w:date="2015-01-26T02:41:00Z">
          <w:pPr>
            <w:pStyle w:val="1"/>
            <w:pageBreakBefore/>
          </w:pPr>
        </w:pPrChange>
      </w:pPr>
    </w:p>
    <w:p w14:paraId="42B81C9B" w14:textId="77777777" w:rsidR="002A635A" w:rsidDel="001D0125" w:rsidRDefault="002A635A">
      <w:pPr>
        <w:pStyle w:val="af4"/>
        <w:rPr>
          <w:del w:id="5981" w:author="peng" w:date="2015-01-22T13:50:00Z"/>
        </w:rPr>
        <w:pPrChange w:id="5982" w:author="peng" w:date="2015-01-26T02:41:00Z">
          <w:pPr>
            <w:pStyle w:val="1"/>
            <w:pageBreakBefore/>
          </w:pPr>
        </w:pPrChange>
      </w:pPr>
    </w:p>
    <w:p w14:paraId="2C2E45C5" w14:textId="77777777" w:rsidR="002A635A" w:rsidDel="001D0125" w:rsidRDefault="002A635A">
      <w:pPr>
        <w:pStyle w:val="af4"/>
        <w:rPr>
          <w:del w:id="5983" w:author="peng" w:date="2015-01-22T13:50:00Z"/>
        </w:rPr>
        <w:pPrChange w:id="5984" w:author="peng" w:date="2015-01-26T02:41:00Z">
          <w:pPr>
            <w:pStyle w:val="1"/>
            <w:pageBreakBefore/>
          </w:pPr>
        </w:pPrChange>
      </w:pPr>
    </w:p>
    <w:p w14:paraId="063759C8" w14:textId="77777777" w:rsidR="002A635A" w:rsidDel="001D0125" w:rsidRDefault="002A635A">
      <w:pPr>
        <w:pStyle w:val="af4"/>
        <w:rPr>
          <w:del w:id="5985" w:author="peng" w:date="2015-01-22T13:50:00Z"/>
        </w:rPr>
        <w:pPrChange w:id="5986" w:author="peng" w:date="2015-01-26T02:41:00Z">
          <w:pPr>
            <w:pStyle w:val="1"/>
            <w:pageBreakBefore/>
          </w:pPr>
        </w:pPrChange>
      </w:pPr>
    </w:p>
    <w:p w14:paraId="147BFE83" w14:textId="77777777" w:rsidR="002A635A" w:rsidDel="001D0125" w:rsidRDefault="002A635A">
      <w:pPr>
        <w:pStyle w:val="af4"/>
        <w:rPr>
          <w:del w:id="5987" w:author="peng" w:date="2015-01-22T13:50:00Z"/>
        </w:rPr>
        <w:pPrChange w:id="5988" w:author="peng" w:date="2015-01-26T02:41:00Z">
          <w:pPr>
            <w:pStyle w:val="1"/>
            <w:pageBreakBefore/>
          </w:pPr>
        </w:pPrChange>
      </w:pPr>
    </w:p>
    <w:p w14:paraId="73DFAB8C" w14:textId="77777777" w:rsidR="002A635A" w:rsidDel="001D0125" w:rsidRDefault="002A635A">
      <w:pPr>
        <w:pStyle w:val="af4"/>
        <w:rPr>
          <w:del w:id="5989" w:author="peng" w:date="2015-01-22T13:50:00Z"/>
        </w:rPr>
        <w:pPrChange w:id="5990" w:author="peng" w:date="2015-01-26T02:41:00Z">
          <w:pPr>
            <w:pStyle w:val="1"/>
            <w:pageBreakBefore/>
          </w:pPr>
        </w:pPrChange>
      </w:pPr>
    </w:p>
    <w:p w14:paraId="66C51065" w14:textId="77777777" w:rsidR="002A635A" w:rsidDel="001D0125" w:rsidRDefault="002A635A">
      <w:pPr>
        <w:pStyle w:val="af4"/>
        <w:rPr>
          <w:del w:id="5991" w:author="peng" w:date="2015-01-22T13:50:00Z"/>
        </w:rPr>
        <w:pPrChange w:id="5992" w:author="peng" w:date="2015-01-26T02:41:00Z">
          <w:pPr>
            <w:pStyle w:val="1"/>
            <w:pageBreakBefore/>
          </w:pPr>
        </w:pPrChange>
      </w:pPr>
    </w:p>
    <w:p w14:paraId="3112DA52" w14:textId="77777777" w:rsidR="002A635A" w:rsidDel="001D0125" w:rsidRDefault="002A635A">
      <w:pPr>
        <w:pStyle w:val="af4"/>
        <w:rPr>
          <w:del w:id="5993" w:author="peng" w:date="2015-01-22T13:50:00Z"/>
        </w:rPr>
        <w:pPrChange w:id="5994" w:author="peng" w:date="2015-01-26T02:41:00Z">
          <w:pPr>
            <w:pStyle w:val="1"/>
            <w:pageBreakBefore/>
          </w:pPr>
        </w:pPrChange>
      </w:pPr>
    </w:p>
    <w:p w14:paraId="3B4E3748" w14:textId="77777777" w:rsidR="002A635A" w:rsidDel="001D0125" w:rsidRDefault="002A635A">
      <w:pPr>
        <w:pStyle w:val="af4"/>
        <w:rPr>
          <w:del w:id="5995" w:author="peng" w:date="2015-01-22T13:50:00Z"/>
        </w:rPr>
        <w:pPrChange w:id="5996" w:author="peng" w:date="2015-01-26T02:41:00Z">
          <w:pPr>
            <w:pStyle w:val="1"/>
            <w:pageBreakBefore/>
          </w:pPr>
        </w:pPrChange>
      </w:pPr>
    </w:p>
    <w:p w14:paraId="42ABA78A" w14:textId="77777777" w:rsidR="002A635A" w:rsidDel="001D0125" w:rsidRDefault="002A635A">
      <w:pPr>
        <w:pStyle w:val="af4"/>
        <w:rPr>
          <w:del w:id="5997" w:author="peng" w:date="2015-01-22T13:50:00Z"/>
        </w:rPr>
        <w:pPrChange w:id="5998" w:author="peng" w:date="2015-01-26T02:41:00Z">
          <w:pPr>
            <w:pStyle w:val="1"/>
            <w:pageBreakBefore/>
          </w:pPr>
        </w:pPrChange>
      </w:pPr>
    </w:p>
    <w:p w14:paraId="4E471F91" w14:textId="77777777" w:rsidR="002A635A" w:rsidDel="001D0125" w:rsidRDefault="002A635A">
      <w:pPr>
        <w:pStyle w:val="af4"/>
        <w:rPr>
          <w:del w:id="5999" w:author="peng" w:date="2015-01-22T13:50:00Z"/>
        </w:rPr>
        <w:pPrChange w:id="6000" w:author="peng" w:date="2015-01-26T02:41:00Z">
          <w:pPr>
            <w:pStyle w:val="1"/>
            <w:pageBreakBefore/>
          </w:pPr>
        </w:pPrChange>
      </w:pPr>
    </w:p>
    <w:p w14:paraId="1992CDA0" w14:textId="77777777" w:rsidR="002A635A" w:rsidDel="001D0125" w:rsidRDefault="002A635A">
      <w:pPr>
        <w:pStyle w:val="af4"/>
        <w:rPr>
          <w:del w:id="6001" w:author="peng" w:date="2015-01-22T13:50:00Z"/>
        </w:rPr>
        <w:pPrChange w:id="6002" w:author="peng" w:date="2015-01-26T02:41:00Z">
          <w:pPr>
            <w:pStyle w:val="1"/>
            <w:pageBreakBefore/>
          </w:pPr>
        </w:pPrChange>
      </w:pPr>
    </w:p>
    <w:p w14:paraId="2FE745B3" w14:textId="77777777" w:rsidR="002A635A" w:rsidDel="001D0125" w:rsidRDefault="002A635A">
      <w:pPr>
        <w:pStyle w:val="af4"/>
        <w:rPr>
          <w:del w:id="6003" w:author="peng" w:date="2015-01-22T13:50:00Z"/>
        </w:rPr>
        <w:pPrChange w:id="6004" w:author="peng" w:date="2015-01-26T02:41:00Z">
          <w:pPr>
            <w:pStyle w:val="1"/>
            <w:pageBreakBefore/>
          </w:pPr>
        </w:pPrChange>
      </w:pPr>
    </w:p>
    <w:p w14:paraId="56699DF2" w14:textId="77777777" w:rsidR="002A635A" w:rsidDel="001D0125" w:rsidRDefault="002A635A">
      <w:pPr>
        <w:pStyle w:val="af4"/>
        <w:rPr>
          <w:del w:id="6005" w:author="peng" w:date="2015-01-22T13:50:00Z"/>
        </w:rPr>
        <w:pPrChange w:id="6006" w:author="peng" w:date="2015-01-26T02:41:00Z">
          <w:pPr>
            <w:pStyle w:val="1"/>
            <w:pageBreakBefore/>
          </w:pPr>
        </w:pPrChange>
      </w:pPr>
    </w:p>
    <w:p w14:paraId="2CDD366A" w14:textId="77777777" w:rsidR="002A635A" w:rsidRPr="002A635A" w:rsidDel="001D0125" w:rsidRDefault="002A635A">
      <w:pPr>
        <w:pStyle w:val="af4"/>
        <w:rPr>
          <w:del w:id="6007" w:author="peng" w:date="2015-01-22T13:50:00Z"/>
        </w:rPr>
        <w:pPrChange w:id="6008" w:author="peng" w:date="2015-01-26T02:41:00Z">
          <w:pPr>
            <w:pStyle w:val="1"/>
            <w:pageBreakBefore/>
          </w:pPr>
        </w:pPrChange>
      </w:pPr>
    </w:p>
    <w:p w14:paraId="3D7D50C2" w14:textId="77777777" w:rsidR="0065251F" w:rsidDel="001D0125" w:rsidRDefault="00AF2197">
      <w:pPr>
        <w:pStyle w:val="af4"/>
        <w:rPr>
          <w:del w:id="6009" w:author="peng" w:date="2015-01-22T13:50:00Z"/>
        </w:rPr>
        <w:pPrChange w:id="6010" w:author="peng" w:date="2015-01-26T02:41:00Z">
          <w:pPr>
            <w:pStyle w:val="1"/>
            <w:pageBreakBefore/>
          </w:pPr>
        </w:pPrChange>
      </w:pPr>
      <w:bookmarkStart w:id="6011" w:name="_b30f2d3b-3dd3-4928-8c2e-210cde6bac4c"/>
      <w:del w:id="6012" w:author="peng" w:date="2015-01-22T13:50:00Z">
        <w:r w:rsidDel="001D0125">
          <w:delText>Class "</w:delText>
        </w:r>
      </w:del>
      <w:customXmlDelRangeStart w:id="6013" w:author="peng" w:date="2015-01-22T13:50:00Z"/>
      <w:sdt>
        <w:sdtPr>
          <w:rPr>
            <w:bCs/>
            <w:i w:val="0"/>
            <w:sz w:val="26"/>
            <w:szCs w:val="26"/>
          </w:rPr>
          <w:alias w:val="Class ATTRIBUTE Name"/>
          <w:tag w:val="b30f2d3b-3dd3-4928-8c2e-210cde6bac4c"/>
          <w:id w:val="-1383939457"/>
          <w:dataBinding w:xpath="/elements/element[@objid='b30f2d3b-3dd3-4928-8c2e-210cde6bac4c']/content[@alias='Class ATTRIBUTE Name']" w:storeItemID="{D35B6978-45B9-4860-8E6E-EDB6F017D2CB}"/>
          <w:text w:multiLine="1"/>
        </w:sdtPr>
        <w:sdtEndPr/>
        <w:sdtContent>
          <w:customXmlDelRangeEnd w:id="6013"/>
          <w:del w:id="6014" w:author="peng" w:date="2015-01-22T13:50:00Z">
            <w:r w:rsidDel="001D0125">
              <w:delText>HOGParam</w:delText>
            </w:r>
          </w:del>
          <w:customXmlDelRangeStart w:id="6015" w:author="peng" w:date="2015-01-22T13:50:00Z"/>
        </w:sdtContent>
      </w:sdt>
      <w:customXmlDelRangeEnd w:id="6015"/>
      <w:del w:id="6016" w:author="peng" w:date="2015-01-22T13:50:00Z">
        <w:r w:rsidDel="001D0125">
          <w:delText>"</w:delText>
        </w:r>
        <w:bookmarkEnd w:id="6011"/>
      </w:del>
    </w:p>
    <w:p w14:paraId="0B8FEA90" w14:textId="77777777" w:rsidR="0065251F" w:rsidDel="001D0125" w:rsidRDefault="00AF2197">
      <w:pPr>
        <w:pStyle w:val="af4"/>
        <w:rPr>
          <w:del w:id="6017" w:author="peng" w:date="2015-01-22T13:50:00Z"/>
          <w:rStyle w:val="ae"/>
          <w:b w:val="0"/>
          <w:bCs/>
        </w:rPr>
        <w:pPrChange w:id="6018" w:author="peng" w:date="2015-01-26T02:41:00Z">
          <w:pPr>
            <w:pStyle w:val="1"/>
            <w:pageBreakBefore/>
          </w:pPr>
        </w:pPrChange>
      </w:pPr>
      <w:del w:id="6019" w:author="peng" w:date="2015-01-22T13:50:00Z">
        <w:r w:rsidDel="001D0125">
          <w:rPr>
            <w:rStyle w:val="ae"/>
          </w:rPr>
          <w:delText xml:space="preserve">from Package </w:delText>
        </w:r>
      </w:del>
      <w:customXmlDelRangeStart w:id="6020" w:author="peng" w:date="2015-01-22T13:50:00Z"/>
      <w:sdt>
        <w:sdtPr>
          <w:rPr>
            <w:rStyle w:val="ae"/>
            <w:b w:val="0"/>
            <w:iCs w:val="0"/>
            <w:spacing w:val="15"/>
          </w:rPr>
          <w:alias w:val="Package ATTRIBUTE Name"/>
          <w:tag w:val="3dcb2c09-2a32-475f-982a-7933da523875"/>
          <w:id w:val="-540361671"/>
          <w:dataBinding w:xpath="/elements/element[@objid='3dcb2c09-2a32-475f-982a-7933da523875']/content[@alias='Package ATTRIBUTE Name']" w:storeItemID="{D35B6978-45B9-4860-8E6E-EDB6F017D2CB}"/>
          <w:text w:multiLine="1"/>
        </w:sdtPr>
        <w:sdtEndPr>
          <w:rPr>
            <w:rStyle w:val="ae"/>
          </w:rPr>
        </w:sdtEndPr>
        <w:sdtContent>
          <w:customXmlDelRangeEnd w:id="6020"/>
          <w:del w:id="6021" w:author="peng" w:date="2015-01-22T13:50:00Z">
            <w:r w:rsidDel="001D0125">
              <w:rPr>
                <w:rStyle w:val="ae"/>
              </w:rPr>
              <w:delText>gforge</w:delText>
            </w:r>
          </w:del>
          <w:customXmlDelRangeStart w:id="6022" w:author="peng" w:date="2015-01-22T13:50:00Z"/>
        </w:sdtContent>
      </w:sdt>
      <w:customXmlDelRangeEnd w:id="6022"/>
      <w:del w:id="6023" w:author="peng" w:date="2015-01-22T13:50:00Z">
        <w:r w:rsidDel="001D0125">
          <w:rPr>
            <w:rStyle w:val="ae"/>
          </w:rPr>
          <w:delText>.</w:delText>
        </w:r>
      </w:del>
      <w:customXmlDelRangeStart w:id="6024" w:author="peng" w:date="2015-01-22T13:50:00Z"/>
      <w:sdt>
        <w:sdtPr>
          <w:rPr>
            <w:rStyle w:val="ae"/>
            <w:b w:val="0"/>
            <w:iCs w:val="0"/>
            <w:spacing w:val="15"/>
          </w:rPr>
          <w:alias w:val="Package ATTRIBUTE Name"/>
          <w:tag w:val="3c0eec90-a163-4364-8ec1-855c885b184b"/>
          <w:id w:val="1016424518"/>
          <w:dataBinding w:xpath="/elements/element[@objid='3c0eec90-a163-4364-8ec1-855c885b184b']/content[@alias='Package ATTRIBUTE Name']" w:storeItemID="{D35B6978-45B9-4860-8E6E-EDB6F017D2CB}"/>
          <w:text w:multiLine="1"/>
        </w:sdtPr>
        <w:sdtEndPr>
          <w:rPr>
            <w:rStyle w:val="ae"/>
          </w:rPr>
        </w:sdtEndPr>
        <w:sdtContent>
          <w:customXmlDelRangeEnd w:id="6024"/>
          <w:del w:id="6025" w:author="peng" w:date="2015-01-22T13:50:00Z">
            <w:r w:rsidDel="001D0125">
              <w:rPr>
                <w:rStyle w:val="ae"/>
              </w:rPr>
              <w:delText>RandomForestHOG</w:delText>
            </w:r>
          </w:del>
          <w:customXmlDelRangeStart w:id="6026" w:author="peng" w:date="2015-01-22T13:50:00Z"/>
        </w:sdtContent>
      </w:sdt>
      <w:customXmlDelRangeEnd w:id="6026"/>
      <w:del w:id="6027" w:author="peng" w:date="2015-01-22T13:50:00Z">
        <w:r w:rsidDel="001D0125">
          <w:rPr>
            <w:rStyle w:val="ae"/>
          </w:rPr>
          <w:delText>.</w:delText>
        </w:r>
        <w:r w:rsidR="00C44C9A" w:rsidDel="001D0125">
          <w:rPr>
            <w:b w:val="0"/>
            <w:iCs/>
            <w:spacing w:val="15"/>
            <w:sz w:val="24"/>
            <w:szCs w:val="24"/>
          </w:rPr>
          <w:fldChar w:fldCharType="begin"/>
        </w:r>
        <w:r w:rsidR="005F1E5A" w:rsidDel="001D0125">
          <w:delInstrText>HYPERLINK \l "_3f901274-58e3-42e4-98b3-df441014db6d" \h</w:delInstrText>
        </w:r>
        <w:r w:rsidR="00C44C9A" w:rsidDel="001D0125">
          <w:rPr>
            <w:b w:val="0"/>
            <w:iCs/>
            <w:spacing w:val="15"/>
            <w:sz w:val="24"/>
            <w:szCs w:val="24"/>
          </w:rPr>
          <w:fldChar w:fldCharType="separate"/>
        </w:r>
        <w:r w:rsidDel="001D0125">
          <w:rPr>
            <w:rStyle w:val="af2"/>
          </w:rPr>
          <w:delText>HOG</w:delText>
        </w:r>
        <w:r w:rsidR="00C44C9A" w:rsidDel="001D0125">
          <w:rPr>
            <w:b w:val="0"/>
            <w:iCs/>
            <w:spacing w:val="15"/>
            <w:sz w:val="24"/>
            <w:szCs w:val="24"/>
          </w:rPr>
          <w:fldChar w:fldCharType="end"/>
        </w:r>
      </w:del>
    </w:p>
    <w:p w14:paraId="2B263FC0" w14:textId="77777777" w:rsidR="0065251F" w:rsidDel="001D0125" w:rsidRDefault="007D1D13">
      <w:pPr>
        <w:pStyle w:val="af4"/>
        <w:rPr>
          <w:del w:id="6028" w:author="peng" w:date="2015-01-22T13:50:00Z"/>
        </w:rPr>
        <w:pPrChange w:id="6029" w:author="peng" w:date="2015-01-26T02:41:00Z">
          <w:pPr>
            <w:pStyle w:val="1"/>
            <w:pageBreakBefore/>
          </w:pPr>
        </w:pPrChange>
      </w:pPr>
      <w:customXmlDelRangeStart w:id="6030" w:author="peng" w:date="2015-01-22T13:50:00Z"/>
      <w:sdt>
        <w:sdtPr>
          <w:rPr>
            <w:b w:val="0"/>
            <w:i w:val="0"/>
          </w:rPr>
          <w:alias w:val="Class NOTE description 0"/>
          <w:tag w:val="b30f2d3b-3dd3-4928-8c2e-210cde6bac4c"/>
          <w:id w:val="-1906362169"/>
          <w:dataBinding w:xpath="/elements/element[@objid='b30f2d3b-3dd3-4928-8c2e-210cde6bac4c']/content[@alias='Class NOTE description 0']" w:storeItemID="{D35B6978-45B9-4860-8E6E-EDB6F017D2CB}"/>
          <w:text w:multiLine="1"/>
        </w:sdtPr>
        <w:sdtEndPr/>
        <w:sdtContent>
          <w:customXmlDelRangeEnd w:id="6030"/>
          <w:del w:id="6031" w:author="peng" w:date="2015-01-22T13:50:00Z">
            <w:r w:rsidR="00AF2197" w:rsidDel="001D0125">
              <w:delText xml:space="preserve">This class bundles the essential parameters to perform HOG. </w:delText>
            </w:r>
          </w:del>
          <w:customXmlDelRangeStart w:id="6032" w:author="peng" w:date="2015-01-22T13:50:00Z"/>
        </w:sdtContent>
      </w:sdt>
      <w:customXmlDelRangeEnd w:id="6032"/>
    </w:p>
    <w:p w14:paraId="75686D62" w14:textId="77777777" w:rsidR="0065251F" w:rsidDel="001D0125" w:rsidRDefault="0065251F">
      <w:pPr>
        <w:pStyle w:val="af4"/>
        <w:rPr>
          <w:del w:id="6033" w:author="peng" w:date="2015-01-22T13:50:00Z"/>
        </w:rPr>
        <w:pPrChange w:id="6034" w:author="peng" w:date="2015-01-26T02:41:00Z">
          <w:pPr>
            <w:pStyle w:val="1"/>
            <w:pageBreakBefore/>
          </w:pPr>
        </w:pPrChange>
      </w:pPr>
    </w:p>
    <w:p w14:paraId="42393120" w14:textId="77777777" w:rsidR="0065251F" w:rsidDel="001D0125" w:rsidRDefault="00AF2197">
      <w:pPr>
        <w:pStyle w:val="af4"/>
        <w:rPr>
          <w:del w:id="6035" w:author="peng" w:date="2015-01-22T13:50:00Z"/>
        </w:rPr>
        <w:pPrChange w:id="6036" w:author="peng" w:date="2015-01-26T02:41:00Z">
          <w:pPr>
            <w:pStyle w:val="1"/>
            <w:pageBreakBefore/>
          </w:pPr>
        </w:pPrChange>
      </w:pPr>
      <w:del w:id="6037"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3</w:delText>
        </w:r>
        <w:r w:rsidR="00C44C9A" w:rsidDel="001D0125">
          <w:fldChar w:fldCharType="end"/>
        </w:r>
        <w:r w:rsidDel="001D0125">
          <w:delText> HOGParam</w:delText>
        </w:r>
      </w:del>
    </w:p>
    <w:p w14:paraId="271E8174" w14:textId="77777777" w:rsidR="0065251F" w:rsidDel="001D0125" w:rsidRDefault="00F9361D">
      <w:pPr>
        <w:pStyle w:val="af4"/>
        <w:rPr>
          <w:del w:id="6038" w:author="peng" w:date="2015-01-22T13:50:00Z"/>
        </w:rPr>
        <w:pPrChange w:id="6039" w:author="peng" w:date="2015-01-26T02:41:00Z">
          <w:pPr>
            <w:pStyle w:val="1"/>
            <w:pageBreakBefore/>
          </w:pPr>
        </w:pPrChange>
      </w:pPr>
      <w:del w:id="6040" w:author="peng" w:date="2015-01-22T13:50:00Z">
        <w:r w:rsidDel="001D0125">
          <w:rPr>
            <w:b w:val="0"/>
            <w:i w:val="0"/>
            <w:noProof/>
            <w:lang w:eastAsia="zh-TW"/>
          </w:rPr>
          <w:drawing>
            <wp:inline distT="0" distB="0" distL="0" distR="0" wp14:anchorId="453E3A75" wp14:editId="7F556102">
              <wp:extent cx="4425315" cy="1915160"/>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66130152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315" cy="1915160"/>
                      </a:xfrm>
                      <a:prstGeom prst="rect">
                        <a:avLst/>
                      </a:prstGeom>
                      <a:noFill/>
                      <a:ln>
                        <a:noFill/>
                      </a:ln>
                    </pic:spPr>
                  </pic:pic>
                </a:graphicData>
              </a:graphic>
            </wp:inline>
          </w:drawing>
        </w:r>
      </w:del>
    </w:p>
    <w:p w14:paraId="5858F709" w14:textId="77777777" w:rsidR="002A635A" w:rsidDel="001D0125" w:rsidRDefault="002A635A">
      <w:pPr>
        <w:pStyle w:val="af4"/>
        <w:rPr>
          <w:del w:id="6041" w:author="peng" w:date="2015-01-22T13:50:00Z"/>
        </w:rPr>
        <w:pPrChange w:id="6042" w:author="peng" w:date="2015-01-26T02:41:00Z">
          <w:pPr>
            <w:pStyle w:val="1"/>
            <w:pageBreakBefore/>
          </w:pPr>
        </w:pPrChange>
      </w:pPr>
    </w:p>
    <w:p w14:paraId="680A0170" w14:textId="77777777" w:rsidR="002A635A" w:rsidRPr="002A635A" w:rsidDel="001D0125" w:rsidRDefault="002A635A">
      <w:pPr>
        <w:pStyle w:val="af4"/>
        <w:rPr>
          <w:del w:id="6043" w:author="peng" w:date="2015-01-22T13:50:00Z"/>
        </w:rPr>
        <w:pPrChange w:id="6044" w:author="peng" w:date="2015-01-26T02:41:00Z">
          <w:pPr>
            <w:pStyle w:val="1"/>
            <w:pageBreakBefore/>
          </w:pPr>
        </w:pPrChange>
      </w:pPr>
    </w:p>
    <w:tbl>
      <w:tblPr>
        <w:tblStyle w:val="-1"/>
        <w:tblW w:w="5000" w:type="pct"/>
        <w:jc w:val="both"/>
        <w:tblLook w:val="04A0" w:firstRow="1" w:lastRow="0" w:firstColumn="1" w:lastColumn="0" w:noHBand="0" w:noVBand="1"/>
      </w:tblPr>
      <w:tblGrid>
        <w:gridCol w:w="5989"/>
        <w:gridCol w:w="3063"/>
      </w:tblGrid>
      <w:tr w:rsidR="0065251F" w:rsidDel="001D0125" w14:paraId="04619677" w14:textId="77777777" w:rsidTr="0065251F">
        <w:trPr>
          <w:cnfStyle w:val="100000000000" w:firstRow="1" w:lastRow="0" w:firstColumn="0" w:lastColumn="0" w:oddVBand="0" w:evenVBand="0" w:oddHBand="0" w:evenHBand="0" w:firstRowFirstColumn="0" w:firstRowLastColumn="0" w:lastRowFirstColumn="0" w:lastRowLastColumn="0"/>
          <w:tblHeader/>
          <w:jc w:val="both"/>
          <w:del w:id="604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2E6187A" w14:textId="77777777" w:rsidR="0065251F" w:rsidDel="001D0125" w:rsidRDefault="00AF2197">
            <w:pPr>
              <w:pStyle w:val="af4"/>
              <w:rPr>
                <w:del w:id="6046" w:author="peng" w:date="2015-01-22T13:50:00Z"/>
              </w:rPr>
              <w:pPrChange w:id="6047" w:author="peng" w:date="2015-01-26T02:41:00Z">
                <w:pPr>
                  <w:pStyle w:val="1"/>
                  <w:pageBreakBefore/>
                  <w:outlineLvl w:val="0"/>
                </w:pPr>
              </w:pPrChange>
            </w:pPr>
            <w:del w:id="6048" w:author="peng" w:date="2015-01-22T13:50:00Z">
              <w:r w:rsidDel="001D0125">
                <w:delText>Name</w:delText>
              </w:r>
            </w:del>
          </w:p>
        </w:tc>
        <w:tc>
          <w:tcPr>
            <w:tcW w:w="0" w:type="auto"/>
          </w:tcPr>
          <w:p w14:paraId="3045E4A7"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6049" w:author="peng" w:date="2015-01-22T13:50:00Z"/>
              </w:rPr>
              <w:pPrChange w:id="6050"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6051" w:author="peng" w:date="2015-01-22T13:50:00Z">
              <w:r w:rsidDel="001D0125">
                <w:delText>Description</w:delText>
              </w:r>
            </w:del>
          </w:p>
        </w:tc>
      </w:tr>
      <w:tr w:rsidR="0065251F" w:rsidDel="001D0125" w14:paraId="75B7B0D4" w14:textId="77777777">
        <w:trPr>
          <w:cnfStyle w:val="000000100000" w:firstRow="0" w:lastRow="0" w:firstColumn="0" w:lastColumn="0" w:oddVBand="0" w:evenVBand="0" w:oddHBand="1" w:evenHBand="0" w:firstRowFirstColumn="0" w:firstRowLastColumn="0" w:lastRowFirstColumn="0" w:lastRowLastColumn="0"/>
          <w:jc w:val="both"/>
          <w:del w:id="6052"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ED604C2" w14:textId="77777777" w:rsidR="0065251F" w:rsidDel="001D0125" w:rsidRDefault="007D1D13">
            <w:pPr>
              <w:pStyle w:val="af4"/>
              <w:rPr>
                <w:del w:id="6053" w:author="peng" w:date="2015-01-22T13:50:00Z"/>
              </w:rPr>
              <w:pPrChange w:id="6054" w:author="peng" w:date="2015-01-26T02:41:00Z">
                <w:pPr>
                  <w:pStyle w:val="1"/>
                  <w:pageBreakBefore/>
                  <w:outlineLvl w:val="0"/>
                </w:pPr>
              </w:pPrChange>
            </w:pPr>
            <w:customXmlDelRangeStart w:id="6055" w:author="peng" w:date="2015-01-22T13:50:00Z"/>
            <w:sdt>
              <w:sdtPr>
                <w:rPr>
                  <w:b/>
                  <w:i w:val="0"/>
                </w:rPr>
                <w:alias w:val="Operation ATTRIBUTE Name"/>
                <w:tag w:val="42d1c597-8275-42c0-8496-5d17a36fd6a3"/>
                <w:id w:val="1661736170"/>
                <w:dataBinding w:xpath="/elements/element[@objid='42d1c597-8275-42c0-8496-5d17a36fd6a3']/content[@alias='Operation ATTRIBUTE Name']" w:storeItemID="{D35B6978-45B9-4860-8E6E-EDB6F017D2CB}"/>
                <w:text w:multiLine="1"/>
              </w:sdtPr>
              <w:sdtEndPr/>
              <w:sdtContent>
                <w:customXmlDelRangeEnd w:id="6055"/>
                <w:del w:id="6056" w:author="peng" w:date="2015-01-22T13:50:00Z">
                  <w:r w:rsidR="00AF2197" w:rsidDel="001D0125">
                    <w:delText>HOGParam</w:delText>
                  </w:r>
                </w:del>
                <w:customXmlDelRangeStart w:id="6057" w:author="peng" w:date="2015-01-22T13:50:00Z"/>
              </w:sdtContent>
            </w:sdt>
            <w:customXmlDelRangeEnd w:id="6057"/>
            <w:del w:id="6058" w:author="peng" w:date="2015-01-22T13:50:00Z">
              <w:r w:rsidR="00AF2197" w:rsidDel="001D0125">
                <w:delText xml:space="preserve"> ()</w:delText>
              </w:r>
            </w:del>
          </w:p>
        </w:tc>
        <w:tc>
          <w:tcPr>
            <w:tcW w:w="0" w:type="auto"/>
          </w:tcPr>
          <w:p w14:paraId="638162C9"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059" w:author="peng" w:date="2015-01-22T13:50:00Z"/>
              </w:rPr>
              <w:pPrChange w:id="6060"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061" w:author="peng" w:date="2015-01-22T13:50:00Z"/>
            <w:sdt>
              <w:sdtPr>
                <w:rPr>
                  <w:b w:val="0"/>
                  <w:i w:val="0"/>
                </w:rPr>
                <w:alias w:val="Operation NOTE description 0"/>
                <w:tag w:val="42d1c597-8275-42c0-8496-5d17a36fd6a3"/>
                <w:id w:val="-1757346865"/>
                <w:dataBinding w:xpath="/elements/element[@objid='42d1c597-8275-42c0-8496-5d17a36fd6a3']/content[@alias='Operation NOTE description 0']" w:storeItemID="{D35B6978-45B9-4860-8E6E-EDB6F017D2CB}"/>
                <w:text w:multiLine="1"/>
              </w:sdtPr>
              <w:sdtEndPr/>
              <w:sdtContent>
                <w:customXmlDelRangeEnd w:id="6061"/>
                <w:del w:id="6062" w:author="peng" w:date="2015-01-22T13:50:00Z">
                  <w:r w:rsidR="00AF2197" w:rsidDel="001D0125">
                    <w:delText>initialize instance of HOGParam with default setting</w:delText>
                  </w:r>
                </w:del>
                <w:customXmlDelRangeStart w:id="6063" w:author="peng" w:date="2015-01-22T13:50:00Z"/>
              </w:sdtContent>
            </w:sdt>
            <w:customXmlDelRangeEnd w:id="6063"/>
          </w:p>
        </w:tc>
      </w:tr>
      <w:tr w:rsidR="0065251F" w:rsidDel="001D0125" w14:paraId="10160AC0" w14:textId="77777777">
        <w:trPr>
          <w:jc w:val="both"/>
          <w:del w:id="606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3079FDE" w14:textId="77777777" w:rsidR="0065251F" w:rsidDel="001D0125" w:rsidRDefault="007D1D13">
            <w:pPr>
              <w:pStyle w:val="af4"/>
              <w:rPr>
                <w:del w:id="6065" w:author="peng" w:date="2015-01-22T13:50:00Z"/>
              </w:rPr>
              <w:pPrChange w:id="6066" w:author="peng" w:date="2015-01-26T02:41:00Z">
                <w:pPr>
                  <w:pStyle w:val="1"/>
                  <w:pageBreakBefore/>
                  <w:outlineLvl w:val="0"/>
                </w:pPr>
              </w:pPrChange>
            </w:pPr>
            <w:customXmlDelRangeStart w:id="6067" w:author="peng" w:date="2015-01-22T13:50:00Z"/>
            <w:sdt>
              <w:sdtPr>
                <w:rPr>
                  <w:b/>
                  <w:i w:val="0"/>
                </w:rPr>
                <w:alias w:val="Operation ATTRIBUTE Name"/>
                <w:tag w:val="d2e76ede-7957-415b-a548-bb88abaab29a"/>
                <w:id w:val="2003394605"/>
                <w:dataBinding w:xpath="/elements/element[@objid='d2e76ede-7957-415b-a548-bb88abaab29a']/content[@alias='Operation ATTRIBUTE Name']" w:storeItemID="{D35B6978-45B9-4860-8E6E-EDB6F017D2CB}"/>
                <w:text w:multiLine="1"/>
              </w:sdtPr>
              <w:sdtEndPr/>
              <w:sdtContent>
                <w:customXmlDelRangeEnd w:id="6067"/>
                <w:del w:id="6068" w:author="peng" w:date="2015-01-22T13:50:00Z">
                  <w:r w:rsidR="00AF2197" w:rsidDel="001D0125">
                    <w:delText>HOGParam</w:delText>
                  </w:r>
                </w:del>
                <w:customXmlDelRangeStart w:id="6069" w:author="peng" w:date="2015-01-22T13:50:00Z"/>
              </w:sdtContent>
            </w:sdt>
            <w:customXmlDelRangeEnd w:id="6069"/>
            <w:del w:id="6070" w:author="peng" w:date="2015-01-22T13:50:00Z">
              <w:r w:rsidR="00AF2197" w:rsidDel="001D0125">
                <w:delText xml:space="preserve"> (</w:delText>
              </w:r>
            </w:del>
            <w:customXmlDelRangeStart w:id="6071" w:author="peng" w:date="2015-01-22T13:50:00Z"/>
            <w:sdt>
              <w:sdtPr>
                <w:rPr>
                  <w:rStyle w:val="ae"/>
                  <w:b/>
                  <w:i w:val="0"/>
                </w:rPr>
                <w:alias w:val="Parameter ATTRIBUTE ParameterPassing"/>
                <w:tag w:val="a304e761-5298-44d7-9769-094041d0b086"/>
                <w:id w:val="-261680207"/>
                <w:dataBinding w:xpath="/elements/element[@objid='a304e761-5298-44d7-9769-094041d0b086']/content[@alias='Parameter ATTRIBUTE ParameterPassing']" w:storeItemID="{D35B6978-45B9-4860-8E6E-EDB6F017D2CB}"/>
                <w:text w:multiLine="1"/>
              </w:sdtPr>
              <w:sdtEndPr>
                <w:rPr>
                  <w:rStyle w:val="ae"/>
                </w:rPr>
              </w:sdtEndPr>
              <w:sdtContent>
                <w:customXmlDelRangeEnd w:id="6071"/>
                <w:del w:id="6072" w:author="peng" w:date="2015-01-22T13:50:00Z">
                  <w:r w:rsidR="00AF2197" w:rsidDel="001D0125">
                    <w:rPr>
                      <w:rStyle w:val="ae"/>
                    </w:rPr>
                    <w:delText>In</w:delText>
                  </w:r>
                </w:del>
                <w:customXmlDelRangeStart w:id="6073" w:author="peng" w:date="2015-01-22T13:50:00Z"/>
              </w:sdtContent>
            </w:sdt>
            <w:customXmlDelRangeEnd w:id="6073"/>
            <w:del w:id="6074" w:author="peng" w:date="2015-01-22T13:50:00Z">
              <w:r w:rsidR="00AF2197" w:rsidDel="001D0125">
                <w:rPr>
                  <w:rStyle w:val="ae"/>
                </w:rPr>
                <w:delText xml:space="preserve"> </w:delText>
              </w:r>
            </w:del>
            <w:customXmlDelRangeStart w:id="6075" w:author="peng" w:date="2015-01-22T13:50:00Z"/>
            <w:sdt>
              <w:sdtPr>
                <w:rPr>
                  <w:b/>
                  <w:i w:val="0"/>
                </w:rPr>
                <w:alias w:val="Parameter ATTRIBUTE Name"/>
                <w:tag w:val="a304e761-5298-44d7-9769-094041d0b086"/>
                <w:id w:val="-1099108240"/>
                <w:dataBinding w:xpath="/elements/element[@objid='a304e761-5298-44d7-9769-094041d0b086']/content[@alias='Parameter ATTRIBUTE Name']" w:storeItemID="{D35B6978-45B9-4860-8E6E-EDB6F017D2CB}"/>
                <w:text w:multiLine="1"/>
              </w:sdtPr>
              <w:sdtEndPr/>
              <w:sdtContent>
                <w:customXmlDelRangeEnd w:id="6075"/>
                <w:del w:id="6076" w:author="peng" w:date="2015-01-22T13:50:00Z">
                  <w:r w:rsidR="00AF2197" w:rsidDel="001D0125">
                    <w:delText>blockType</w:delText>
                  </w:r>
                </w:del>
                <w:customXmlDelRangeStart w:id="6077" w:author="peng" w:date="2015-01-22T13:50:00Z"/>
              </w:sdtContent>
            </w:sdt>
            <w:customXmlDelRangeEnd w:id="6077"/>
            <w:del w:id="6078" w:author="peng" w:date="2015-01-22T13:50:00Z">
              <w:r w:rsidR="00AF2197" w:rsidDel="001D0125">
                <w:delText xml:space="preserve"> </w:delText>
              </w:r>
            </w:del>
            <w:customXmlDelRangeStart w:id="6079" w:author="peng" w:date="2015-01-22T13:50:00Z"/>
            <w:sdt>
              <w:sdtPr>
                <w:rPr>
                  <w:b/>
                  <w:i w:val="0"/>
                </w:rPr>
                <w:alias w:val="DataType ATTRIBUTE Name"/>
                <w:tag w:val="00000004-0000-0009-0000-000000000000"/>
                <w:id w:val="1745449309"/>
                <w:dataBinding w:xpath="/elements/element[@objid='00000004-0000-0009-0000-000000000000']/content[@alias='DataType ATTRIBUTE Name']" w:storeItemID="{D35B6978-45B9-4860-8E6E-EDB6F017D2CB}"/>
                <w:text w:multiLine="1"/>
              </w:sdtPr>
              <w:sdtEndPr/>
              <w:sdtContent>
                <w:customXmlDelRangeEnd w:id="6079"/>
                <w:del w:id="6080" w:author="peng" w:date="2015-01-22T13:50:00Z">
                  <w:r w:rsidR="00AF2197" w:rsidDel="001D0125">
                    <w:delText>integer</w:delText>
                  </w:r>
                </w:del>
                <w:customXmlDelRangeStart w:id="6081" w:author="peng" w:date="2015-01-22T13:50:00Z"/>
              </w:sdtContent>
            </w:sdt>
            <w:customXmlDelRangeEnd w:id="6081"/>
            <w:del w:id="6082" w:author="peng" w:date="2015-01-22T13:50:00Z">
              <w:r w:rsidR="00AF2197" w:rsidDel="001D0125">
                <w:delText>,</w:delText>
              </w:r>
            </w:del>
            <w:customXmlDelRangeStart w:id="6083" w:author="peng" w:date="2015-01-22T13:50:00Z"/>
            <w:sdt>
              <w:sdtPr>
                <w:rPr>
                  <w:rStyle w:val="ae"/>
                  <w:b/>
                  <w:i w:val="0"/>
                </w:rPr>
                <w:alias w:val="Parameter ATTRIBUTE ParameterPassing"/>
                <w:tag w:val="4a7bd6e4-4f28-4c5a-bb90-6785c190be7a"/>
                <w:id w:val="1558744866"/>
                <w:dataBinding w:xpath="/elements/element[@objid='4a7bd6e4-4f28-4c5a-bb90-6785c190be7a']/content[@alias='Parameter ATTRIBUTE ParameterPassing']" w:storeItemID="{D35B6978-45B9-4860-8E6E-EDB6F017D2CB}"/>
                <w:text w:multiLine="1"/>
              </w:sdtPr>
              <w:sdtEndPr>
                <w:rPr>
                  <w:rStyle w:val="ae"/>
                </w:rPr>
              </w:sdtEndPr>
              <w:sdtContent>
                <w:customXmlDelRangeEnd w:id="6083"/>
                <w:del w:id="6084" w:author="peng" w:date="2015-01-22T13:50:00Z">
                  <w:r w:rsidR="00AF2197" w:rsidDel="001D0125">
                    <w:rPr>
                      <w:rStyle w:val="ae"/>
                    </w:rPr>
                    <w:delText>In</w:delText>
                  </w:r>
                </w:del>
                <w:customXmlDelRangeStart w:id="6085" w:author="peng" w:date="2015-01-22T13:50:00Z"/>
              </w:sdtContent>
            </w:sdt>
            <w:customXmlDelRangeEnd w:id="6085"/>
            <w:del w:id="6086" w:author="peng" w:date="2015-01-22T13:50:00Z">
              <w:r w:rsidR="00AF2197" w:rsidDel="001D0125">
                <w:rPr>
                  <w:rStyle w:val="ae"/>
                </w:rPr>
                <w:delText xml:space="preserve"> </w:delText>
              </w:r>
            </w:del>
            <w:customXmlDelRangeStart w:id="6087" w:author="peng" w:date="2015-01-22T13:50:00Z"/>
            <w:sdt>
              <w:sdtPr>
                <w:rPr>
                  <w:b/>
                  <w:i w:val="0"/>
                </w:rPr>
                <w:alias w:val="Parameter ATTRIBUTE Name"/>
                <w:tag w:val="4a7bd6e4-4f28-4c5a-bb90-6785c190be7a"/>
                <w:id w:val="1491205226"/>
                <w:dataBinding w:xpath="/elements/element[@objid='4a7bd6e4-4f28-4c5a-bb90-6785c190be7a']/content[@alias='Parameter ATTRIBUTE Name']" w:storeItemID="{D35B6978-45B9-4860-8E6E-EDB6F017D2CB}"/>
                <w:text w:multiLine="1"/>
              </w:sdtPr>
              <w:sdtEndPr/>
              <w:sdtContent>
                <w:customXmlDelRangeEnd w:id="6087"/>
                <w:del w:id="6088" w:author="peng" w:date="2015-01-22T13:50:00Z">
                  <w:r w:rsidR="00AF2197" w:rsidDel="001D0125">
                    <w:delText>nBin</w:delText>
                  </w:r>
                </w:del>
                <w:customXmlDelRangeStart w:id="6089" w:author="peng" w:date="2015-01-22T13:50:00Z"/>
              </w:sdtContent>
            </w:sdt>
            <w:customXmlDelRangeEnd w:id="6089"/>
            <w:del w:id="6090" w:author="peng" w:date="2015-01-22T13:50:00Z">
              <w:r w:rsidR="00AF2197" w:rsidDel="001D0125">
                <w:delText xml:space="preserve"> </w:delText>
              </w:r>
            </w:del>
            <w:customXmlDelRangeStart w:id="6091" w:author="peng" w:date="2015-01-22T13:50:00Z"/>
            <w:sdt>
              <w:sdtPr>
                <w:rPr>
                  <w:b/>
                  <w:i w:val="0"/>
                </w:rPr>
                <w:alias w:val="DataType ATTRIBUTE Name"/>
                <w:tag w:val="00000004-0000-0009-0000-000000000000"/>
                <w:id w:val="-461110061"/>
                <w:dataBinding w:xpath="/elements/element[@objid='00000004-0000-0009-0000-000000000000']/content[@alias='DataType ATTRIBUTE Name']" w:storeItemID="{D35B6978-45B9-4860-8E6E-EDB6F017D2CB}"/>
                <w:text w:multiLine="1"/>
              </w:sdtPr>
              <w:sdtEndPr/>
              <w:sdtContent>
                <w:customXmlDelRangeEnd w:id="6091"/>
                <w:del w:id="6092" w:author="peng" w:date="2015-01-22T13:50:00Z">
                  <w:r w:rsidR="00AF2197" w:rsidDel="001D0125">
                    <w:delText>integer</w:delText>
                  </w:r>
                </w:del>
                <w:customXmlDelRangeStart w:id="6093" w:author="peng" w:date="2015-01-22T13:50:00Z"/>
              </w:sdtContent>
            </w:sdt>
            <w:customXmlDelRangeEnd w:id="6093"/>
            <w:del w:id="6094" w:author="peng" w:date="2015-01-22T13:50:00Z">
              <w:r w:rsidR="00AF2197" w:rsidDel="001D0125">
                <w:delText>,</w:delText>
              </w:r>
            </w:del>
            <w:customXmlDelRangeStart w:id="6095" w:author="peng" w:date="2015-01-22T13:50:00Z"/>
            <w:sdt>
              <w:sdtPr>
                <w:rPr>
                  <w:rStyle w:val="ae"/>
                  <w:b/>
                  <w:i w:val="0"/>
                </w:rPr>
                <w:alias w:val="Parameter ATTRIBUTE ParameterPassing"/>
                <w:tag w:val="cb3eb605-a856-4489-9bac-74f821ac4712"/>
                <w:id w:val="1483278190"/>
                <w:dataBinding w:xpath="/elements/element[@objid='cb3eb605-a856-4489-9bac-74f821ac4712']/content[@alias='Parameter ATTRIBUTE ParameterPassing']" w:storeItemID="{D35B6978-45B9-4860-8E6E-EDB6F017D2CB}"/>
                <w:text w:multiLine="1"/>
              </w:sdtPr>
              <w:sdtEndPr>
                <w:rPr>
                  <w:rStyle w:val="ae"/>
                </w:rPr>
              </w:sdtEndPr>
              <w:sdtContent>
                <w:customXmlDelRangeEnd w:id="6095"/>
                <w:del w:id="6096" w:author="peng" w:date="2015-01-22T13:50:00Z">
                  <w:r w:rsidR="00AF2197" w:rsidDel="001D0125">
                    <w:rPr>
                      <w:rStyle w:val="ae"/>
                    </w:rPr>
                    <w:delText>In</w:delText>
                  </w:r>
                </w:del>
                <w:customXmlDelRangeStart w:id="6097" w:author="peng" w:date="2015-01-22T13:50:00Z"/>
              </w:sdtContent>
            </w:sdt>
            <w:customXmlDelRangeEnd w:id="6097"/>
            <w:del w:id="6098" w:author="peng" w:date="2015-01-22T13:50:00Z">
              <w:r w:rsidR="00AF2197" w:rsidDel="001D0125">
                <w:rPr>
                  <w:rStyle w:val="ae"/>
                </w:rPr>
                <w:delText xml:space="preserve"> </w:delText>
              </w:r>
            </w:del>
            <w:customXmlDelRangeStart w:id="6099" w:author="peng" w:date="2015-01-22T13:50:00Z"/>
            <w:sdt>
              <w:sdtPr>
                <w:rPr>
                  <w:b/>
                  <w:i w:val="0"/>
                </w:rPr>
                <w:alias w:val="Parameter ATTRIBUTE Name"/>
                <w:tag w:val="cb3eb605-a856-4489-9bac-74f821ac4712"/>
                <w:id w:val="1103994867"/>
                <w:dataBinding w:xpath="/elements/element[@objid='cb3eb605-a856-4489-9bac-74f821ac4712']/content[@alias='Parameter ATTRIBUTE Name']" w:storeItemID="{D35B6978-45B9-4860-8E6E-EDB6F017D2CB}"/>
                <w:text w:multiLine="1"/>
              </w:sdtPr>
              <w:sdtEndPr/>
              <w:sdtContent>
                <w:customXmlDelRangeEnd w:id="6099"/>
                <w:del w:id="6100" w:author="peng" w:date="2015-01-22T13:50:00Z">
                  <w:r w:rsidR="00AF2197" w:rsidDel="001D0125">
                    <w:delText>cellWidth</w:delText>
                  </w:r>
                </w:del>
                <w:customXmlDelRangeStart w:id="6101" w:author="peng" w:date="2015-01-22T13:50:00Z"/>
              </w:sdtContent>
            </w:sdt>
            <w:customXmlDelRangeEnd w:id="6101"/>
            <w:del w:id="6102" w:author="peng" w:date="2015-01-22T13:50:00Z">
              <w:r w:rsidR="00AF2197" w:rsidDel="001D0125">
                <w:delText xml:space="preserve"> </w:delText>
              </w:r>
            </w:del>
            <w:customXmlDelRangeStart w:id="6103" w:author="peng" w:date="2015-01-22T13:50:00Z"/>
            <w:sdt>
              <w:sdtPr>
                <w:rPr>
                  <w:b/>
                  <w:i w:val="0"/>
                </w:rPr>
                <w:alias w:val="DataType ATTRIBUTE Name"/>
                <w:tag w:val="00000004-0000-0009-0000-000000000000"/>
                <w:id w:val="-1709559082"/>
                <w:dataBinding w:xpath="/elements/element[@objid='00000004-0000-0009-0000-000000000000']/content[@alias='DataType ATTRIBUTE Name']" w:storeItemID="{D35B6978-45B9-4860-8E6E-EDB6F017D2CB}"/>
                <w:text w:multiLine="1"/>
              </w:sdtPr>
              <w:sdtEndPr/>
              <w:sdtContent>
                <w:customXmlDelRangeEnd w:id="6103"/>
                <w:del w:id="6104" w:author="peng" w:date="2015-01-22T13:50:00Z">
                  <w:r w:rsidR="00AF2197" w:rsidDel="001D0125">
                    <w:delText>integer</w:delText>
                  </w:r>
                </w:del>
                <w:customXmlDelRangeStart w:id="6105" w:author="peng" w:date="2015-01-22T13:50:00Z"/>
              </w:sdtContent>
            </w:sdt>
            <w:customXmlDelRangeEnd w:id="6105"/>
            <w:del w:id="6106" w:author="peng" w:date="2015-01-22T13:50:00Z">
              <w:r w:rsidR="00AF2197" w:rsidDel="001D0125">
                <w:delText>,</w:delText>
              </w:r>
            </w:del>
            <w:customXmlDelRangeStart w:id="6107" w:author="peng" w:date="2015-01-22T13:50:00Z"/>
            <w:sdt>
              <w:sdtPr>
                <w:rPr>
                  <w:rStyle w:val="ae"/>
                  <w:b/>
                  <w:i w:val="0"/>
                </w:rPr>
                <w:alias w:val="Parameter ATTRIBUTE ParameterPassing"/>
                <w:tag w:val="ab5d8e62-60d1-4759-b388-39351162f45b"/>
                <w:id w:val="2122176104"/>
                <w:dataBinding w:xpath="/elements/element[@objid='ab5d8e62-60d1-4759-b388-39351162f45b']/content[@alias='Parameter ATTRIBUTE ParameterPassing']" w:storeItemID="{D35B6978-45B9-4860-8E6E-EDB6F017D2CB}"/>
                <w:text w:multiLine="1"/>
              </w:sdtPr>
              <w:sdtEndPr>
                <w:rPr>
                  <w:rStyle w:val="ae"/>
                </w:rPr>
              </w:sdtEndPr>
              <w:sdtContent>
                <w:customXmlDelRangeEnd w:id="6107"/>
                <w:del w:id="6108" w:author="peng" w:date="2015-01-22T13:50:00Z">
                  <w:r w:rsidR="00AF2197" w:rsidDel="001D0125">
                    <w:rPr>
                      <w:rStyle w:val="ae"/>
                    </w:rPr>
                    <w:delText>In</w:delText>
                  </w:r>
                </w:del>
                <w:customXmlDelRangeStart w:id="6109" w:author="peng" w:date="2015-01-22T13:50:00Z"/>
              </w:sdtContent>
            </w:sdt>
            <w:customXmlDelRangeEnd w:id="6109"/>
            <w:del w:id="6110" w:author="peng" w:date="2015-01-22T13:50:00Z">
              <w:r w:rsidR="00AF2197" w:rsidDel="001D0125">
                <w:rPr>
                  <w:rStyle w:val="ae"/>
                </w:rPr>
                <w:delText xml:space="preserve"> </w:delText>
              </w:r>
            </w:del>
            <w:customXmlDelRangeStart w:id="6111" w:author="peng" w:date="2015-01-22T13:50:00Z"/>
            <w:sdt>
              <w:sdtPr>
                <w:rPr>
                  <w:b/>
                  <w:i w:val="0"/>
                </w:rPr>
                <w:alias w:val="Parameter ATTRIBUTE Name"/>
                <w:tag w:val="ab5d8e62-60d1-4759-b388-39351162f45b"/>
                <w:id w:val="-991400304"/>
                <w:dataBinding w:xpath="/elements/element[@objid='ab5d8e62-60d1-4759-b388-39351162f45b']/content[@alias='Parameter ATTRIBUTE Name']" w:storeItemID="{D35B6978-45B9-4860-8E6E-EDB6F017D2CB}"/>
                <w:text w:multiLine="1"/>
              </w:sdtPr>
              <w:sdtEndPr/>
              <w:sdtContent>
                <w:customXmlDelRangeEnd w:id="6111"/>
                <w:del w:id="6112" w:author="peng" w:date="2015-01-22T13:50:00Z">
                  <w:r w:rsidR="00AF2197" w:rsidDel="001D0125">
                    <w:delText>cellHeight</w:delText>
                  </w:r>
                </w:del>
                <w:customXmlDelRangeStart w:id="6113" w:author="peng" w:date="2015-01-22T13:50:00Z"/>
              </w:sdtContent>
            </w:sdt>
            <w:customXmlDelRangeEnd w:id="6113"/>
            <w:del w:id="6114" w:author="peng" w:date="2015-01-22T13:50:00Z">
              <w:r w:rsidR="00AF2197" w:rsidDel="001D0125">
                <w:delText xml:space="preserve"> </w:delText>
              </w:r>
            </w:del>
            <w:customXmlDelRangeStart w:id="6115" w:author="peng" w:date="2015-01-22T13:50:00Z"/>
            <w:sdt>
              <w:sdtPr>
                <w:rPr>
                  <w:b/>
                  <w:i w:val="0"/>
                </w:rPr>
                <w:alias w:val="DataType ATTRIBUTE Name"/>
                <w:tag w:val="00000004-0000-0009-0000-000000000000"/>
                <w:id w:val="-551919267"/>
                <w:dataBinding w:xpath="/elements/element[@objid='00000004-0000-0009-0000-000000000000']/content[@alias='DataType ATTRIBUTE Name']" w:storeItemID="{D35B6978-45B9-4860-8E6E-EDB6F017D2CB}"/>
                <w:text w:multiLine="1"/>
              </w:sdtPr>
              <w:sdtEndPr/>
              <w:sdtContent>
                <w:customXmlDelRangeEnd w:id="6115"/>
                <w:del w:id="6116" w:author="peng" w:date="2015-01-22T13:50:00Z">
                  <w:r w:rsidR="00AF2197" w:rsidDel="001D0125">
                    <w:delText>integer</w:delText>
                  </w:r>
                </w:del>
                <w:customXmlDelRangeStart w:id="6117" w:author="peng" w:date="2015-01-22T13:50:00Z"/>
              </w:sdtContent>
            </w:sdt>
            <w:customXmlDelRangeEnd w:id="6117"/>
            <w:del w:id="6118" w:author="peng" w:date="2015-01-22T13:50:00Z">
              <w:r w:rsidR="00AF2197" w:rsidDel="001D0125">
                <w:delText>,</w:delText>
              </w:r>
            </w:del>
            <w:customXmlDelRangeStart w:id="6119" w:author="peng" w:date="2015-01-22T13:50:00Z"/>
            <w:sdt>
              <w:sdtPr>
                <w:rPr>
                  <w:rStyle w:val="ae"/>
                  <w:b/>
                  <w:i w:val="0"/>
                </w:rPr>
                <w:alias w:val="Parameter ATTRIBUTE ParameterPassing"/>
                <w:tag w:val="505ca8fa-c803-4020-851c-d7eb7f9d9fb3"/>
                <w:id w:val="-1959948098"/>
                <w:dataBinding w:xpath="/elements/element[@objid='505ca8fa-c803-4020-851c-d7eb7f9d9fb3']/content[@alias='Parameter ATTRIBUTE ParameterPassing']" w:storeItemID="{D35B6978-45B9-4860-8E6E-EDB6F017D2CB}"/>
                <w:text w:multiLine="1"/>
              </w:sdtPr>
              <w:sdtEndPr>
                <w:rPr>
                  <w:rStyle w:val="ae"/>
                </w:rPr>
              </w:sdtEndPr>
              <w:sdtContent>
                <w:customXmlDelRangeEnd w:id="6119"/>
                <w:del w:id="6120" w:author="peng" w:date="2015-01-22T13:50:00Z">
                  <w:r w:rsidR="00AF2197" w:rsidDel="001D0125">
                    <w:rPr>
                      <w:rStyle w:val="ae"/>
                    </w:rPr>
                    <w:delText>In</w:delText>
                  </w:r>
                </w:del>
                <w:customXmlDelRangeStart w:id="6121" w:author="peng" w:date="2015-01-22T13:50:00Z"/>
              </w:sdtContent>
            </w:sdt>
            <w:customXmlDelRangeEnd w:id="6121"/>
            <w:del w:id="6122" w:author="peng" w:date="2015-01-22T13:50:00Z">
              <w:r w:rsidR="00AF2197" w:rsidDel="001D0125">
                <w:rPr>
                  <w:rStyle w:val="ae"/>
                </w:rPr>
                <w:delText xml:space="preserve"> </w:delText>
              </w:r>
            </w:del>
            <w:customXmlDelRangeStart w:id="6123" w:author="peng" w:date="2015-01-22T13:50:00Z"/>
            <w:sdt>
              <w:sdtPr>
                <w:rPr>
                  <w:b/>
                  <w:i w:val="0"/>
                </w:rPr>
                <w:alias w:val="Parameter ATTRIBUTE Name"/>
                <w:tag w:val="505ca8fa-c803-4020-851c-d7eb7f9d9fb3"/>
                <w:id w:val="945511867"/>
                <w:dataBinding w:xpath="/elements/element[@objid='505ca8fa-c803-4020-851c-d7eb7f9d9fb3']/content[@alias='Parameter ATTRIBUTE Name']" w:storeItemID="{D35B6978-45B9-4860-8E6E-EDB6F017D2CB}"/>
                <w:text w:multiLine="1"/>
              </w:sdtPr>
              <w:sdtEndPr/>
              <w:sdtContent>
                <w:customXmlDelRangeEnd w:id="6123"/>
                <w:del w:id="6124" w:author="peng" w:date="2015-01-22T13:50:00Z">
                  <w:r w:rsidR="00AF2197" w:rsidDel="001D0125">
                    <w:delText>blockWidth</w:delText>
                  </w:r>
                </w:del>
                <w:customXmlDelRangeStart w:id="6125" w:author="peng" w:date="2015-01-22T13:50:00Z"/>
              </w:sdtContent>
            </w:sdt>
            <w:customXmlDelRangeEnd w:id="6125"/>
            <w:del w:id="6126" w:author="peng" w:date="2015-01-22T13:50:00Z">
              <w:r w:rsidR="00AF2197" w:rsidDel="001D0125">
                <w:delText xml:space="preserve"> </w:delText>
              </w:r>
            </w:del>
            <w:customXmlDelRangeStart w:id="6127" w:author="peng" w:date="2015-01-22T13:50:00Z"/>
            <w:sdt>
              <w:sdtPr>
                <w:rPr>
                  <w:b/>
                  <w:i w:val="0"/>
                </w:rPr>
                <w:alias w:val="DataType ATTRIBUTE Name"/>
                <w:tag w:val="00000004-0000-0009-0000-000000000000"/>
                <w:id w:val="511193984"/>
                <w:dataBinding w:xpath="/elements/element[@objid='00000004-0000-0009-0000-000000000000']/content[@alias='DataType ATTRIBUTE Name']" w:storeItemID="{D35B6978-45B9-4860-8E6E-EDB6F017D2CB}"/>
                <w:text w:multiLine="1"/>
              </w:sdtPr>
              <w:sdtEndPr/>
              <w:sdtContent>
                <w:customXmlDelRangeEnd w:id="6127"/>
                <w:del w:id="6128" w:author="peng" w:date="2015-01-22T13:50:00Z">
                  <w:r w:rsidR="00AF2197" w:rsidDel="001D0125">
                    <w:delText>integer</w:delText>
                  </w:r>
                </w:del>
                <w:customXmlDelRangeStart w:id="6129" w:author="peng" w:date="2015-01-22T13:50:00Z"/>
              </w:sdtContent>
            </w:sdt>
            <w:customXmlDelRangeEnd w:id="6129"/>
            <w:del w:id="6130" w:author="peng" w:date="2015-01-22T13:50:00Z">
              <w:r w:rsidR="00AF2197" w:rsidDel="001D0125">
                <w:delText>,</w:delText>
              </w:r>
            </w:del>
            <w:customXmlDelRangeStart w:id="6131" w:author="peng" w:date="2015-01-22T13:50:00Z"/>
            <w:sdt>
              <w:sdtPr>
                <w:rPr>
                  <w:rStyle w:val="ae"/>
                  <w:b/>
                  <w:i w:val="0"/>
                </w:rPr>
                <w:alias w:val="Parameter ATTRIBUTE ParameterPassing"/>
                <w:tag w:val="7535ccbd-3641-4ef8-a9d6-9341af6deecb"/>
                <w:id w:val="-8071045"/>
                <w:dataBinding w:xpath="/elements/element[@objid='7535ccbd-3641-4ef8-a9d6-9341af6deecb']/content[@alias='Parameter ATTRIBUTE ParameterPassing']" w:storeItemID="{D35B6978-45B9-4860-8E6E-EDB6F017D2CB}"/>
                <w:text w:multiLine="1"/>
              </w:sdtPr>
              <w:sdtEndPr>
                <w:rPr>
                  <w:rStyle w:val="ae"/>
                </w:rPr>
              </w:sdtEndPr>
              <w:sdtContent>
                <w:customXmlDelRangeEnd w:id="6131"/>
                <w:del w:id="6132" w:author="peng" w:date="2015-01-22T13:50:00Z">
                  <w:r w:rsidR="00AF2197" w:rsidDel="001D0125">
                    <w:rPr>
                      <w:rStyle w:val="ae"/>
                    </w:rPr>
                    <w:delText>In</w:delText>
                  </w:r>
                </w:del>
                <w:customXmlDelRangeStart w:id="6133" w:author="peng" w:date="2015-01-22T13:50:00Z"/>
              </w:sdtContent>
            </w:sdt>
            <w:customXmlDelRangeEnd w:id="6133"/>
            <w:del w:id="6134" w:author="peng" w:date="2015-01-22T13:50:00Z">
              <w:r w:rsidR="00AF2197" w:rsidDel="001D0125">
                <w:rPr>
                  <w:rStyle w:val="ae"/>
                </w:rPr>
                <w:delText xml:space="preserve"> </w:delText>
              </w:r>
            </w:del>
            <w:customXmlDelRangeStart w:id="6135" w:author="peng" w:date="2015-01-22T13:50:00Z"/>
            <w:sdt>
              <w:sdtPr>
                <w:rPr>
                  <w:b/>
                  <w:i w:val="0"/>
                </w:rPr>
                <w:alias w:val="Parameter ATTRIBUTE Name"/>
                <w:tag w:val="7535ccbd-3641-4ef8-a9d6-9341af6deecb"/>
                <w:id w:val="1517726780"/>
                <w:dataBinding w:xpath="/elements/element[@objid='7535ccbd-3641-4ef8-a9d6-9341af6deecb']/content[@alias='Parameter ATTRIBUTE Name']" w:storeItemID="{D35B6978-45B9-4860-8E6E-EDB6F017D2CB}"/>
                <w:text w:multiLine="1"/>
              </w:sdtPr>
              <w:sdtEndPr/>
              <w:sdtContent>
                <w:customXmlDelRangeEnd w:id="6135"/>
                <w:del w:id="6136" w:author="peng" w:date="2015-01-22T13:50:00Z">
                  <w:r w:rsidR="00AF2197" w:rsidDel="001D0125">
                    <w:delText>blockHeight</w:delText>
                  </w:r>
                </w:del>
                <w:customXmlDelRangeStart w:id="6137" w:author="peng" w:date="2015-01-22T13:50:00Z"/>
              </w:sdtContent>
            </w:sdt>
            <w:customXmlDelRangeEnd w:id="6137"/>
            <w:del w:id="6138" w:author="peng" w:date="2015-01-22T13:50:00Z">
              <w:r w:rsidR="00AF2197" w:rsidDel="001D0125">
                <w:delText xml:space="preserve"> </w:delText>
              </w:r>
            </w:del>
            <w:customXmlDelRangeStart w:id="6139" w:author="peng" w:date="2015-01-22T13:50:00Z"/>
            <w:sdt>
              <w:sdtPr>
                <w:rPr>
                  <w:b/>
                  <w:i w:val="0"/>
                </w:rPr>
                <w:alias w:val="DataType ATTRIBUTE Name"/>
                <w:tag w:val="00000004-0000-0009-0000-000000000000"/>
                <w:id w:val="-359596789"/>
                <w:dataBinding w:xpath="/elements/element[@objid='00000004-0000-0009-0000-000000000000']/content[@alias='DataType ATTRIBUTE Name']" w:storeItemID="{D35B6978-45B9-4860-8E6E-EDB6F017D2CB}"/>
                <w:text w:multiLine="1"/>
              </w:sdtPr>
              <w:sdtEndPr/>
              <w:sdtContent>
                <w:customXmlDelRangeEnd w:id="6139"/>
                <w:del w:id="6140" w:author="peng" w:date="2015-01-22T13:50:00Z">
                  <w:r w:rsidR="00AF2197" w:rsidDel="001D0125">
                    <w:delText>integer</w:delText>
                  </w:r>
                </w:del>
                <w:customXmlDelRangeStart w:id="6141" w:author="peng" w:date="2015-01-22T13:50:00Z"/>
              </w:sdtContent>
            </w:sdt>
            <w:customXmlDelRangeEnd w:id="6141"/>
            <w:del w:id="6142" w:author="peng" w:date="2015-01-22T13:50:00Z">
              <w:r w:rsidR="00AF2197" w:rsidDel="001D0125">
                <w:delText>,</w:delText>
              </w:r>
            </w:del>
            <w:customXmlDelRangeStart w:id="6143" w:author="peng" w:date="2015-01-22T13:50:00Z"/>
            <w:sdt>
              <w:sdtPr>
                <w:rPr>
                  <w:rStyle w:val="ae"/>
                  <w:b/>
                  <w:i w:val="0"/>
                </w:rPr>
                <w:alias w:val="Parameter ATTRIBUTE ParameterPassing"/>
                <w:tag w:val="326e224c-533e-47c3-b8bc-04c4896c546d"/>
                <w:id w:val="-157997825"/>
                <w:dataBinding w:xpath="/elements/element[@objid='326e224c-533e-47c3-b8bc-04c4896c546d']/content[@alias='Parameter ATTRIBUTE ParameterPassing']" w:storeItemID="{D35B6978-45B9-4860-8E6E-EDB6F017D2CB}"/>
                <w:text w:multiLine="1"/>
              </w:sdtPr>
              <w:sdtEndPr>
                <w:rPr>
                  <w:rStyle w:val="ae"/>
                </w:rPr>
              </w:sdtEndPr>
              <w:sdtContent>
                <w:customXmlDelRangeEnd w:id="6143"/>
                <w:del w:id="6144" w:author="peng" w:date="2015-01-22T13:50:00Z">
                  <w:r w:rsidR="00AF2197" w:rsidDel="001D0125">
                    <w:rPr>
                      <w:rStyle w:val="ae"/>
                    </w:rPr>
                    <w:delText>In</w:delText>
                  </w:r>
                </w:del>
                <w:customXmlDelRangeStart w:id="6145" w:author="peng" w:date="2015-01-22T13:50:00Z"/>
              </w:sdtContent>
            </w:sdt>
            <w:customXmlDelRangeEnd w:id="6145"/>
            <w:del w:id="6146" w:author="peng" w:date="2015-01-22T13:50:00Z">
              <w:r w:rsidR="00AF2197" w:rsidDel="001D0125">
                <w:rPr>
                  <w:rStyle w:val="ae"/>
                </w:rPr>
                <w:delText xml:space="preserve"> </w:delText>
              </w:r>
            </w:del>
            <w:customXmlDelRangeStart w:id="6147" w:author="peng" w:date="2015-01-22T13:50:00Z"/>
            <w:sdt>
              <w:sdtPr>
                <w:rPr>
                  <w:b/>
                  <w:i w:val="0"/>
                </w:rPr>
                <w:alias w:val="Parameter ATTRIBUTE Name"/>
                <w:tag w:val="326e224c-533e-47c3-b8bc-04c4896c546d"/>
                <w:id w:val="-1437673148"/>
                <w:dataBinding w:xpath="/elements/element[@objid='326e224c-533e-47c3-b8bc-04c4896c546d']/content[@alias='Parameter ATTRIBUTE Name']" w:storeItemID="{D35B6978-45B9-4860-8E6E-EDB6F017D2CB}"/>
                <w:text w:multiLine="1"/>
              </w:sdtPr>
              <w:sdtEndPr/>
              <w:sdtContent>
                <w:customXmlDelRangeEnd w:id="6147"/>
                <w:del w:id="6148" w:author="peng" w:date="2015-01-22T13:50:00Z">
                  <w:r w:rsidR="00AF2197" w:rsidDel="001D0125">
                    <w:delText>maskType</w:delText>
                  </w:r>
                </w:del>
                <w:customXmlDelRangeStart w:id="6149" w:author="peng" w:date="2015-01-22T13:50:00Z"/>
              </w:sdtContent>
            </w:sdt>
            <w:customXmlDelRangeEnd w:id="6149"/>
            <w:del w:id="6150" w:author="peng" w:date="2015-01-22T13:50:00Z">
              <w:r w:rsidR="00AF2197" w:rsidDel="001D0125">
                <w:delText xml:space="preserve"> </w:delText>
              </w:r>
            </w:del>
            <w:customXmlDelRangeStart w:id="6151" w:author="peng" w:date="2015-01-22T13:50:00Z"/>
            <w:sdt>
              <w:sdtPr>
                <w:rPr>
                  <w:b/>
                  <w:i w:val="0"/>
                </w:rPr>
                <w:alias w:val="DataType ATTRIBUTE Name"/>
                <w:tag w:val="00000004-0000-0009-0000-000000000000"/>
                <w:id w:val="1783768577"/>
                <w:dataBinding w:xpath="/elements/element[@objid='00000004-0000-0009-0000-000000000000']/content[@alias='DataType ATTRIBUTE Name']" w:storeItemID="{D35B6978-45B9-4860-8E6E-EDB6F017D2CB}"/>
                <w:text w:multiLine="1"/>
              </w:sdtPr>
              <w:sdtEndPr/>
              <w:sdtContent>
                <w:customXmlDelRangeEnd w:id="6151"/>
                <w:del w:id="6152" w:author="peng" w:date="2015-01-22T13:50:00Z">
                  <w:r w:rsidR="00AF2197" w:rsidDel="001D0125">
                    <w:delText>integer</w:delText>
                  </w:r>
                </w:del>
                <w:customXmlDelRangeStart w:id="6153" w:author="peng" w:date="2015-01-22T13:50:00Z"/>
              </w:sdtContent>
            </w:sdt>
            <w:customXmlDelRangeEnd w:id="6153"/>
            <w:del w:id="6154" w:author="peng" w:date="2015-01-22T13:50:00Z">
              <w:r w:rsidR="00AF2197" w:rsidDel="001D0125">
                <w:delText>)</w:delText>
              </w:r>
            </w:del>
          </w:p>
        </w:tc>
        <w:tc>
          <w:tcPr>
            <w:tcW w:w="0" w:type="auto"/>
          </w:tcPr>
          <w:p w14:paraId="768CBC05"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155" w:author="peng" w:date="2015-01-22T13:50:00Z"/>
              </w:rPr>
              <w:pPrChange w:id="6156"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157" w:author="peng" w:date="2015-01-22T13:50:00Z"/>
            <w:sdt>
              <w:sdtPr>
                <w:rPr>
                  <w:b w:val="0"/>
                  <w:i w:val="0"/>
                </w:rPr>
                <w:alias w:val="Operation NOTE description 0"/>
                <w:tag w:val="d2e76ede-7957-415b-a548-bb88abaab29a"/>
                <w:id w:val="1001623564"/>
                <w:dataBinding w:xpath="/elements/element[@objid='d2e76ede-7957-415b-a548-bb88abaab29a']/content[@alias='Operation NOTE description 0']" w:storeItemID="{D35B6978-45B9-4860-8E6E-EDB6F017D2CB}"/>
                <w:text w:multiLine="1"/>
              </w:sdtPr>
              <w:sdtEndPr/>
              <w:sdtContent>
                <w:customXmlDelRangeEnd w:id="6157"/>
                <w:del w:id="6158" w:author="peng" w:date="2015-01-22T13:50:00Z">
                  <w:r w:rsidR="00AF2197" w:rsidDel="001D0125">
                    <w:delText>initialize instance of HOGParam with manual setting</w:delText>
                  </w:r>
                </w:del>
                <w:customXmlDelRangeStart w:id="6159" w:author="peng" w:date="2015-01-22T13:50:00Z"/>
              </w:sdtContent>
            </w:sdt>
            <w:customXmlDelRangeEnd w:id="6159"/>
          </w:p>
        </w:tc>
      </w:tr>
    </w:tbl>
    <w:p w14:paraId="38A70FD6" w14:textId="77777777" w:rsidR="0065251F" w:rsidDel="001D0125" w:rsidRDefault="00AF2197">
      <w:pPr>
        <w:pStyle w:val="af4"/>
        <w:rPr>
          <w:del w:id="6160" w:author="peng" w:date="2015-01-22T13:50:00Z"/>
        </w:rPr>
        <w:pPrChange w:id="6161" w:author="peng" w:date="2015-01-26T02:41:00Z">
          <w:pPr>
            <w:pStyle w:val="1"/>
            <w:pageBreakBefore/>
          </w:pPr>
        </w:pPrChange>
      </w:pPr>
      <w:del w:id="6162"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5</w:delText>
        </w:r>
        <w:r w:rsidR="00C44C9A" w:rsidDel="001D0125">
          <w:fldChar w:fldCharType="end"/>
        </w:r>
        <w:r w:rsidDel="001D0125">
          <w:delText> Operations of Class "HOGParam"</w:delText>
        </w:r>
      </w:del>
    </w:p>
    <w:p w14:paraId="7C176565" w14:textId="77777777" w:rsidR="002A635A" w:rsidDel="001D0125" w:rsidRDefault="002A635A">
      <w:pPr>
        <w:pStyle w:val="af4"/>
        <w:rPr>
          <w:del w:id="6163" w:author="peng" w:date="2015-01-22T13:50:00Z"/>
        </w:rPr>
        <w:pPrChange w:id="6164" w:author="peng" w:date="2015-01-26T02:41:00Z">
          <w:pPr>
            <w:pStyle w:val="1"/>
            <w:pageBreakBefore/>
          </w:pPr>
        </w:pPrChange>
      </w:pPr>
    </w:p>
    <w:p w14:paraId="2899E009" w14:textId="77777777" w:rsidR="002A635A" w:rsidRPr="002A635A" w:rsidDel="001D0125" w:rsidRDefault="002A635A">
      <w:pPr>
        <w:pStyle w:val="af4"/>
        <w:rPr>
          <w:del w:id="6165" w:author="peng" w:date="2015-01-22T13:50:00Z"/>
        </w:rPr>
        <w:pPrChange w:id="6166" w:author="peng" w:date="2015-01-26T02:41:00Z">
          <w:pPr>
            <w:pStyle w:val="1"/>
            <w:pageBreakBefore/>
          </w:pPr>
        </w:pPrChange>
      </w:pPr>
    </w:p>
    <w:tbl>
      <w:tblPr>
        <w:tblStyle w:val="-1"/>
        <w:tblW w:w="5000" w:type="pct"/>
        <w:jc w:val="both"/>
        <w:tblLook w:val="04A0" w:firstRow="1" w:lastRow="0" w:firstColumn="1" w:lastColumn="0" w:noHBand="0" w:noVBand="1"/>
      </w:tblPr>
      <w:tblGrid>
        <w:gridCol w:w="3570"/>
        <w:gridCol w:w="5482"/>
      </w:tblGrid>
      <w:tr w:rsidR="0065251F" w:rsidDel="001D0125" w14:paraId="350971D0" w14:textId="77777777" w:rsidTr="0065251F">
        <w:trPr>
          <w:cnfStyle w:val="100000000000" w:firstRow="1" w:lastRow="0" w:firstColumn="0" w:lastColumn="0" w:oddVBand="0" w:evenVBand="0" w:oddHBand="0" w:evenHBand="0" w:firstRowFirstColumn="0" w:firstRowLastColumn="0" w:lastRowFirstColumn="0" w:lastRowLastColumn="0"/>
          <w:tblHeader/>
          <w:jc w:val="both"/>
          <w:del w:id="616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23474FD" w14:textId="77777777" w:rsidR="0065251F" w:rsidDel="001D0125" w:rsidRDefault="00AF2197">
            <w:pPr>
              <w:pStyle w:val="af4"/>
              <w:rPr>
                <w:del w:id="6168" w:author="peng" w:date="2015-01-22T13:50:00Z"/>
              </w:rPr>
              <w:pPrChange w:id="6169" w:author="peng" w:date="2015-01-26T02:41:00Z">
                <w:pPr>
                  <w:pStyle w:val="1"/>
                  <w:pageBreakBefore/>
                  <w:outlineLvl w:val="0"/>
                </w:pPr>
              </w:pPrChange>
            </w:pPr>
            <w:del w:id="6170" w:author="peng" w:date="2015-01-22T13:50:00Z">
              <w:r w:rsidDel="001D0125">
                <w:delText>Name</w:delText>
              </w:r>
            </w:del>
          </w:p>
        </w:tc>
        <w:tc>
          <w:tcPr>
            <w:tcW w:w="0" w:type="auto"/>
          </w:tcPr>
          <w:p w14:paraId="2178DED6"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6171" w:author="peng" w:date="2015-01-22T13:50:00Z"/>
              </w:rPr>
              <w:pPrChange w:id="6172"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6173" w:author="peng" w:date="2015-01-22T13:50:00Z">
              <w:r w:rsidDel="001D0125">
                <w:delText>Description</w:delText>
              </w:r>
            </w:del>
          </w:p>
        </w:tc>
      </w:tr>
      <w:tr w:rsidR="0065251F" w:rsidDel="001D0125" w14:paraId="5C83A589" w14:textId="77777777">
        <w:trPr>
          <w:cnfStyle w:val="000000100000" w:firstRow="0" w:lastRow="0" w:firstColumn="0" w:lastColumn="0" w:oddVBand="0" w:evenVBand="0" w:oddHBand="1" w:evenHBand="0" w:firstRowFirstColumn="0" w:firstRowLastColumn="0" w:lastRowFirstColumn="0" w:lastRowLastColumn="0"/>
          <w:jc w:val="both"/>
          <w:del w:id="617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66009A3" w14:textId="77777777" w:rsidR="0065251F" w:rsidDel="001D0125" w:rsidRDefault="007D1D13">
            <w:pPr>
              <w:pStyle w:val="af4"/>
              <w:rPr>
                <w:del w:id="6175" w:author="peng" w:date="2015-01-22T13:50:00Z"/>
              </w:rPr>
              <w:pPrChange w:id="6176" w:author="peng" w:date="2015-01-26T02:41:00Z">
                <w:pPr>
                  <w:pStyle w:val="1"/>
                  <w:pageBreakBefore/>
                  <w:outlineLvl w:val="0"/>
                </w:pPr>
              </w:pPrChange>
            </w:pPr>
            <w:customXmlDelRangeStart w:id="6177" w:author="peng" w:date="2015-01-22T13:50:00Z"/>
            <w:sdt>
              <w:sdtPr>
                <w:rPr>
                  <w:b/>
                  <w:i w:val="0"/>
                </w:rPr>
                <w:alias w:val="Attribute ATTRIBUTE Name"/>
                <w:tag w:val="b88524b1-694a-4bc3-898b-a62d0300bb85"/>
                <w:id w:val="-2069566552"/>
                <w:dataBinding w:xpath="/elements/element[@objid='b88524b1-694a-4bc3-898b-a62d0300bb85']/content[@alias='Attribute ATTRIBUTE Name']" w:storeItemID="{D35B6978-45B9-4860-8E6E-EDB6F017D2CB}"/>
                <w:text w:multiLine="1"/>
              </w:sdtPr>
              <w:sdtEndPr/>
              <w:sdtContent>
                <w:customXmlDelRangeEnd w:id="6177"/>
                <w:del w:id="6178" w:author="peng" w:date="2015-01-22T13:50:00Z">
                  <w:r w:rsidR="00AF2197" w:rsidDel="001D0125">
                    <w:delText>blockType</w:delText>
                  </w:r>
                </w:del>
                <w:customXmlDelRangeStart w:id="6179" w:author="peng" w:date="2015-01-22T13:50:00Z"/>
              </w:sdtContent>
            </w:sdt>
            <w:customXmlDelRangeEnd w:id="6179"/>
            <w:del w:id="6180" w:author="peng" w:date="2015-01-22T13:50:00Z">
              <w:r w:rsidR="00AF2197" w:rsidDel="001D0125">
                <w:delText xml:space="preserve"> : [</w:delText>
              </w:r>
            </w:del>
            <w:customXmlDelRangeStart w:id="6181" w:author="peng" w:date="2015-01-22T13:50:00Z"/>
            <w:sdt>
              <w:sdtPr>
                <w:rPr>
                  <w:b/>
                  <w:i w:val="0"/>
                </w:rPr>
                <w:alias w:val="Attribute ATTRIBUTE MultiplicityMin"/>
                <w:tag w:val="b88524b1-694a-4bc3-898b-a62d0300bb85"/>
                <w:id w:val="102001456"/>
                <w:dataBinding w:xpath="/elements/element[@objid='b88524b1-694a-4bc3-898b-a62d0300bb85']/content[@alias='Attribute ATTRIBUTE MultiplicityMin']" w:storeItemID="{D35B6978-45B9-4860-8E6E-EDB6F017D2CB}"/>
                <w:text w:multiLine="1"/>
              </w:sdtPr>
              <w:sdtEndPr/>
              <w:sdtContent>
                <w:customXmlDelRangeEnd w:id="6181"/>
                <w:del w:id="6182" w:author="peng" w:date="2015-01-22T13:50:00Z">
                  <w:r w:rsidR="00AF2197" w:rsidDel="001D0125">
                    <w:delText>1</w:delText>
                  </w:r>
                </w:del>
                <w:customXmlDelRangeStart w:id="6183" w:author="peng" w:date="2015-01-22T13:50:00Z"/>
              </w:sdtContent>
            </w:sdt>
            <w:customXmlDelRangeEnd w:id="6183"/>
            <w:del w:id="6184" w:author="peng" w:date="2015-01-22T13:50:00Z">
              <w:r w:rsidR="00AF2197" w:rsidDel="001D0125">
                <w:delText>..</w:delText>
              </w:r>
            </w:del>
            <w:customXmlDelRangeStart w:id="6185" w:author="peng" w:date="2015-01-22T13:50:00Z"/>
            <w:sdt>
              <w:sdtPr>
                <w:rPr>
                  <w:b/>
                  <w:i w:val="0"/>
                </w:rPr>
                <w:alias w:val="Attribute ATTRIBUTE MultiplicityMax"/>
                <w:tag w:val="b88524b1-694a-4bc3-898b-a62d0300bb85"/>
                <w:id w:val="1931545829"/>
                <w:dataBinding w:xpath="/elements/element[@objid='b88524b1-694a-4bc3-898b-a62d0300bb85']/content[@alias='Attribute ATTRIBUTE MultiplicityMax']" w:storeItemID="{D35B6978-45B9-4860-8E6E-EDB6F017D2CB}"/>
                <w:text w:multiLine="1"/>
              </w:sdtPr>
              <w:sdtEndPr/>
              <w:sdtContent>
                <w:customXmlDelRangeEnd w:id="6185"/>
                <w:del w:id="6186" w:author="peng" w:date="2015-01-22T13:50:00Z">
                  <w:r w:rsidR="00AF2197" w:rsidDel="001D0125">
                    <w:delText>1</w:delText>
                  </w:r>
                </w:del>
                <w:customXmlDelRangeStart w:id="6187" w:author="peng" w:date="2015-01-22T13:50:00Z"/>
              </w:sdtContent>
            </w:sdt>
            <w:customXmlDelRangeEnd w:id="6187"/>
            <w:del w:id="6188" w:author="peng" w:date="2015-01-22T13:50:00Z">
              <w:r w:rsidR="00AF2197" w:rsidDel="001D0125">
                <w:delText xml:space="preserve">] </w:delText>
              </w:r>
            </w:del>
            <w:customXmlDelRangeStart w:id="6189" w:author="peng" w:date="2015-01-22T13:50:00Z"/>
            <w:sdt>
              <w:sdtPr>
                <w:rPr>
                  <w:b/>
                  <w:i w:val="0"/>
                </w:rPr>
                <w:alias w:val="DataType ATTRIBUTE Name"/>
                <w:tag w:val="00000004-0000-0009-0000-000000000000"/>
                <w:id w:val="-431437907"/>
                <w:dataBinding w:xpath="/elements/element[@objid='00000004-0000-0009-0000-000000000000']/content[@alias='DataType ATTRIBUTE Name']" w:storeItemID="{D35B6978-45B9-4860-8E6E-EDB6F017D2CB}"/>
                <w:text w:multiLine="1"/>
              </w:sdtPr>
              <w:sdtEndPr/>
              <w:sdtContent>
                <w:customXmlDelRangeEnd w:id="6189"/>
                <w:del w:id="6190" w:author="peng" w:date="2015-01-22T13:50:00Z">
                  <w:r w:rsidR="00AF2197" w:rsidDel="001D0125">
                    <w:delText>integer</w:delText>
                  </w:r>
                </w:del>
                <w:customXmlDelRangeStart w:id="6191" w:author="peng" w:date="2015-01-22T13:50:00Z"/>
              </w:sdtContent>
            </w:sdt>
            <w:customXmlDelRangeEnd w:id="6191"/>
          </w:p>
        </w:tc>
        <w:tc>
          <w:tcPr>
            <w:tcW w:w="0" w:type="auto"/>
          </w:tcPr>
          <w:p w14:paraId="6D5E7A38"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192" w:author="peng" w:date="2015-01-22T13:50:00Z"/>
              </w:rPr>
              <w:pPrChange w:id="6193"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194" w:author="peng" w:date="2015-01-22T13:50:00Z"/>
            <w:sdt>
              <w:sdtPr>
                <w:rPr>
                  <w:b w:val="0"/>
                  <w:i w:val="0"/>
                </w:rPr>
                <w:alias w:val="Attribute NOTE description 0"/>
                <w:tag w:val="b88524b1-694a-4bc3-898b-a62d0300bb85"/>
                <w:id w:val="-1642034583"/>
                <w:dataBinding w:xpath="/elements/element[@objid='b88524b1-694a-4bc3-898b-a62d0300bb85']/content[@alias='Attribute NOTE description 0']" w:storeItemID="{D35B6978-45B9-4860-8E6E-EDB6F017D2CB}"/>
                <w:text w:multiLine="1"/>
              </w:sdtPr>
              <w:sdtEndPr/>
              <w:sdtContent>
                <w:customXmlDelRangeEnd w:id="6194"/>
                <w:del w:id="6195" w:author="peng" w:date="2015-01-22T13:50:00Z">
                  <w:r w:rsidR="00AF2197" w:rsidDel="001D0125">
                    <w:delText>the type of block (either rectangular or radial)</w:delText>
                  </w:r>
                </w:del>
                <w:customXmlDelRangeStart w:id="6196" w:author="peng" w:date="2015-01-22T13:50:00Z"/>
              </w:sdtContent>
            </w:sdt>
            <w:customXmlDelRangeEnd w:id="6196"/>
          </w:p>
        </w:tc>
      </w:tr>
      <w:tr w:rsidR="0065251F" w:rsidDel="001D0125" w14:paraId="24160E4F" w14:textId="77777777">
        <w:trPr>
          <w:jc w:val="both"/>
          <w:del w:id="619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17267E3" w14:textId="77777777" w:rsidR="0065251F" w:rsidDel="001D0125" w:rsidRDefault="007D1D13">
            <w:pPr>
              <w:pStyle w:val="af4"/>
              <w:rPr>
                <w:del w:id="6198" w:author="peng" w:date="2015-01-22T13:50:00Z"/>
              </w:rPr>
              <w:pPrChange w:id="6199" w:author="peng" w:date="2015-01-26T02:41:00Z">
                <w:pPr>
                  <w:pStyle w:val="1"/>
                  <w:pageBreakBefore/>
                  <w:outlineLvl w:val="0"/>
                </w:pPr>
              </w:pPrChange>
            </w:pPr>
            <w:customXmlDelRangeStart w:id="6200" w:author="peng" w:date="2015-01-22T13:50:00Z"/>
            <w:sdt>
              <w:sdtPr>
                <w:rPr>
                  <w:b/>
                  <w:i w:val="0"/>
                </w:rPr>
                <w:alias w:val="Attribute ATTRIBUTE Name"/>
                <w:tag w:val="b7c62ec1-a509-4fc4-be44-666546be5c62"/>
                <w:id w:val="960696374"/>
                <w:dataBinding w:xpath="/elements/element[@objid='b7c62ec1-a509-4fc4-be44-666546be5c62']/content[@alias='Attribute ATTRIBUTE Name']" w:storeItemID="{D35B6978-45B9-4860-8E6E-EDB6F017D2CB}"/>
                <w:text w:multiLine="1"/>
              </w:sdtPr>
              <w:sdtEndPr/>
              <w:sdtContent>
                <w:customXmlDelRangeEnd w:id="6200"/>
                <w:del w:id="6201" w:author="peng" w:date="2015-01-22T13:50:00Z">
                  <w:r w:rsidR="00AF2197" w:rsidDel="001D0125">
                    <w:delText>nBin</w:delText>
                  </w:r>
                </w:del>
                <w:customXmlDelRangeStart w:id="6202" w:author="peng" w:date="2015-01-22T13:50:00Z"/>
              </w:sdtContent>
            </w:sdt>
            <w:customXmlDelRangeEnd w:id="6202"/>
            <w:del w:id="6203" w:author="peng" w:date="2015-01-22T13:50:00Z">
              <w:r w:rsidR="00AF2197" w:rsidDel="001D0125">
                <w:delText xml:space="preserve"> : [</w:delText>
              </w:r>
            </w:del>
            <w:customXmlDelRangeStart w:id="6204" w:author="peng" w:date="2015-01-22T13:50:00Z"/>
            <w:sdt>
              <w:sdtPr>
                <w:rPr>
                  <w:b/>
                  <w:i w:val="0"/>
                </w:rPr>
                <w:alias w:val="Attribute ATTRIBUTE MultiplicityMin"/>
                <w:tag w:val="b7c62ec1-a509-4fc4-be44-666546be5c62"/>
                <w:id w:val="1135527810"/>
                <w:dataBinding w:xpath="/elements/element[@objid='b7c62ec1-a509-4fc4-be44-666546be5c62']/content[@alias='Attribute ATTRIBUTE MultiplicityMin']" w:storeItemID="{D35B6978-45B9-4860-8E6E-EDB6F017D2CB}"/>
                <w:text w:multiLine="1"/>
              </w:sdtPr>
              <w:sdtEndPr/>
              <w:sdtContent>
                <w:customXmlDelRangeEnd w:id="6204"/>
                <w:del w:id="6205" w:author="peng" w:date="2015-01-22T13:50:00Z">
                  <w:r w:rsidR="00AF2197" w:rsidDel="001D0125">
                    <w:delText>1</w:delText>
                  </w:r>
                </w:del>
                <w:customXmlDelRangeStart w:id="6206" w:author="peng" w:date="2015-01-22T13:50:00Z"/>
              </w:sdtContent>
            </w:sdt>
            <w:customXmlDelRangeEnd w:id="6206"/>
            <w:del w:id="6207" w:author="peng" w:date="2015-01-22T13:50:00Z">
              <w:r w:rsidR="00AF2197" w:rsidDel="001D0125">
                <w:delText>..</w:delText>
              </w:r>
            </w:del>
            <w:customXmlDelRangeStart w:id="6208" w:author="peng" w:date="2015-01-22T13:50:00Z"/>
            <w:sdt>
              <w:sdtPr>
                <w:rPr>
                  <w:b/>
                  <w:i w:val="0"/>
                </w:rPr>
                <w:alias w:val="Attribute ATTRIBUTE MultiplicityMax"/>
                <w:tag w:val="b7c62ec1-a509-4fc4-be44-666546be5c62"/>
                <w:id w:val="736284165"/>
                <w:dataBinding w:xpath="/elements/element[@objid='b7c62ec1-a509-4fc4-be44-666546be5c62']/content[@alias='Attribute ATTRIBUTE MultiplicityMax']" w:storeItemID="{D35B6978-45B9-4860-8E6E-EDB6F017D2CB}"/>
                <w:text w:multiLine="1"/>
              </w:sdtPr>
              <w:sdtEndPr/>
              <w:sdtContent>
                <w:customXmlDelRangeEnd w:id="6208"/>
                <w:del w:id="6209" w:author="peng" w:date="2015-01-22T13:50:00Z">
                  <w:r w:rsidR="00AF2197" w:rsidDel="001D0125">
                    <w:delText>1</w:delText>
                  </w:r>
                </w:del>
                <w:customXmlDelRangeStart w:id="6210" w:author="peng" w:date="2015-01-22T13:50:00Z"/>
              </w:sdtContent>
            </w:sdt>
            <w:customXmlDelRangeEnd w:id="6210"/>
            <w:del w:id="6211" w:author="peng" w:date="2015-01-22T13:50:00Z">
              <w:r w:rsidR="00AF2197" w:rsidDel="001D0125">
                <w:delText xml:space="preserve">] </w:delText>
              </w:r>
            </w:del>
            <w:customXmlDelRangeStart w:id="6212" w:author="peng" w:date="2015-01-22T13:50:00Z"/>
            <w:sdt>
              <w:sdtPr>
                <w:rPr>
                  <w:b/>
                  <w:i w:val="0"/>
                </w:rPr>
                <w:alias w:val="DataType ATTRIBUTE Name"/>
                <w:tag w:val="00000004-0000-0009-0000-000000000000"/>
                <w:id w:val="-67964866"/>
                <w:dataBinding w:xpath="/elements/element[@objid='00000004-0000-0009-0000-000000000000']/content[@alias='DataType ATTRIBUTE Name']" w:storeItemID="{D35B6978-45B9-4860-8E6E-EDB6F017D2CB}"/>
                <w:text w:multiLine="1"/>
              </w:sdtPr>
              <w:sdtEndPr/>
              <w:sdtContent>
                <w:customXmlDelRangeEnd w:id="6212"/>
                <w:del w:id="6213" w:author="peng" w:date="2015-01-22T13:50:00Z">
                  <w:r w:rsidR="00AF2197" w:rsidDel="001D0125">
                    <w:delText>integer</w:delText>
                  </w:r>
                </w:del>
                <w:customXmlDelRangeStart w:id="6214" w:author="peng" w:date="2015-01-22T13:50:00Z"/>
              </w:sdtContent>
            </w:sdt>
            <w:customXmlDelRangeEnd w:id="6214"/>
          </w:p>
        </w:tc>
        <w:tc>
          <w:tcPr>
            <w:tcW w:w="0" w:type="auto"/>
          </w:tcPr>
          <w:p w14:paraId="5D08579D"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215" w:author="peng" w:date="2015-01-22T13:50:00Z"/>
              </w:rPr>
              <w:pPrChange w:id="6216"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217" w:author="peng" w:date="2015-01-22T13:50:00Z"/>
            <w:sdt>
              <w:sdtPr>
                <w:rPr>
                  <w:b w:val="0"/>
                  <w:i w:val="0"/>
                </w:rPr>
                <w:alias w:val="Attribute NOTE description 0"/>
                <w:tag w:val="b7c62ec1-a509-4fc4-be44-666546be5c62"/>
                <w:id w:val="-103353870"/>
                <w:dataBinding w:xpath="/elements/element[@objid='b7c62ec1-a509-4fc4-be44-666546be5c62']/content[@alias='Attribute NOTE description 0']" w:storeItemID="{D35B6978-45B9-4860-8E6E-EDB6F017D2CB}"/>
                <w:text w:multiLine="1"/>
              </w:sdtPr>
              <w:sdtEndPr/>
              <w:sdtContent>
                <w:customXmlDelRangeEnd w:id="6217"/>
                <w:del w:id="6218" w:author="peng" w:date="2015-01-22T13:50:00Z">
                  <w:r w:rsidR="00AF2197" w:rsidDel="001D0125">
                    <w:delText>number of bins for creating histogram</w:delText>
                  </w:r>
                </w:del>
                <w:customXmlDelRangeStart w:id="6219" w:author="peng" w:date="2015-01-22T13:50:00Z"/>
              </w:sdtContent>
            </w:sdt>
            <w:customXmlDelRangeEnd w:id="6219"/>
          </w:p>
        </w:tc>
      </w:tr>
      <w:tr w:rsidR="0065251F" w:rsidDel="001D0125" w14:paraId="7C5738ED" w14:textId="77777777">
        <w:trPr>
          <w:cnfStyle w:val="000000100000" w:firstRow="0" w:lastRow="0" w:firstColumn="0" w:lastColumn="0" w:oddVBand="0" w:evenVBand="0" w:oddHBand="1" w:evenHBand="0" w:firstRowFirstColumn="0" w:firstRowLastColumn="0" w:lastRowFirstColumn="0" w:lastRowLastColumn="0"/>
          <w:jc w:val="both"/>
          <w:del w:id="6220"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7D2FB23B" w14:textId="77777777" w:rsidR="0065251F" w:rsidDel="001D0125" w:rsidRDefault="007D1D13">
            <w:pPr>
              <w:pStyle w:val="af4"/>
              <w:rPr>
                <w:del w:id="6221" w:author="peng" w:date="2015-01-22T13:50:00Z"/>
              </w:rPr>
              <w:pPrChange w:id="6222" w:author="peng" w:date="2015-01-26T02:41:00Z">
                <w:pPr>
                  <w:pStyle w:val="1"/>
                  <w:pageBreakBefore/>
                  <w:outlineLvl w:val="0"/>
                </w:pPr>
              </w:pPrChange>
            </w:pPr>
            <w:customXmlDelRangeStart w:id="6223" w:author="peng" w:date="2015-01-22T13:50:00Z"/>
            <w:sdt>
              <w:sdtPr>
                <w:rPr>
                  <w:b/>
                  <w:i w:val="0"/>
                </w:rPr>
                <w:alias w:val="Attribute ATTRIBUTE Name"/>
                <w:tag w:val="681f3204-c6bd-47af-8682-b4ad2bd1b0e6"/>
                <w:id w:val="911199749"/>
                <w:dataBinding w:xpath="/elements/element[@objid='681f3204-c6bd-47af-8682-b4ad2bd1b0e6']/content[@alias='Attribute ATTRIBUTE Name']" w:storeItemID="{D35B6978-45B9-4860-8E6E-EDB6F017D2CB}"/>
                <w:text w:multiLine="1"/>
              </w:sdtPr>
              <w:sdtEndPr/>
              <w:sdtContent>
                <w:customXmlDelRangeEnd w:id="6223"/>
                <w:del w:id="6224" w:author="peng" w:date="2015-01-22T13:50:00Z">
                  <w:r w:rsidR="00AF2197" w:rsidDel="001D0125">
                    <w:delText>cellWidth</w:delText>
                  </w:r>
                </w:del>
                <w:customXmlDelRangeStart w:id="6225" w:author="peng" w:date="2015-01-22T13:50:00Z"/>
              </w:sdtContent>
            </w:sdt>
            <w:customXmlDelRangeEnd w:id="6225"/>
            <w:del w:id="6226" w:author="peng" w:date="2015-01-22T13:50:00Z">
              <w:r w:rsidR="00AF2197" w:rsidDel="001D0125">
                <w:delText xml:space="preserve"> : [</w:delText>
              </w:r>
            </w:del>
            <w:customXmlDelRangeStart w:id="6227" w:author="peng" w:date="2015-01-22T13:50:00Z"/>
            <w:sdt>
              <w:sdtPr>
                <w:rPr>
                  <w:b/>
                  <w:i w:val="0"/>
                </w:rPr>
                <w:alias w:val="Attribute ATTRIBUTE MultiplicityMin"/>
                <w:tag w:val="681f3204-c6bd-47af-8682-b4ad2bd1b0e6"/>
                <w:id w:val="-219740462"/>
                <w:dataBinding w:xpath="/elements/element[@objid='681f3204-c6bd-47af-8682-b4ad2bd1b0e6']/content[@alias='Attribute ATTRIBUTE MultiplicityMin']" w:storeItemID="{D35B6978-45B9-4860-8E6E-EDB6F017D2CB}"/>
                <w:text w:multiLine="1"/>
              </w:sdtPr>
              <w:sdtEndPr/>
              <w:sdtContent>
                <w:customXmlDelRangeEnd w:id="6227"/>
                <w:del w:id="6228" w:author="peng" w:date="2015-01-22T13:50:00Z">
                  <w:r w:rsidR="00AF2197" w:rsidDel="001D0125">
                    <w:delText>1</w:delText>
                  </w:r>
                </w:del>
                <w:customXmlDelRangeStart w:id="6229" w:author="peng" w:date="2015-01-22T13:50:00Z"/>
              </w:sdtContent>
            </w:sdt>
            <w:customXmlDelRangeEnd w:id="6229"/>
            <w:del w:id="6230" w:author="peng" w:date="2015-01-22T13:50:00Z">
              <w:r w:rsidR="00AF2197" w:rsidDel="001D0125">
                <w:delText>..</w:delText>
              </w:r>
            </w:del>
            <w:customXmlDelRangeStart w:id="6231" w:author="peng" w:date="2015-01-22T13:50:00Z"/>
            <w:sdt>
              <w:sdtPr>
                <w:rPr>
                  <w:b/>
                  <w:i w:val="0"/>
                </w:rPr>
                <w:alias w:val="Attribute ATTRIBUTE MultiplicityMax"/>
                <w:tag w:val="681f3204-c6bd-47af-8682-b4ad2bd1b0e6"/>
                <w:id w:val="-103743978"/>
                <w:dataBinding w:xpath="/elements/element[@objid='681f3204-c6bd-47af-8682-b4ad2bd1b0e6']/content[@alias='Attribute ATTRIBUTE MultiplicityMax']" w:storeItemID="{D35B6978-45B9-4860-8E6E-EDB6F017D2CB}"/>
                <w:text w:multiLine="1"/>
              </w:sdtPr>
              <w:sdtEndPr/>
              <w:sdtContent>
                <w:customXmlDelRangeEnd w:id="6231"/>
                <w:del w:id="6232" w:author="peng" w:date="2015-01-22T13:50:00Z">
                  <w:r w:rsidR="00AF2197" w:rsidDel="001D0125">
                    <w:delText>1</w:delText>
                  </w:r>
                </w:del>
                <w:customXmlDelRangeStart w:id="6233" w:author="peng" w:date="2015-01-22T13:50:00Z"/>
              </w:sdtContent>
            </w:sdt>
            <w:customXmlDelRangeEnd w:id="6233"/>
            <w:del w:id="6234" w:author="peng" w:date="2015-01-22T13:50:00Z">
              <w:r w:rsidR="00AF2197" w:rsidDel="001D0125">
                <w:delText xml:space="preserve">] </w:delText>
              </w:r>
            </w:del>
            <w:customXmlDelRangeStart w:id="6235" w:author="peng" w:date="2015-01-22T13:50:00Z"/>
            <w:sdt>
              <w:sdtPr>
                <w:rPr>
                  <w:b/>
                  <w:i w:val="0"/>
                </w:rPr>
                <w:alias w:val="DataType ATTRIBUTE Name"/>
                <w:tag w:val="00000004-0000-0009-0000-000000000000"/>
                <w:id w:val="191730287"/>
                <w:dataBinding w:xpath="/elements/element[@objid='00000004-0000-0009-0000-000000000000']/content[@alias='DataType ATTRIBUTE Name']" w:storeItemID="{D35B6978-45B9-4860-8E6E-EDB6F017D2CB}"/>
                <w:text w:multiLine="1"/>
              </w:sdtPr>
              <w:sdtEndPr/>
              <w:sdtContent>
                <w:customXmlDelRangeEnd w:id="6235"/>
                <w:del w:id="6236" w:author="peng" w:date="2015-01-22T13:50:00Z">
                  <w:r w:rsidR="00AF2197" w:rsidDel="001D0125">
                    <w:delText>integer</w:delText>
                  </w:r>
                </w:del>
                <w:customXmlDelRangeStart w:id="6237" w:author="peng" w:date="2015-01-22T13:50:00Z"/>
              </w:sdtContent>
            </w:sdt>
            <w:customXmlDelRangeEnd w:id="6237"/>
          </w:p>
        </w:tc>
        <w:tc>
          <w:tcPr>
            <w:tcW w:w="0" w:type="auto"/>
          </w:tcPr>
          <w:p w14:paraId="29D570DB"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238" w:author="peng" w:date="2015-01-22T13:50:00Z"/>
              </w:rPr>
              <w:pPrChange w:id="6239"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240" w:author="peng" w:date="2015-01-22T13:50:00Z"/>
            <w:sdt>
              <w:sdtPr>
                <w:rPr>
                  <w:b w:val="0"/>
                  <w:i w:val="0"/>
                </w:rPr>
                <w:alias w:val="Attribute NOTE description 0"/>
                <w:tag w:val="681f3204-c6bd-47af-8682-b4ad2bd1b0e6"/>
                <w:id w:val="81183687"/>
                <w:dataBinding w:xpath="/elements/element[@objid='681f3204-c6bd-47af-8682-b4ad2bd1b0e6']/content[@alias='Attribute NOTE description 0']" w:storeItemID="{D35B6978-45B9-4860-8E6E-EDB6F017D2CB}"/>
                <w:text w:multiLine="1"/>
              </w:sdtPr>
              <w:sdtEndPr/>
              <w:sdtContent>
                <w:customXmlDelRangeEnd w:id="6240"/>
                <w:del w:id="6241" w:author="peng" w:date="2015-01-22T13:50:00Z">
                  <w:r w:rsidR="00AF2197" w:rsidDel="001D0125">
                    <w:delText>width of each cell</w:delText>
                  </w:r>
                </w:del>
                <w:customXmlDelRangeStart w:id="6242" w:author="peng" w:date="2015-01-22T13:50:00Z"/>
              </w:sdtContent>
            </w:sdt>
            <w:customXmlDelRangeEnd w:id="6242"/>
          </w:p>
        </w:tc>
      </w:tr>
      <w:tr w:rsidR="0065251F" w:rsidDel="001D0125" w14:paraId="33415710" w14:textId="77777777">
        <w:trPr>
          <w:jc w:val="both"/>
          <w:del w:id="624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92FE538" w14:textId="77777777" w:rsidR="0065251F" w:rsidDel="001D0125" w:rsidRDefault="007D1D13">
            <w:pPr>
              <w:pStyle w:val="af4"/>
              <w:rPr>
                <w:del w:id="6244" w:author="peng" w:date="2015-01-22T13:50:00Z"/>
              </w:rPr>
              <w:pPrChange w:id="6245" w:author="peng" w:date="2015-01-26T02:41:00Z">
                <w:pPr>
                  <w:pStyle w:val="1"/>
                  <w:pageBreakBefore/>
                  <w:outlineLvl w:val="0"/>
                </w:pPr>
              </w:pPrChange>
            </w:pPr>
            <w:customXmlDelRangeStart w:id="6246" w:author="peng" w:date="2015-01-22T13:50:00Z"/>
            <w:sdt>
              <w:sdtPr>
                <w:rPr>
                  <w:b/>
                  <w:i w:val="0"/>
                </w:rPr>
                <w:alias w:val="Attribute ATTRIBUTE Name"/>
                <w:tag w:val="1a3830ea-46ea-4e57-ace4-07b3adb5ca1e"/>
                <w:id w:val="-15468750"/>
                <w:dataBinding w:xpath="/elements/element[@objid='1a3830ea-46ea-4e57-ace4-07b3adb5ca1e']/content[@alias='Attribute ATTRIBUTE Name']" w:storeItemID="{D35B6978-45B9-4860-8E6E-EDB6F017D2CB}"/>
                <w:text w:multiLine="1"/>
              </w:sdtPr>
              <w:sdtEndPr/>
              <w:sdtContent>
                <w:customXmlDelRangeEnd w:id="6246"/>
                <w:del w:id="6247" w:author="peng" w:date="2015-01-22T13:50:00Z">
                  <w:r w:rsidR="00AF2197" w:rsidDel="001D0125">
                    <w:delText>cellHeight</w:delText>
                  </w:r>
                </w:del>
                <w:customXmlDelRangeStart w:id="6248" w:author="peng" w:date="2015-01-22T13:50:00Z"/>
              </w:sdtContent>
            </w:sdt>
            <w:customXmlDelRangeEnd w:id="6248"/>
            <w:del w:id="6249" w:author="peng" w:date="2015-01-22T13:50:00Z">
              <w:r w:rsidR="00AF2197" w:rsidDel="001D0125">
                <w:delText xml:space="preserve"> : [</w:delText>
              </w:r>
            </w:del>
            <w:customXmlDelRangeStart w:id="6250" w:author="peng" w:date="2015-01-22T13:50:00Z"/>
            <w:sdt>
              <w:sdtPr>
                <w:rPr>
                  <w:b/>
                  <w:i w:val="0"/>
                </w:rPr>
                <w:alias w:val="Attribute ATTRIBUTE MultiplicityMin"/>
                <w:tag w:val="1a3830ea-46ea-4e57-ace4-07b3adb5ca1e"/>
                <w:id w:val="-1642808665"/>
                <w:dataBinding w:xpath="/elements/element[@objid='1a3830ea-46ea-4e57-ace4-07b3adb5ca1e']/content[@alias='Attribute ATTRIBUTE MultiplicityMin']" w:storeItemID="{D35B6978-45B9-4860-8E6E-EDB6F017D2CB}"/>
                <w:text w:multiLine="1"/>
              </w:sdtPr>
              <w:sdtEndPr/>
              <w:sdtContent>
                <w:customXmlDelRangeEnd w:id="6250"/>
                <w:del w:id="6251" w:author="peng" w:date="2015-01-22T13:50:00Z">
                  <w:r w:rsidR="00AF2197" w:rsidDel="001D0125">
                    <w:delText>1</w:delText>
                  </w:r>
                </w:del>
                <w:customXmlDelRangeStart w:id="6252" w:author="peng" w:date="2015-01-22T13:50:00Z"/>
              </w:sdtContent>
            </w:sdt>
            <w:customXmlDelRangeEnd w:id="6252"/>
            <w:del w:id="6253" w:author="peng" w:date="2015-01-22T13:50:00Z">
              <w:r w:rsidR="00AF2197" w:rsidDel="001D0125">
                <w:delText>..</w:delText>
              </w:r>
            </w:del>
            <w:customXmlDelRangeStart w:id="6254" w:author="peng" w:date="2015-01-22T13:50:00Z"/>
            <w:sdt>
              <w:sdtPr>
                <w:rPr>
                  <w:b/>
                  <w:i w:val="0"/>
                </w:rPr>
                <w:alias w:val="Attribute ATTRIBUTE MultiplicityMax"/>
                <w:tag w:val="1a3830ea-46ea-4e57-ace4-07b3adb5ca1e"/>
                <w:id w:val="133529114"/>
                <w:dataBinding w:xpath="/elements/element[@objid='1a3830ea-46ea-4e57-ace4-07b3adb5ca1e']/content[@alias='Attribute ATTRIBUTE MultiplicityMax']" w:storeItemID="{D35B6978-45B9-4860-8E6E-EDB6F017D2CB}"/>
                <w:text w:multiLine="1"/>
              </w:sdtPr>
              <w:sdtEndPr/>
              <w:sdtContent>
                <w:customXmlDelRangeEnd w:id="6254"/>
                <w:del w:id="6255" w:author="peng" w:date="2015-01-22T13:50:00Z">
                  <w:r w:rsidR="00AF2197" w:rsidDel="001D0125">
                    <w:delText>1</w:delText>
                  </w:r>
                </w:del>
                <w:customXmlDelRangeStart w:id="6256" w:author="peng" w:date="2015-01-22T13:50:00Z"/>
              </w:sdtContent>
            </w:sdt>
            <w:customXmlDelRangeEnd w:id="6256"/>
            <w:del w:id="6257" w:author="peng" w:date="2015-01-22T13:50:00Z">
              <w:r w:rsidR="00AF2197" w:rsidDel="001D0125">
                <w:delText xml:space="preserve">] </w:delText>
              </w:r>
            </w:del>
            <w:customXmlDelRangeStart w:id="6258" w:author="peng" w:date="2015-01-22T13:50:00Z"/>
            <w:sdt>
              <w:sdtPr>
                <w:rPr>
                  <w:b/>
                  <w:i w:val="0"/>
                </w:rPr>
                <w:alias w:val="DataType ATTRIBUTE Name"/>
                <w:tag w:val="00000004-0000-0009-0000-000000000000"/>
                <w:id w:val="-102582194"/>
                <w:dataBinding w:xpath="/elements/element[@objid='00000004-0000-0009-0000-000000000000']/content[@alias='DataType ATTRIBUTE Name']" w:storeItemID="{D35B6978-45B9-4860-8E6E-EDB6F017D2CB}"/>
                <w:text w:multiLine="1"/>
              </w:sdtPr>
              <w:sdtEndPr/>
              <w:sdtContent>
                <w:customXmlDelRangeEnd w:id="6258"/>
                <w:del w:id="6259" w:author="peng" w:date="2015-01-22T13:50:00Z">
                  <w:r w:rsidR="00AF2197" w:rsidDel="001D0125">
                    <w:delText>integer</w:delText>
                  </w:r>
                </w:del>
                <w:customXmlDelRangeStart w:id="6260" w:author="peng" w:date="2015-01-22T13:50:00Z"/>
              </w:sdtContent>
            </w:sdt>
            <w:customXmlDelRangeEnd w:id="6260"/>
          </w:p>
        </w:tc>
        <w:tc>
          <w:tcPr>
            <w:tcW w:w="0" w:type="auto"/>
          </w:tcPr>
          <w:p w14:paraId="7D795867"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261" w:author="peng" w:date="2015-01-22T13:50:00Z"/>
              </w:rPr>
              <w:pPrChange w:id="6262"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263" w:author="peng" w:date="2015-01-22T13:50:00Z"/>
            <w:sdt>
              <w:sdtPr>
                <w:rPr>
                  <w:b w:val="0"/>
                  <w:i w:val="0"/>
                </w:rPr>
                <w:alias w:val="Attribute NOTE description 0"/>
                <w:tag w:val="1a3830ea-46ea-4e57-ace4-07b3adb5ca1e"/>
                <w:id w:val="-517083322"/>
                <w:dataBinding w:xpath="/elements/element[@objid='1a3830ea-46ea-4e57-ace4-07b3adb5ca1e']/content[@alias='Attribute NOTE description 0']" w:storeItemID="{D35B6978-45B9-4860-8E6E-EDB6F017D2CB}"/>
                <w:text w:multiLine="1"/>
              </w:sdtPr>
              <w:sdtEndPr/>
              <w:sdtContent>
                <w:customXmlDelRangeEnd w:id="6263"/>
                <w:del w:id="6264" w:author="peng" w:date="2015-01-22T13:50:00Z">
                  <w:r w:rsidR="00AF2197" w:rsidDel="001D0125">
                    <w:delText>height of each cell</w:delText>
                  </w:r>
                </w:del>
                <w:customXmlDelRangeStart w:id="6265" w:author="peng" w:date="2015-01-22T13:50:00Z"/>
              </w:sdtContent>
            </w:sdt>
            <w:customXmlDelRangeEnd w:id="6265"/>
          </w:p>
        </w:tc>
      </w:tr>
      <w:tr w:rsidR="0065251F" w:rsidDel="001D0125" w14:paraId="4F2110D3" w14:textId="77777777">
        <w:trPr>
          <w:cnfStyle w:val="000000100000" w:firstRow="0" w:lastRow="0" w:firstColumn="0" w:lastColumn="0" w:oddVBand="0" w:evenVBand="0" w:oddHBand="1" w:evenHBand="0" w:firstRowFirstColumn="0" w:firstRowLastColumn="0" w:lastRowFirstColumn="0" w:lastRowLastColumn="0"/>
          <w:jc w:val="both"/>
          <w:del w:id="626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CB5CD29" w14:textId="77777777" w:rsidR="0065251F" w:rsidDel="001D0125" w:rsidRDefault="007D1D13">
            <w:pPr>
              <w:pStyle w:val="af4"/>
              <w:rPr>
                <w:del w:id="6267" w:author="peng" w:date="2015-01-22T13:50:00Z"/>
              </w:rPr>
              <w:pPrChange w:id="6268" w:author="peng" w:date="2015-01-26T02:41:00Z">
                <w:pPr>
                  <w:pStyle w:val="1"/>
                  <w:pageBreakBefore/>
                  <w:outlineLvl w:val="0"/>
                </w:pPr>
              </w:pPrChange>
            </w:pPr>
            <w:customXmlDelRangeStart w:id="6269" w:author="peng" w:date="2015-01-22T13:50:00Z"/>
            <w:sdt>
              <w:sdtPr>
                <w:rPr>
                  <w:b/>
                  <w:i w:val="0"/>
                </w:rPr>
                <w:alias w:val="Attribute ATTRIBUTE Name"/>
                <w:tag w:val="5bce7051-7d4e-4695-aee9-e0af3a111261"/>
                <w:id w:val="-1286350659"/>
                <w:dataBinding w:xpath="/elements/element[@objid='5bce7051-7d4e-4695-aee9-e0af3a111261']/content[@alias='Attribute ATTRIBUTE Name']" w:storeItemID="{D35B6978-45B9-4860-8E6E-EDB6F017D2CB}"/>
                <w:text w:multiLine="1"/>
              </w:sdtPr>
              <w:sdtEndPr/>
              <w:sdtContent>
                <w:customXmlDelRangeEnd w:id="6269"/>
                <w:del w:id="6270" w:author="peng" w:date="2015-01-22T13:50:00Z">
                  <w:r w:rsidR="00AF2197" w:rsidDel="001D0125">
                    <w:delText>blockWidth</w:delText>
                  </w:r>
                </w:del>
                <w:customXmlDelRangeStart w:id="6271" w:author="peng" w:date="2015-01-22T13:50:00Z"/>
              </w:sdtContent>
            </w:sdt>
            <w:customXmlDelRangeEnd w:id="6271"/>
            <w:del w:id="6272" w:author="peng" w:date="2015-01-22T13:50:00Z">
              <w:r w:rsidR="00AF2197" w:rsidDel="001D0125">
                <w:delText xml:space="preserve"> : [</w:delText>
              </w:r>
            </w:del>
            <w:customXmlDelRangeStart w:id="6273" w:author="peng" w:date="2015-01-22T13:50:00Z"/>
            <w:sdt>
              <w:sdtPr>
                <w:rPr>
                  <w:b/>
                  <w:i w:val="0"/>
                </w:rPr>
                <w:alias w:val="Attribute ATTRIBUTE MultiplicityMin"/>
                <w:tag w:val="5bce7051-7d4e-4695-aee9-e0af3a111261"/>
                <w:id w:val="837577169"/>
                <w:dataBinding w:xpath="/elements/element[@objid='5bce7051-7d4e-4695-aee9-e0af3a111261']/content[@alias='Attribute ATTRIBUTE MultiplicityMin']" w:storeItemID="{D35B6978-45B9-4860-8E6E-EDB6F017D2CB}"/>
                <w:text w:multiLine="1"/>
              </w:sdtPr>
              <w:sdtEndPr/>
              <w:sdtContent>
                <w:customXmlDelRangeEnd w:id="6273"/>
                <w:del w:id="6274" w:author="peng" w:date="2015-01-22T13:50:00Z">
                  <w:r w:rsidR="00AF2197" w:rsidDel="001D0125">
                    <w:delText>1</w:delText>
                  </w:r>
                </w:del>
                <w:customXmlDelRangeStart w:id="6275" w:author="peng" w:date="2015-01-22T13:50:00Z"/>
              </w:sdtContent>
            </w:sdt>
            <w:customXmlDelRangeEnd w:id="6275"/>
            <w:del w:id="6276" w:author="peng" w:date="2015-01-22T13:50:00Z">
              <w:r w:rsidR="00AF2197" w:rsidDel="001D0125">
                <w:delText>..</w:delText>
              </w:r>
            </w:del>
            <w:customXmlDelRangeStart w:id="6277" w:author="peng" w:date="2015-01-22T13:50:00Z"/>
            <w:sdt>
              <w:sdtPr>
                <w:rPr>
                  <w:b/>
                  <w:i w:val="0"/>
                </w:rPr>
                <w:alias w:val="Attribute ATTRIBUTE MultiplicityMax"/>
                <w:tag w:val="5bce7051-7d4e-4695-aee9-e0af3a111261"/>
                <w:id w:val="-1187824762"/>
                <w:dataBinding w:xpath="/elements/element[@objid='5bce7051-7d4e-4695-aee9-e0af3a111261']/content[@alias='Attribute ATTRIBUTE MultiplicityMax']" w:storeItemID="{D35B6978-45B9-4860-8E6E-EDB6F017D2CB}"/>
                <w:text w:multiLine="1"/>
              </w:sdtPr>
              <w:sdtEndPr/>
              <w:sdtContent>
                <w:customXmlDelRangeEnd w:id="6277"/>
                <w:del w:id="6278" w:author="peng" w:date="2015-01-22T13:50:00Z">
                  <w:r w:rsidR="00AF2197" w:rsidDel="001D0125">
                    <w:delText>1</w:delText>
                  </w:r>
                </w:del>
                <w:customXmlDelRangeStart w:id="6279" w:author="peng" w:date="2015-01-22T13:50:00Z"/>
              </w:sdtContent>
            </w:sdt>
            <w:customXmlDelRangeEnd w:id="6279"/>
            <w:del w:id="6280" w:author="peng" w:date="2015-01-22T13:50:00Z">
              <w:r w:rsidR="00AF2197" w:rsidDel="001D0125">
                <w:delText xml:space="preserve">] </w:delText>
              </w:r>
            </w:del>
            <w:customXmlDelRangeStart w:id="6281" w:author="peng" w:date="2015-01-22T13:50:00Z"/>
            <w:sdt>
              <w:sdtPr>
                <w:rPr>
                  <w:b/>
                  <w:i w:val="0"/>
                </w:rPr>
                <w:alias w:val="DataType ATTRIBUTE Name"/>
                <w:tag w:val="00000004-0000-0009-0000-000000000000"/>
                <w:id w:val="-544595598"/>
                <w:dataBinding w:xpath="/elements/element[@objid='00000004-0000-0009-0000-000000000000']/content[@alias='DataType ATTRIBUTE Name']" w:storeItemID="{D35B6978-45B9-4860-8E6E-EDB6F017D2CB}"/>
                <w:text w:multiLine="1"/>
              </w:sdtPr>
              <w:sdtEndPr/>
              <w:sdtContent>
                <w:customXmlDelRangeEnd w:id="6281"/>
                <w:del w:id="6282" w:author="peng" w:date="2015-01-22T13:50:00Z">
                  <w:r w:rsidR="00AF2197" w:rsidDel="001D0125">
                    <w:delText>integer</w:delText>
                  </w:r>
                </w:del>
                <w:customXmlDelRangeStart w:id="6283" w:author="peng" w:date="2015-01-22T13:50:00Z"/>
              </w:sdtContent>
            </w:sdt>
            <w:customXmlDelRangeEnd w:id="6283"/>
          </w:p>
        </w:tc>
        <w:tc>
          <w:tcPr>
            <w:tcW w:w="0" w:type="auto"/>
          </w:tcPr>
          <w:p w14:paraId="158CA19F"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284" w:author="peng" w:date="2015-01-22T13:50:00Z"/>
              </w:rPr>
              <w:pPrChange w:id="6285"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286" w:author="peng" w:date="2015-01-22T13:50:00Z"/>
            <w:sdt>
              <w:sdtPr>
                <w:rPr>
                  <w:b w:val="0"/>
                  <w:i w:val="0"/>
                </w:rPr>
                <w:alias w:val="Attribute NOTE description 0"/>
                <w:tag w:val="5bce7051-7d4e-4695-aee9-e0af3a111261"/>
                <w:id w:val="1465011177"/>
                <w:dataBinding w:xpath="/elements/element[@objid='5bce7051-7d4e-4695-aee9-e0af3a111261']/content[@alias='Attribute NOTE description 0']" w:storeItemID="{D35B6978-45B9-4860-8E6E-EDB6F017D2CB}"/>
                <w:text w:multiLine="1"/>
              </w:sdtPr>
              <w:sdtEndPr/>
              <w:sdtContent>
                <w:customXmlDelRangeEnd w:id="6286"/>
                <w:del w:id="6287" w:author="peng" w:date="2015-01-22T13:50:00Z">
                  <w:r w:rsidR="00AF2197" w:rsidDel="001D0125">
                    <w:delText>width of each block</w:delText>
                  </w:r>
                </w:del>
                <w:customXmlDelRangeStart w:id="6288" w:author="peng" w:date="2015-01-22T13:50:00Z"/>
              </w:sdtContent>
            </w:sdt>
            <w:customXmlDelRangeEnd w:id="6288"/>
          </w:p>
        </w:tc>
      </w:tr>
      <w:tr w:rsidR="0065251F" w:rsidDel="001D0125" w14:paraId="317D9ADC" w14:textId="77777777">
        <w:trPr>
          <w:jc w:val="both"/>
          <w:del w:id="628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28F541B" w14:textId="77777777" w:rsidR="0065251F" w:rsidDel="001D0125" w:rsidRDefault="007D1D13">
            <w:pPr>
              <w:pStyle w:val="af4"/>
              <w:rPr>
                <w:del w:id="6290" w:author="peng" w:date="2015-01-22T13:50:00Z"/>
              </w:rPr>
              <w:pPrChange w:id="6291" w:author="peng" w:date="2015-01-26T02:41:00Z">
                <w:pPr>
                  <w:pStyle w:val="1"/>
                  <w:pageBreakBefore/>
                  <w:outlineLvl w:val="0"/>
                </w:pPr>
              </w:pPrChange>
            </w:pPr>
            <w:customXmlDelRangeStart w:id="6292" w:author="peng" w:date="2015-01-22T13:50:00Z"/>
            <w:sdt>
              <w:sdtPr>
                <w:rPr>
                  <w:b/>
                  <w:i w:val="0"/>
                </w:rPr>
                <w:alias w:val="Attribute ATTRIBUTE Name"/>
                <w:tag w:val="454dbf0a-1c3a-4f4d-b874-366c4c0aff83"/>
                <w:id w:val="-2046358282"/>
                <w:dataBinding w:xpath="/elements/element[@objid='454dbf0a-1c3a-4f4d-b874-366c4c0aff83']/content[@alias='Attribute ATTRIBUTE Name']" w:storeItemID="{D35B6978-45B9-4860-8E6E-EDB6F017D2CB}"/>
                <w:text w:multiLine="1"/>
              </w:sdtPr>
              <w:sdtEndPr/>
              <w:sdtContent>
                <w:customXmlDelRangeEnd w:id="6292"/>
                <w:del w:id="6293" w:author="peng" w:date="2015-01-22T13:50:00Z">
                  <w:r w:rsidR="00AF2197" w:rsidDel="001D0125">
                    <w:delText>blockHeight</w:delText>
                  </w:r>
                </w:del>
                <w:customXmlDelRangeStart w:id="6294" w:author="peng" w:date="2015-01-22T13:50:00Z"/>
              </w:sdtContent>
            </w:sdt>
            <w:customXmlDelRangeEnd w:id="6294"/>
            <w:del w:id="6295" w:author="peng" w:date="2015-01-22T13:50:00Z">
              <w:r w:rsidR="00AF2197" w:rsidDel="001D0125">
                <w:delText xml:space="preserve"> : [</w:delText>
              </w:r>
            </w:del>
            <w:customXmlDelRangeStart w:id="6296" w:author="peng" w:date="2015-01-22T13:50:00Z"/>
            <w:sdt>
              <w:sdtPr>
                <w:rPr>
                  <w:b/>
                  <w:i w:val="0"/>
                </w:rPr>
                <w:alias w:val="Attribute ATTRIBUTE MultiplicityMin"/>
                <w:tag w:val="454dbf0a-1c3a-4f4d-b874-366c4c0aff83"/>
                <w:id w:val="1997304565"/>
                <w:dataBinding w:xpath="/elements/element[@objid='454dbf0a-1c3a-4f4d-b874-366c4c0aff83']/content[@alias='Attribute ATTRIBUTE MultiplicityMin']" w:storeItemID="{D35B6978-45B9-4860-8E6E-EDB6F017D2CB}"/>
                <w:text w:multiLine="1"/>
              </w:sdtPr>
              <w:sdtEndPr/>
              <w:sdtContent>
                <w:customXmlDelRangeEnd w:id="6296"/>
                <w:del w:id="6297" w:author="peng" w:date="2015-01-22T13:50:00Z">
                  <w:r w:rsidR="00AF2197" w:rsidDel="001D0125">
                    <w:delText>1</w:delText>
                  </w:r>
                </w:del>
                <w:customXmlDelRangeStart w:id="6298" w:author="peng" w:date="2015-01-22T13:50:00Z"/>
              </w:sdtContent>
            </w:sdt>
            <w:customXmlDelRangeEnd w:id="6298"/>
            <w:del w:id="6299" w:author="peng" w:date="2015-01-22T13:50:00Z">
              <w:r w:rsidR="00AF2197" w:rsidDel="001D0125">
                <w:delText>..</w:delText>
              </w:r>
            </w:del>
            <w:customXmlDelRangeStart w:id="6300" w:author="peng" w:date="2015-01-22T13:50:00Z"/>
            <w:sdt>
              <w:sdtPr>
                <w:rPr>
                  <w:b/>
                  <w:i w:val="0"/>
                </w:rPr>
                <w:alias w:val="Attribute ATTRIBUTE MultiplicityMax"/>
                <w:tag w:val="454dbf0a-1c3a-4f4d-b874-366c4c0aff83"/>
                <w:id w:val="2032835154"/>
                <w:dataBinding w:xpath="/elements/element[@objid='454dbf0a-1c3a-4f4d-b874-366c4c0aff83']/content[@alias='Attribute ATTRIBUTE MultiplicityMax']" w:storeItemID="{D35B6978-45B9-4860-8E6E-EDB6F017D2CB}"/>
                <w:text w:multiLine="1"/>
              </w:sdtPr>
              <w:sdtEndPr/>
              <w:sdtContent>
                <w:customXmlDelRangeEnd w:id="6300"/>
                <w:del w:id="6301" w:author="peng" w:date="2015-01-22T13:50:00Z">
                  <w:r w:rsidR="00AF2197" w:rsidDel="001D0125">
                    <w:delText>1</w:delText>
                  </w:r>
                </w:del>
                <w:customXmlDelRangeStart w:id="6302" w:author="peng" w:date="2015-01-22T13:50:00Z"/>
              </w:sdtContent>
            </w:sdt>
            <w:customXmlDelRangeEnd w:id="6302"/>
            <w:del w:id="6303" w:author="peng" w:date="2015-01-22T13:50:00Z">
              <w:r w:rsidR="00AF2197" w:rsidDel="001D0125">
                <w:delText xml:space="preserve">] </w:delText>
              </w:r>
            </w:del>
            <w:customXmlDelRangeStart w:id="6304" w:author="peng" w:date="2015-01-22T13:50:00Z"/>
            <w:sdt>
              <w:sdtPr>
                <w:rPr>
                  <w:b/>
                  <w:i w:val="0"/>
                </w:rPr>
                <w:alias w:val="DataType ATTRIBUTE Name"/>
                <w:tag w:val="00000004-0000-0009-0000-000000000000"/>
                <w:id w:val="-1962879730"/>
                <w:dataBinding w:xpath="/elements/element[@objid='00000004-0000-0009-0000-000000000000']/content[@alias='DataType ATTRIBUTE Name']" w:storeItemID="{D35B6978-45B9-4860-8E6E-EDB6F017D2CB}"/>
                <w:text w:multiLine="1"/>
              </w:sdtPr>
              <w:sdtEndPr/>
              <w:sdtContent>
                <w:customXmlDelRangeEnd w:id="6304"/>
                <w:del w:id="6305" w:author="peng" w:date="2015-01-22T13:50:00Z">
                  <w:r w:rsidR="00AF2197" w:rsidDel="001D0125">
                    <w:delText>integer</w:delText>
                  </w:r>
                </w:del>
                <w:customXmlDelRangeStart w:id="6306" w:author="peng" w:date="2015-01-22T13:50:00Z"/>
              </w:sdtContent>
            </w:sdt>
            <w:customXmlDelRangeEnd w:id="6306"/>
          </w:p>
        </w:tc>
        <w:tc>
          <w:tcPr>
            <w:tcW w:w="0" w:type="auto"/>
          </w:tcPr>
          <w:p w14:paraId="0F9A6767"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307" w:author="peng" w:date="2015-01-22T13:50:00Z"/>
              </w:rPr>
              <w:pPrChange w:id="6308"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309" w:author="peng" w:date="2015-01-22T13:50:00Z"/>
            <w:sdt>
              <w:sdtPr>
                <w:rPr>
                  <w:b w:val="0"/>
                  <w:i w:val="0"/>
                </w:rPr>
                <w:alias w:val="Attribute NOTE description 0"/>
                <w:tag w:val="454dbf0a-1c3a-4f4d-b874-366c4c0aff83"/>
                <w:id w:val="-315723572"/>
                <w:dataBinding w:xpath="/elements/element[@objid='454dbf0a-1c3a-4f4d-b874-366c4c0aff83']/content[@alias='Attribute NOTE description 0']" w:storeItemID="{D35B6978-45B9-4860-8E6E-EDB6F017D2CB}"/>
                <w:text w:multiLine="1"/>
              </w:sdtPr>
              <w:sdtEndPr/>
              <w:sdtContent>
                <w:customXmlDelRangeEnd w:id="6309"/>
                <w:del w:id="6310" w:author="peng" w:date="2015-01-22T13:50:00Z">
                  <w:r w:rsidR="00AF2197" w:rsidDel="001D0125">
                    <w:delText>height of each block</w:delText>
                  </w:r>
                </w:del>
                <w:customXmlDelRangeStart w:id="6311" w:author="peng" w:date="2015-01-22T13:50:00Z"/>
              </w:sdtContent>
            </w:sdt>
            <w:customXmlDelRangeEnd w:id="6311"/>
          </w:p>
        </w:tc>
      </w:tr>
      <w:tr w:rsidR="0065251F" w:rsidDel="001D0125" w14:paraId="4ECD1C27" w14:textId="77777777">
        <w:trPr>
          <w:cnfStyle w:val="000000100000" w:firstRow="0" w:lastRow="0" w:firstColumn="0" w:lastColumn="0" w:oddVBand="0" w:evenVBand="0" w:oddHBand="1" w:evenHBand="0" w:firstRowFirstColumn="0" w:firstRowLastColumn="0" w:lastRowFirstColumn="0" w:lastRowLastColumn="0"/>
          <w:jc w:val="both"/>
          <w:del w:id="6312"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AAAA57E" w14:textId="77777777" w:rsidR="0065251F" w:rsidDel="001D0125" w:rsidRDefault="007D1D13">
            <w:pPr>
              <w:pStyle w:val="af4"/>
              <w:rPr>
                <w:del w:id="6313" w:author="peng" w:date="2015-01-22T13:50:00Z"/>
              </w:rPr>
              <w:pPrChange w:id="6314" w:author="peng" w:date="2015-01-26T02:41:00Z">
                <w:pPr>
                  <w:pStyle w:val="1"/>
                  <w:pageBreakBefore/>
                  <w:outlineLvl w:val="0"/>
                </w:pPr>
              </w:pPrChange>
            </w:pPr>
            <w:customXmlDelRangeStart w:id="6315" w:author="peng" w:date="2015-01-22T13:50:00Z"/>
            <w:sdt>
              <w:sdtPr>
                <w:rPr>
                  <w:b/>
                  <w:i w:val="0"/>
                </w:rPr>
                <w:alias w:val="Attribute ATTRIBUTE Name"/>
                <w:tag w:val="694ef3cb-17fa-4a08-8ab6-0222c2e41029"/>
                <w:id w:val="-1769071317"/>
                <w:dataBinding w:xpath="/elements/element[@objid='694ef3cb-17fa-4a08-8ab6-0222c2e41029']/content[@alias='Attribute ATTRIBUTE Name']" w:storeItemID="{D35B6978-45B9-4860-8E6E-EDB6F017D2CB}"/>
                <w:text w:multiLine="1"/>
              </w:sdtPr>
              <w:sdtEndPr/>
              <w:sdtContent>
                <w:customXmlDelRangeEnd w:id="6315"/>
                <w:del w:id="6316" w:author="peng" w:date="2015-01-22T13:50:00Z">
                  <w:r w:rsidR="00AF2197" w:rsidDel="001D0125">
                    <w:delText>maskType</w:delText>
                  </w:r>
                </w:del>
                <w:customXmlDelRangeStart w:id="6317" w:author="peng" w:date="2015-01-22T13:50:00Z"/>
              </w:sdtContent>
            </w:sdt>
            <w:customXmlDelRangeEnd w:id="6317"/>
            <w:del w:id="6318" w:author="peng" w:date="2015-01-22T13:50:00Z">
              <w:r w:rsidR="00AF2197" w:rsidDel="001D0125">
                <w:delText xml:space="preserve"> : [</w:delText>
              </w:r>
            </w:del>
            <w:customXmlDelRangeStart w:id="6319" w:author="peng" w:date="2015-01-22T13:50:00Z"/>
            <w:sdt>
              <w:sdtPr>
                <w:rPr>
                  <w:b/>
                  <w:i w:val="0"/>
                </w:rPr>
                <w:alias w:val="Attribute ATTRIBUTE MultiplicityMin"/>
                <w:tag w:val="694ef3cb-17fa-4a08-8ab6-0222c2e41029"/>
                <w:id w:val="938331640"/>
                <w:dataBinding w:xpath="/elements/element[@objid='694ef3cb-17fa-4a08-8ab6-0222c2e41029']/content[@alias='Attribute ATTRIBUTE MultiplicityMin']" w:storeItemID="{D35B6978-45B9-4860-8E6E-EDB6F017D2CB}"/>
                <w:text w:multiLine="1"/>
              </w:sdtPr>
              <w:sdtEndPr/>
              <w:sdtContent>
                <w:customXmlDelRangeEnd w:id="6319"/>
                <w:del w:id="6320" w:author="peng" w:date="2015-01-22T13:50:00Z">
                  <w:r w:rsidR="00AF2197" w:rsidDel="001D0125">
                    <w:delText>1</w:delText>
                  </w:r>
                </w:del>
                <w:customXmlDelRangeStart w:id="6321" w:author="peng" w:date="2015-01-22T13:50:00Z"/>
              </w:sdtContent>
            </w:sdt>
            <w:customXmlDelRangeEnd w:id="6321"/>
            <w:del w:id="6322" w:author="peng" w:date="2015-01-22T13:50:00Z">
              <w:r w:rsidR="00AF2197" w:rsidDel="001D0125">
                <w:delText>..</w:delText>
              </w:r>
            </w:del>
            <w:customXmlDelRangeStart w:id="6323" w:author="peng" w:date="2015-01-22T13:50:00Z"/>
            <w:sdt>
              <w:sdtPr>
                <w:rPr>
                  <w:b/>
                  <w:i w:val="0"/>
                </w:rPr>
                <w:alias w:val="Attribute ATTRIBUTE MultiplicityMax"/>
                <w:tag w:val="694ef3cb-17fa-4a08-8ab6-0222c2e41029"/>
                <w:id w:val="-87386257"/>
                <w:dataBinding w:xpath="/elements/element[@objid='694ef3cb-17fa-4a08-8ab6-0222c2e41029']/content[@alias='Attribute ATTRIBUTE MultiplicityMax']" w:storeItemID="{D35B6978-45B9-4860-8E6E-EDB6F017D2CB}"/>
                <w:text w:multiLine="1"/>
              </w:sdtPr>
              <w:sdtEndPr/>
              <w:sdtContent>
                <w:customXmlDelRangeEnd w:id="6323"/>
                <w:del w:id="6324" w:author="peng" w:date="2015-01-22T13:50:00Z">
                  <w:r w:rsidR="00AF2197" w:rsidDel="001D0125">
                    <w:delText>1</w:delText>
                  </w:r>
                </w:del>
                <w:customXmlDelRangeStart w:id="6325" w:author="peng" w:date="2015-01-22T13:50:00Z"/>
              </w:sdtContent>
            </w:sdt>
            <w:customXmlDelRangeEnd w:id="6325"/>
            <w:del w:id="6326" w:author="peng" w:date="2015-01-22T13:50:00Z">
              <w:r w:rsidR="00AF2197" w:rsidDel="001D0125">
                <w:delText xml:space="preserve">] </w:delText>
              </w:r>
            </w:del>
            <w:customXmlDelRangeStart w:id="6327" w:author="peng" w:date="2015-01-22T13:50:00Z"/>
            <w:sdt>
              <w:sdtPr>
                <w:rPr>
                  <w:b/>
                  <w:i w:val="0"/>
                </w:rPr>
                <w:alias w:val="DataType ATTRIBUTE Name"/>
                <w:tag w:val="00000004-0000-0009-0000-000000000000"/>
                <w:id w:val="-423038848"/>
                <w:dataBinding w:xpath="/elements/element[@objid='00000004-0000-0009-0000-000000000000']/content[@alias='DataType ATTRIBUTE Name']" w:storeItemID="{D35B6978-45B9-4860-8E6E-EDB6F017D2CB}"/>
                <w:text w:multiLine="1"/>
              </w:sdtPr>
              <w:sdtEndPr/>
              <w:sdtContent>
                <w:customXmlDelRangeEnd w:id="6327"/>
                <w:del w:id="6328" w:author="peng" w:date="2015-01-22T13:50:00Z">
                  <w:r w:rsidR="00AF2197" w:rsidDel="001D0125">
                    <w:delText>integer</w:delText>
                  </w:r>
                </w:del>
                <w:customXmlDelRangeStart w:id="6329" w:author="peng" w:date="2015-01-22T13:50:00Z"/>
              </w:sdtContent>
            </w:sdt>
            <w:customXmlDelRangeEnd w:id="6329"/>
          </w:p>
        </w:tc>
        <w:tc>
          <w:tcPr>
            <w:tcW w:w="0" w:type="auto"/>
          </w:tcPr>
          <w:p w14:paraId="3F9B95C2"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330" w:author="peng" w:date="2015-01-22T13:50:00Z"/>
              </w:rPr>
              <w:pPrChange w:id="6331"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332" w:author="peng" w:date="2015-01-22T13:50:00Z"/>
            <w:sdt>
              <w:sdtPr>
                <w:rPr>
                  <w:b w:val="0"/>
                  <w:i w:val="0"/>
                </w:rPr>
                <w:alias w:val="Attribute NOTE description 0"/>
                <w:tag w:val="694ef3cb-17fa-4a08-8ab6-0222c2e41029"/>
                <w:id w:val="-1005523228"/>
                <w:dataBinding w:xpath="/elements/element[@objid='694ef3cb-17fa-4a08-8ab6-0222c2e41029']/content[@alias='Attribute NOTE description 0']" w:storeItemID="{D35B6978-45B9-4860-8E6E-EDB6F017D2CB}"/>
                <w:text w:multiLine="1"/>
              </w:sdtPr>
              <w:sdtEndPr/>
              <w:sdtContent>
                <w:customXmlDelRangeEnd w:id="6332"/>
                <w:del w:id="6333" w:author="peng" w:date="2015-01-22T13:50:00Z">
                  <w:r w:rsidR="00AF2197" w:rsidDel="001D0125">
                    <w:delText>type of the mask to calculate gradients</w:delText>
                  </w:r>
                </w:del>
                <w:customXmlDelRangeStart w:id="6334" w:author="peng" w:date="2015-01-22T13:50:00Z"/>
              </w:sdtContent>
            </w:sdt>
            <w:customXmlDelRangeEnd w:id="6334"/>
          </w:p>
        </w:tc>
      </w:tr>
    </w:tbl>
    <w:p w14:paraId="2DBDD47E" w14:textId="77777777" w:rsidR="0065251F" w:rsidDel="001D0125" w:rsidRDefault="00AF2197">
      <w:pPr>
        <w:pStyle w:val="af4"/>
        <w:rPr>
          <w:del w:id="6335" w:author="peng" w:date="2015-01-22T13:50:00Z"/>
        </w:rPr>
        <w:pPrChange w:id="6336" w:author="peng" w:date="2015-01-26T02:41:00Z">
          <w:pPr>
            <w:pStyle w:val="1"/>
            <w:pageBreakBefore/>
          </w:pPr>
        </w:pPrChange>
      </w:pPr>
      <w:del w:id="6337"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6</w:delText>
        </w:r>
        <w:r w:rsidR="00C44C9A" w:rsidDel="001D0125">
          <w:fldChar w:fldCharType="end"/>
        </w:r>
        <w:r w:rsidDel="001D0125">
          <w:delText> Attributes of Class "HOGParam"</w:delText>
        </w:r>
      </w:del>
    </w:p>
    <w:p w14:paraId="668DB4D2" w14:textId="77777777" w:rsidR="002A635A" w:rsidDel="001D0125" w:rsidRDefault="002A635A">
      <w:pPr>
        <w:pStyle w:val="af4"/>
        <w:rPr>
          <w:del w:id="6338" w:author="peng" w:date="2015-01-22T13:50:00Z"/>
        </w:rPr>
        <w:pPrChange w:id="6339" w:author="peng" w:date="2015-01-26T02:41:00Z">
          <w:pPr>
            <w:pStyle w:val="1"/>
            <w:pageBreakBefore/>
          </w:pPr>
        </w:pPrChange>
      </w:pPr>
    </w:p>
    <w:p w14:paraId="655ECE54" w14:textId="77777777" w:rsidR="002A635A" w:rsidRPr="002A635A" w:rsidDel="001D0125" w:rsidRDefault="002A635A">
      <w:pPr>
        <w:pStyle w:val="af4"/>
        <w:rPr>
          <w:del w:id="6340" w:author="peng" w:date="2015-01-22T13:50:00Z"/>
        </w:rPr>
        <w:pPrChange w:id="6341" w:author="peng" w:date="2015-01-26T02:41:00Z">
          <w:pPr>
            <w:pStyle w:val="1"/>
            <w:pageBreakBefore/>
          </w:pPr>
        </w:pPrChange>
      </w:pPr>
    </w:p>
    <w:p w14:paraId="011E57E4" w14:textId="77777777" w:rsidR="0065251F" w:rsidDel="001D0125" w:rsidRDefault="00AF2197">
      <w:pPr>
        <w:pStyle w:val="af4"/>
        <w:rPr>
          <w:del w:id="6342" w:author="peng" w:date="2015-01-22T13:50:00Z"/>
        </w:rPr>
        <w:pPrChange w:id="6343" w:author="peng" w:date="2015-01-26T02:41:00Z">
          <w:pPr>
            <w:pStyle w:val="1"/>
            <w:pageBreakBefore/>
          </w:pPr>
        </w:pPrChange>
      </w:pPr>
      <w:bookmarkStart w:id="6344" w:name="_77b78d4d-6afc-4bc3-b438-316a59622fd8"/>
      <w:del w:id="6345" w:author="peng" w:date="2015-01-22T13:50:00Z">
        <w:r w:rsidDel="001D0125">
          <w:delText>Class "</w:delText>
        </w:r>
      </w:del>
      <w:customXmlDelRangeStart w:id="6346" w:author="peng" w:date="2015-01-22T13:50:00Z"/>
      <w:sdt>
        <w:sdtPr>
          <w:rPr>
            <w:bCs/>
            <w:i w:val="0"/>
            <w:sz w:val="26"/>
            <w:szCs w:val="26"/>
          </w:rPr>
          <w:alias w:val="Class ATTRIBUTE Name"/>
          <w:tag w:val="77b78d4d-6afc-4bc3-b438-316a59622fd8"/>
          <w:id w:val="-52243212"/>
          <w:dataBinding w:xpath="/elements/element[@objid='77b78d4d-6afc-4bc3-b438-316a59622fd8']/content[@alias='Class ATTRIBUTE Name']" w:storeItemID="{D35B6978-45B9-4860-8E6E-EDB6F017D2CB}"/>
          <w:text w:multiLine="1"/>
        </w:sdtPr>
        <w:sdtEndPr/>
        <w:sdtContent>
          <w:customXmlDelRangeEnd w:id="6346"/>
          <w:del w:id="6347" w:author="peng" w:date="2015-01-22T13:50:00Z">
            <w:r w:rsidDel="001D0125">
              <w:delText>HOG</w:delText>
            </w:r>
          </w:del>
          <w:customXmlDelRangeStart w:id="6348" w:author="peng" w:date="2015-01-22T13:50:00Z"/>
        </w:sdtContent>
      </w:sdt>
      <w:customXmlDelRangeEnd w:id="6348"/>
      <w:del w:id="6349" w:author="peng" w:date="2015-01-22T13:50:00Z">
        <w:r w:rsidDel="001D0125">
          <w:delText>"</w:delText>
        </w:r>
        <w:bookmarkEnd w:id="6344"/>
      </w:del>
    </w:p>
    <w:p w14:paraId="041E8479" w14:textId="77777777" w:rsidR="0065251F" w:rsidDel="001D0125" w:rsidRDefault="00AF2197">
      <w:pPr>
        <w:pStyle w:val="af4"/>
        <w:rPr>
          <w:del w:id="6350" w:author="peng" w:date="2015-01-22T13:50:00Z"/>
          <w:rStyle w:val="ae"/>
          <w:b w:val="0"/>
          <w:bCs/>
        </w:rPr>
        <w:pPrChange w:id="6351" w:author="peng" w:date="2015-01-26T02:41:00Z">
          <w:pPr>
            <w:pStyle w:val="1"/>
            <w:pageBreakBefore/>
          </w:pPr>
        </w:pPrChange>
      </w:pPr>
      <w:del w:id="6352" w:author="peng" w:date="2015-01-22T13:50:00Z">
        <w:r w:rsidDel="001D0125">
          <w:rPr>
            <w:rStyle w:val="ae"/>
          </w:rPr>
          <w:delText xml:space="preserve">from Package </w:delText>
        </w:r>
      </w:del>
      <w:customXmlDelRangeStart w:id="6353" w:author="peng" w:date="2015-01-22T13:50:00Z"/>
      <w:sdt>
        <w:sdtPr>
          <w:rPr>
            <w:rStyle w:val="ae"/>
            <w:b w:val="0"/>
            <w:iCs w:val="0"/>
            <w:spacing w:val="15"/>
          </w:rPr>
          <w:alias w:val="Package ATTRIBUTE Name"/>
          <w:tag w:val="3dcb2c09-2a32-475f-982a-7933da523875"/>
          <w:id w:val="-35595752"/>
          <w:dataBinding w:xpath="/elements/element[@objid='3dcb2c09-2a32-475f-982a-7933da523875']/content[@alias='Package ATTRIBUTE Name']" w:storeItemID="{D35B6978-45B9-4860-8E6E-EDB6F017D2CB}"/>
          <w:text w:multiLine="1"/>
        </w:sdtPr>
        <w:sdtEndPr>
          <w:rPr>
            <w:rStyle w:val="ae"/>
          </w:rPr>
        </w:sdtEndPr>
        <w:sdtContent>
          <w:customXmlDelRangeEnd w:id="6353"/>
          <w:del w:id="6354" w:author="peng" w:date="2015-01-22T13:50:00Z">
            <w:r w:rsidDel="001D0125">
              <w:rPr>
                <w:rStyle w:val="ae"/>
              </w:rPr>
              <w:delText>gforge</w:delText>
            </w:r>
          </w:del>
          <w:customXmlDelRangeStart w:id="6355" w:author="peng" w:date="2015-01-22T13:50:00Z"/>
        </w:sdtContent>
      </w:sdt>
      <w:customXmlDelRangeEnd w:id="6355"/>
      <w:del w:id="6356" w:author="peng" w:date="2015-01-22T13:50:00Z">
        <w:r w:rsidDel="001D0125">
          <w:rPr>
            <w:rStyle w:val="ae"/>
          </w:rPr>
          <w:delText>.</w:delText>
        </w:r>
      </w:del>
      <w:customXmlDelRangeStart w:id="6357" w:author="peng" w:date="2015-01-22T13:50:00Z"/>
      <w:sdt>
        <w:sdtPr>
          <w:rPr>
            <w:rStyle w:val="ae"/>
            <w:b w:val="0"/>
            <w:iCs w:val="0"/>
            <w:spacing w:val="15"/>
          </w:rPr>
          <w:alias w:val="Package ATTRIBUTE Name"/>
          <w:tag w:val="3c0eec90-a163-4364-8ec1-855c885b184b"/>
          <w:id w:val="705304842"/>
          <w:dataBinding w:xpath="/elements/element[@objid='3c0eec90-a163-4364-8ec1-855c885b184b']/content[@alias='Package ATTRIBUTE Name']" w:storeItemID="{D35B6978-45B9-4860-8E6E-EDB6F017D2CB}"/>
          <w:text w:multiLine="1"/>
        </w:sdtPr>
        <w:sdtEndPr>
          <w:rPr>
            <w:rStyle w:val="ae"/>
          </w:rPr>
        </w:sdtEndPr>
        <w:sdtContent>
          <w:customXmlDelRangeEnd w:id="6357"/>
          <w:del w:id="6358" w:author="peng" w:date="2015-01-22T13:50:00Z">
            <w:r w:rsidDel="001D0125">
              <w:rPr>
                <w:rStyle w:val="ae"/>
              </w:rPr>
              <w:delText>RandomForestHOG</w:delText>
            </w:r>
          </w:del>
          <w:customXmlDelRangeStart w:id="6359" w:author="peng" w:date="2015-01-22T13:50:00Z"/>
        </w:sdtContent>
      </w:sdt>
      <w:customXmlDelRangeEnd w:id="6359"/>
      <w:del w:id="6360" w:author="peng" w:date="2015-01-22T13:50:00Z">
        <w:r w:rsidDel="001D0125">
          <w:rPr>
            <w:rStyle w:val="ae"/>
          </w:rPr>
          <w:delText>.</w:delText>
        </w:r>
        <w:r w:rsidR="00C44C9A" w:rsidDel="001D0125">
          <w:rPr>
            <w:b w:val="0"/>
            <w:iCs/>
            <w:spacing w:val="15"/>
            <w:sz w:val="24"/>
            <w:szCs w:val="24"/>
          </w:rPr>
          <w:fldChar w:fldCharType="begin"/>
        </w:r>
        <w:r w:rsidR="005F1E5A" w:rsidDel="001D0125">
          <w:delInstrText>HYPERLINK \l "_3f901274-58e3-42e4-98b3-df441014db6d" \h</w:delInstrText>
        </w:r>
        <w:r w:rsidR="00C44C9A" w:rsidDel="001D0125">
          <w:rPr>
            <w:b w:val="0"/>
            <w:iCs/>
            <w:spacing w:val="15"/>
            <w:sz w:val="24"/>
            <w:szCs w:val="24"/>
          </w:rPr>
          <w:fldChar w:fldCharType="separate"/>
        </w:r>
        <w:r w:rsidDel="001D0125">
          <w:rPr>
            <w:rStyle w:val="af2"/>
          </w:rPr>
          <w:delText>HOG</w:delText>
        </w:r>
        <w:r w:rsidR="00C44C9A" w:rsidDel="001D0125">
          <w:rPr>
            <w:b w:val="0"/>
            <w:iCs/>
            <w:spacing w:val="15"/>
            <w:sz w:val="24"/>
            <w:szCs w:val="24"/>
          </w:rPr>
          <w:fldChar w:fldCharType="end"/>
        </w:r>
      </w:del>
    </w:p>
    <w:p w14:paraId="21CCC3BE" w14:textId="77777777" w:rsidR="0065251F" w:rsidDel="001D0125" w:rsidRDefault="00AF2197">
      <w:pPr>
        <w:pStyle w:val="af4"/>
        <w:rPr>
          <w:del w:id="6361" w:author="peng" w:date="2015-01-22T13:50:00Z"/>
        </w:rPr>
        <w:pPrChange w:id="6362" w:author="peng" w:date="2015-01-26T02:41:00Z">
          <w:pPr>
            <w:pStyle w:val="1"/>
            <w:pageBreakBefore/>
          </w:pPr>
        </w:pPrChange>
      </w:pPr>
      <w:del w:id="6363" w:author="peng" w:date="2015-01-22T13:50:00Z">
        <w:r w:rsidDel="001D0125">
          <w:delText xml:space="preserve">Inherits from: </w:delText>
        </w:r>
        <w:r w:rsidR="005F08CA" w:rsidDel="001D0125">
          <w:rPr>
            <w:color w:val="auto"/>
          </w:rPr>
          <w:fldChar w:fldCharType="begin"/>
        </w:r>
        <w:r w:rsidR="005F08CA" w:rsidDel="001D0125">
          <w:delInstrText xml:space="preserve"> HYPERLINK \l "_cc4ac9ce-f533-4988-a291-00d126112807" \h </w:delInstrText>
        </w:r>
        <w:r w:rsidR="005F08CA" w:rsidDel="001D0125">
          <w:rPr>
            <w:color w:val="auto"/>
          </w:rPr>
          <w:fldChar w:fldCharType="separate"/>
        </w:r>
        <w:r w:rsidDel="001D0125">
          <w:rPr>
            <w:rStyle w:val="af2"/>
          </w:rPr>
          <w:delText>Sample</w:delText>
        </w:r>
        <w:r w:rsidR="005F08CA" w:rsidDel="001D0125">
          <w:rPr>
            <w:rStyle w:val="af2"/>
            <w:b w:val="0"/>
            <w:i w:val="0"/>
          </w:rPr>
          <w:fldChar w:fldCharType="end"/>
        </w:r>
      </w:del>
    </w:p>
    <w:p w14:paraId="477E0E52" w14:textId="77777777" w:rsidR="0065251F" w:rsidDel="001D0125" w:rsidRDefault="007D1D13">
      <w:pPr>
        <w:pStyle w:val="af4"/>
        <w:rPr>
          <w:del w:id="6364" w:author="peng" w:date="2015-01-22T13:50:00Z"/>
        </w:rPr>
        <w:pPrChange w:id="6365" w:author="peng" w:date="2015-01-26T02:41:00Z">
          <w:pPr>
            <w:pStyle w:val="1"/>
            <w:pageBreakBefore/>
          </w:pPr>
        </w:pPrChange>
      </w:pPr>
      <w:customXmlDelRangeStart w:id="6366" w:author="peng" w:date="2015-01-22T13:50:00Z"/>
      <w:sdt>
        <w:sdtPr>
          <w:rPr>
            <w:b w:val="0"/>
            <w:i w:val="0"/>
          </w:rPr>
          <w:alias w:val="Class NOTE description 0"/>
          <w:tag w:val="77b78d4d-6afc-4bc3-b438-316a59622fd8"/>
          <w:id w:val="-233857612"/>
          <w:dataBinding w:xpath="/elements/element[@objid='77b78d4d-6afc-4bc3-b438-316a59622fd8']/content[@alias='Class NOTE description 0']" w:storeItemID="{D35B6978-45B9-4860-8E6E-EDB6F017D2CB}"/>
          <w:text w:multiLine="1"/>
        </w:sdtPr>
        <w:sdtEndPr/>
        <w:sdtContent>
          <w:customXmlDelRangeEnd w:id="6366"/>
          <w:del w:id="6367" w:author="peng" w:date="2015-01-22T13:50:00Z">
            <w:r w:rsidR="00AF2197" w:rsidDel="001D0125">
              <w:delText>This class implements the operations involved in HOG, and create arrays of pixel's data of each stage.</w:delText>
            </w:r>
          </w:del>
          <w:customXmlDelRangeStart w:id="6368" w:author="peng" w:date="2015-01-22T13:50:00Z"/>
        </w:sdtContent>
      </w:sdt>
      <w:customXmlDelRangeEnd w:id="6368"/>
    </w:p>
    <w:p w14:paraId="49F8467A" w14:textId="77777777" w:rsidR="0065251F" w:rsidDel="001D0125" w:rsidRDefault="00AF2197">
      <w:pPr>
        <w:pStyle w:val="af4"/>
        <w:rPr>
          <w:del w:id="6369" w:author="peng" w:date="2015-01-22T13:50:00Z"/>
          <w:lang w:eastAsia="zh-TW"/>
        </w:rPr>
        <w:pPrChange w:id="6370" w:author="peng" w:date="2015-01-26T02:41:00Z">
          <w:pPr>
            <w:pStyle w:val="1"/>
            <w:pageBreakBefore/>
          </w:pPr>
        </w:pPrChange>
      </w:pPr>
      <w:del w:id="6371"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4</w:delText>
        </w:r>
        <w:r w:rsidR="00C44C9A" w:rsidDel="001D0125">
          <w:fldChar w:fldCharType="end"/>
        </w:r>
        <w:r w:rsidR="005008AD" w:rsidDel="001D0125">
          <w:delText> HOG</w:delText>
        </w:r>
      </w:del>
    </w:p>
    <w:p w14:paraId="54B4A104" w14:textId="77777777" w:rsidR="0065251F" w:rsidDel="001D0125" w:rsidRDefault="00F9361D">
      <w:pPr>
        <w:pStyle w:val="af4"/>
        <w:rPr>
          <w:del w:id="6372" w:author="peng" w:date="2015-01-22T13:50:00Z"/>
        </w:rPr>
        <w:pPrChange w:id="6373" w:author="peng" w:date="2015-01-26T02:41:00Z">
          <w:pPr>
            <w:pStyle w:val="1"/>
            <w:pageBreakBefore/>
          </w:pPr>
        </w:pPrChange>
      </w:pPr>
      <w:del w:id="6374" w:author="peng" w:date="2015-01-22T13:50:00Z">
        <w:r w:rsidDel="001D0125">
          <w:rPr>
            <w:b w:val="0"/>
            <w:i w:val="0"/>
            <w:noProof/>
            <w:lang w:eastAsia="zh-TW"/>
          </w:rPr>
          <w:drawing>
            <wp:inline distT="0" distB="0" distL="0" distR="0" wp14:anchorId="09778703" wp14:editId="4983262D">
              <wp:extent cx="5029200" cy="36576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66130622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noFill/>
                      </a:ln>
                    </pic:spPr>
                  </pic:pic>
                </a:graphicData>
              </a:graphic>
            </wp:inline>
          </w:drawing>
        </w:r>
      </w:del>
    </w:p>
    <w:p w14:paraId="30920978" w14:textId="77777777" w:rsidR="002A635A" w:rsidDel="001D0125" w:rsidRDefault="002A635A">
      <w:pPr>
        <w:pStyle w:val="af4"/>
        <w:rPr>
          <w:del w:id="6375" w:author="peng" w:date="2015-01-22T13:50:00Z"/>
        </w:rPr>
        <w:pPrChange w:id="6376" w:author="peng" w:date="2015-01-26T02:41:00Z">
          <w:pPr>
            <w:pStyle w:val="1"/>
            <w:pageBreakBefore/>
          </w:pPr>
        </w:pPrChange>
      </w:pPr>
    </w:p>
    <w:p w14:paraId="6D821376" w14:textId="77777777" w:rsidR="002A635A" w:rsidDel="001D0125" w:rsidRDefault="002A635A">
      <w:pPr>
        <w:pStyle w:val="af4"/>
        <w:rPr>
          <w:del w:id="6377" w:author="peng" w:date="2015-01-22T13:50:00Z"/>
        </w:rPr>
        <w:pPrChange w:id="6378" w:author="peng" w:date="2015-01-26T02:41:00Z">
          <w:pPr>
            <w:pStyle w:val="1"/>
            <w:pageBreakBefore/>
          </w:pPr>
        </w:pPrChange>
      </w:pPr>
    </w:p>
    <w:p w14:paraId="32319206" w14:textId="77777777" w:rsidR="002A635A" w:rsidDel="001D0125" w:rsidRDefault="002A635A">
      <w:pPr>
        <w:pStyle w:val="af4"/>
        <w:rPr>
          <w:del w:id="6379" w:author="peng" w:date="2015-01-22T13:50:00Z"/>
        </w:rPr>
        <w:pPrChange w:id="6380" w:author="peng" w:date="2015-01-26T02:41:00Z">
          <w:pPr>
            <w:pStyle w:val="1"/>
            <w:pageBreakBefore/>
          </w:pPr>
        </w:pPrChange>
      </w:pPr>
    </w:p>
    <w:p w14:paraId="32BBC945" w14:textId="77777777" w:rsidR="002A635A" w:rsidDel="001D0125" w:rsidRDefault="002A635A">
      <w:pPr>
        <w:pStyle w:val="af4"/>
        <w:rPr>
          <w:del w:id="6381" w:author="peng" w:date="2015-01-22T13:50:00Z"/>
        </w:rPr>
        <w:pPrChange w:id="6382" w:author="peng" w:date="2015-01-26T02:41:00Z">
          <w:pPr>
            <w:pStyle w:val="1"/>
            <w:pageBreakBefore/>
          </w:pPr>
        </w:pPrChange>
      </w:pPr>
    </w:p>
    <w:p w14:paraId="692534C8" w14:textId="77777777" w:rsidR="002A635A" w:rsidDel="001D0125" w:rsidRDefault="002A635A">
      <w:pPr>
        <w:pStyle w:val="af4"/>
        <w:rPr>
          <w:del w:id="6383" w:author="peng" w:date="2015-01-22T13:50:00Z"/>
        </w:rPr>
        <w:pPrChange w:id="6384" w:author="peng" w:date="2015-01-26T02:41:00Z">
          <w:pPr>
            <w:pStyle w:val="1"/>
            <w:pageBreakBefore/>
          </w:pPr>
        </w:pPrChange>
      </w:pPr>
    </w:p>
    <w:p w14:paraId="5366B8E4" w14:textId="77777777" w:rsidR="002A635A" w:rsidDel="001D0125" w:rsidRDefault="002A635A">
      <w:pPr>
        <w:pStyle w:val="af4"/>
        <w:rPr>
          <w:del w:id="6385" w:author="peng" w:date="2015-01-22T13:50:00Z"/>
        </w:rPr>
        <w:pPrChange w:id="6386" w:author="peng" w:date="2015-01-26T02:41:00Z">
          <w:pPr>
            <w:pStyle w:val="1"/>
            <w:pageBreakBefore/>
          </w:pPr>
        </w:pPrChange>
      </w:pPr>
    </w:p>
    <w:p w14:paraId="26CFF3AC" w14:textId="77777777" w:rsidR="002A635A" w:rsidDel="001D0125" w:rsidRDefault="002A635A">
      <w:pPr>
        <w:pStyle w:val="af4"/>
        <w:rPr>
          <w:del w:id="6387" w:author="peng" w:date="2015-01-22T13:50:00Z"/>
        </w:rPr>
        <w:pPrChange w:id="6388" w:author="peng" w:date="2015-01-26T02:41:00Z">
          <w:pPr>
            <w:pStyle w:val="1"/>
            <w:pageBreakBefore/>
          </w:pPr>
        </w:pPrChange>
      </w:pPr>
    </w:p>
    <w:p w14:paraId="12C3D618" w14:textId="77777777" w:rsidR="002A635A" w:rsidDel="001D0125" w:rsidRDefault="002A635A">
      <w:pPr>
        <w:pStyle w:val="af4"/>
        <w:rPr>
          <w:del w:id="6389" w:author="peng" w:date="2015-01-22T13:50:00Z"/>
        </w:rPr>
        <w:pPrChange w:id="6390" w:author="peng" w:date="2015-01-26T02:41:00Z">
          <w:pPr>
            <w:pStyle w:val="1"/>
            <w:pageBreakBefore/>
          </w:pPr>
        </w:pPrChange>
      </w:pPr>
    </w:p>
    <w:p w14:paraId="7DF90A91" w14:textId="77777777" w:rsidR="002A635A" w:rsidDel="001D0125" w:rsidRDefault="002A635A">
      <w:pPr>
        <w:pStyle w:val="af4"/>
        <w:rPr>
          <w:del w:id="6391" w:author="peng" w:date="2015-01-22T13:50:00Z"/>
        </w:rPr>
        <w:pPrChange w:id="6392" w:author="peng" w:date="2015-01-26T02:41:00Z">
          <w:pPr>
            <w:pStyle w:val="1"/>
            <w:pageBreakBefore/>
          </w:pPr>
        </w:pPrChange>
      </w:pPr>
    </w:p>
    <w:p w14:paraId="56175130" w14:textId="77777777" w:rsidR="002A635A" w:rsidDel="001D0125" w:rsidRDefault="002A635A">
      <w:pPr>
        <w:pStyle w:val="af4"/>
        <w:rPr>
          <w:del w:id="6393" w:author="peng" w:date="2015-01-22T13:50:00Z"/>
        </w:rPr>
        <w:pPrChange w:id="6394" w:author="peng" w:date="2015-01-26T02:41:00Z">
          <w:pPr>
            <w:pStyle w:val="1"/>
            <w:pageBreakBefore/>
          </w:pPr>
        </w:pPrChange>
      </w:pPr>
    </w:p>
    <w:p w14:paraId="579289A9" w14:textId="77777777" w:rsidR="002A635A" w:rsidRPr="002A635A" w:rsidDel="001D0125" w:rsidRDefault="002A635A">
      <w:pPr>
        <w:pStyle w:val="af4"/>
        <w:rPr>
          <w:del w:id="6395" w:author="peng" w:date="2015-01-22T13:50:00Z"/>
        </w:rPr>
        <w:pPrChange w:id="6396" w:author="peng" w:date="2015-01-26T02:41:00Z">
          <w:pPr>
            <w:pStyle w:val="1"/>
            <w:pageBreakBefore/>
          </w:pPr>
        </w:pPrChange>
      </w:pPr>
    </w:p>
    <w:p w14:paraId="2BB7EF76" w14:textId="77777777" w:rsidR="0065251F" w:rsidDel="001D0125" w:rsidRDefault="00AF2197">
      <w:pPr>
        <w:pStyle w:val="af4"/>
        <w:rPr>
          <w:del w:id="6397" w:author="peng" w:date="2015-01-22T13:50:00Z"/>
        </w:rPr>
        <w:pPrChange w:id="6398" w:author="peng" w:date="2015-01-26T02:41:00Z">
          <w:pPr>
            <w:pStyle w:val="1"/>
            <w:pageBreakBefore/>
          </w:pPr>
        </w:pPrChange>
      </w:pPr>
      <w:del w:id="6399" w:author="peng" w:date="2015-01-22T13:50:00Z">
        <w:r w:rsidDel="001D0125">
          <w:delText>Interaction "</w:delText>
        </w:r>
      </w:del>
      <w:customXmlDelRangeStart w:id="6400" w:author="peng" w:date="2015-01-22T13:50:00Z"/>
      <w:sdt>
        <w:sdtPr>
          <w:rPr>
            <w:b w:val="0"/>
            <w:iCs/>
            <w:spacing w:val="15"/>
            <w:sz w:val="24"/>
            <w:szCs w:val="24"/>
          </w:rPr>
          <w:alias w:val="Interaction ATTRIBUTE Name"/>
          <w:tag w:val="6795b01a-7c23-485f-a471-f3b4772913ef"/>
          <w:id w:val="-1948614631"/>
          <w:dataBinding w:xpath="/elements/element[@objid='6795b01a-7c23-485f-a471-f3b4772913ef']/content[@alias='Interaction ATTRIBUTE Name']" w:storeItemID="{D35B6978-45B9-4860-8E6E-EDB6F017D2CB}"/>
          <w:text w:multiLine="1"/>
        </w:sdtPr>
        <w:sdtEndPr/>
        <w:sdtContent>
          <w:customXmlDelRangeEnd w:id="6400"/>
          <w:del w:id="6401" w:author="peng" w:date="2015-01-22T13:50:00Z">
            <w:r w:rsidDel="001D0125">
              <w:delText>HOG computation</w:delText>
            </w:r>
          </w:del>
          <w:customXmlDelRangeStart w:id="6402" w:author="peng" w:date="2015-01-22T13:50:00Z"/>
        </w:sdtContent>
      </w:sdt>
      <w:customXmlDelRangeEnd w:id="6402"/>
      <w:del w:id="6403" w:author="peng" w:date="2015-01-22T13:50:00Z">
        <w:r w:rsidDel="001D0125">
          <w:delText>"</w:delText>
        </w:r>
      </w:del>
    </w:p>
    <w:p w14:paraId="4A6A5E41" w14:textId="77777777" w:rsidR="0065251F" w:rsidDel="001D0125" w:rsidRDefault="00AF2197">
      <w:pPr>
        <w:pStyle w:val="af4"/>
        <w:rPr>
          <w:del w:id="6404" w:author="peng" w:date="2015-01-22T13:50:00Z"/>
        </w:rPr>
        <w:pPrChange w:id="6405" w:author="peng" w:date="2015-01-26T02:41:00Z">
          <w:pPr>
            <w:pStyle w:val="1"/>
            <w:pageBreakBefore/>
          </w:pPr>
        </w:pPrChange>
      </w:pPr>
      <w:del w:id="6406"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5</w:delText>
        </w:r>
        <w:r w:rsidR="00C44C9A" w:rsidDel="001D0125">
          <w:fldChar w:fldCharType="end"/>
        </w:r>
        <w:r w:rsidDel="001D0125">
          <w:delText> HOG computation</w:delText>
        </w:r>
      </w:del>
    </w:p>
    <w:p w14:paraId="6DAEBC07" w14:textId="77777777" w:rsidR="0065251F" w:rsidDel="001D0125" w:rsidRDefault="00365DF4">
      <w:pPr>
        <w:pStyle w:val="af4"/>
        <w:rPr>
          <w:del w:id="6407" w:author="peng" w:date="2015-01-22T13:50:00Z"/>
        </w:rPr>
        <w:pPrChange w:id="6408" w:author="peng" w:date="2015-01-26T02:41:00Z">
          <w:pPr>
            <w:pStyle w:val="1"/>
            <w:pageBreakBefore/>
          </w:pPr>
        </w:pPrChange>
      </w:pPr>
      <w:del w:id="6409" w:author="peng" w:date="2015-01-22T13:50:00Z">
        <w:r w:rsidDel="001D0125">
          <w:rPr>
            <w:b w:val="0"/>
            <w:i w:val="0"/>
            <w:noProof/>
            <w:lang w:eastAsia="zh-TW"/>
          </w:rPr>
          <w:drawing>
            <wp:inline distT="0" distB="0" distL="0" distR="0" wp14:anchorId="475C6D01" wp14:editId="3FCEA557">
              <wp:extent cx="3079750" cy="7729220"/>
              <wp:effectExtent l="0" t="0" r="6350" b="5080"/>
              <wp:docPr id="18" name="GDId141539548031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5480316143"/>
                      <pic:cNvPicPr>
                        <a:picLocks noChangeAspect="1" noChangeArrowheads="1"/>
                      </pic:cNvPicPr>
                    </pic:nvPicPr>
                    <pic:blipFill>
                      <a:blip r:embed="rId43">
                        <a:extLst>
                          <a:ext uri="{28A0092B-C50C-407E-A947-70E740481C1C}">
                            <a14:useLocalDpi xmlns:a14="http://schemas.microsoft.com/office/drawing/2010/main" val="0"/>
                          </a:ext>
                        </a:extLst>
                      </a:blip>
                      <a:srcRect b="13008"/>
                      <a:stretch>
                        <a:fillRect/>
                      </a:stretch>
                    </pic:blipFill>
                    <pic:spPr bwMode="auto">
                      <a:xfrm>
                        <a:off x="0" y="0"/>
                        <a:ext cx="3079750" cy="7729220"/>
                      </a:xfrm>
                      <a:prstGeom prst="rect">
                        <a:avLst/>
                      </a:prstGeom>
                      <a:noFill/>
                      <a:ln>
                        <a:noFill/>
                      </a:ln>
                    </pic:spPr>
                  </pic:pic>
                </a:graphicData>
              </a:graphic>
            </wp:inline>
          </w:drawing>
        </w:r>
      </w:del>
    </w:p>
    <w:p w14:paraId="63703F45" w14:textId="77777777" w:rsidR="002A635A" w:rsidRPr="002A635A" w:rsidDel="001D0125" w:rsidRDefault="002A635A">
      <w:pPr>
        <w:pStyle w:val="af4"/>
        <w:rPr>
          <w:del w:id="6410" w:author="peng" w:date="2015-01-22T13:50:00Z"/>
        </w:rPr>
        <w:pPrChange w:id="6411" w:author="peng" w:date="2015-01-26T02:41:00Z">
          <w:pPr>
            <w:pStyle w:val="1"/>
            <w:pageBreakBefore/>
          </w:pPr>
        </w:pPrChange>
      </w:pPr>
    </w:p>
    <w:tbl>
      <w:tblPr>
        <w:tblStyle w:val="-1"/>
        <w:tblW w:w="5000" w:type="pct"/>
        <w:jc w:val="both"/>
        <w:tblLook w:val="04A0" w:firstRow="1" w:lastRow="0" w:firstColumn="1" w:lastColumn="0" w:noHBand="0" w:noVBand="1"/>
      </w:tblPr>
      <w:tblGrid>
        <w:gridCol w:w="3393"/>
        <w:gridCol w:w="5659"/>
      </w:tblGrid>
      <w:tr w:rsidR="0065251F" w:rsidDel="001D0125" w14:paraId="330D1448" w14:textId="77777777" w:rsidTr="0065251F">
        <w:trPr>
          <w:cnfStyle w:val="100000000000" w:firstRow="1" w:lastRow="0" w:firstColumn="0" w:lastColumn="0" w:oddVBand="0" w:evenVBand="0" w:oddHBand="0" w:evenHBand="0" w:firstRowFirstColumn="0" w:firstRowLastColumn="0" w:lastRowFirstColumn="0" w:lastRowLastColumn="0"/>
          <w:tblHeader/>
          <w:jc w:val="both"/>
          <w:del w:id="6412"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438151A" w14:textId="77777777" w:rsidR="0065251F" w:rsidDel="001D0125" w:rsidRDefault="00AF2197">
            <w:pPr>
              <w:pStyle w:val="af4"/>
              <w:rPr>
                <w:del w:id="6413" w:author="peng" w:date="2015-01-22T13:50:00Z"/>
              </w:rPr>
              <w:pPrChange w:id="6414" w:author="peng" w:date="2015-01-26T02:41:00Z">
                <w:pPr>
                  <w:pStyle w:val="1"/>
                  <w:pageBreakBefore/>
                  <w:outlineLvl w:val="0"/>
                </w:pPr>
              </w:pPrChange>
            </w:pPr>
            <w:del w:id="6415" w:author="peng" w:date="2015-01-22T13:50:00Z">
              <w:r w:rsidDel="001D0125">
                <w:delText>Name</w:delText>
              </w:r>
            </w:del>
          </w:p>
        </w:tc>
        <w:tc>
          <w:tcPr>
            <w:tcW w:w="0" w:type="auto"/>
          </w:tcPr>
          <w:p w14:paraId="568E7AE2"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6416" w:author="peng" w:date="2015-01-22T13:50:00Z"/>
              </w:rPr>
              <w:pPrChange w:id="6417"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6418" w:author="peng" w:date="2015-01-22T13:50:00Z">
              <w:r w:rsidDel="001D0125">
                <w:delText>Description</w:delText>
              </w:r>
            </w:del>
          </w:p>
        </w:tc>
      </w:tr>
      <w:tr w:rsidR="0065251F" w:rsidDel="001D0125" w14:paraId="49F8F14A" w14:textId="77777777">
        <w:trPr>
          <w:cnfStyle w:val="000000100000" w:firstRow="0" w:lastRow="0" w:firstColumn="0" w:lastColumn="0" w:oddVBand="0" w:evenVBand="0" w:oddHBand="1" w:evenHBand="0" w:firstRowFirstColumn="0" w:firstRowLastColumn="0" w:lastRowFirstColumn="0" w:lastRowLastColumn="0"/>
          <w:jc w:val="both"/>
          <w:del w:id="641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17CFE261" w14:textId="77777777" w:rsidR="0065251F" w:rsidDel="001D0125" w:rsidRDefault="007D1D13">
            <w:pPr>
              <w:pStyle w:val="af4"/>
              <w:rPr>
                <w:del w:id="6420" w:author="peng" w:date="2015-01-22T13:50:00Z"/>
              </w:rPr>
              <w:pPrChange w:id="6421" w:author="peng" w:date="2015-01-26T02:41:00Z">
                <w:pPr>
                  <w:pStyle w:val="1"/>
                  <w:pageBreakBefore/>
                  <w:outlineLvl w:val="0"/>
                </w:pPr>
              </w:pPrChange>
            </w:pPr>
            <w:customXmlDelRangeStart w:id="6422" w:author="peng" w:date="2015-01-22T13:50:00Z"/>
            <w:sdt>
              <w:sdtPr>
                <w:rPr>
                  <w:b/>
                  <w:i w:val="0"/>
                </w:rPr>
                <w:alias w:val="Operation ATTRIBUTE Name"/>
                <w:tag w:val="cdef89ff-5d7d-463b-9e97-66e1ad90a707"/>
                <w:id w:val="-348411252"/>
                <w:dataBinding w:xpath="/elements/element[@objid='cdef89ff-5d7d-463b-9e97-66e1ad90a707']/content[@alias='Operation ATTRIBUTE Name']" w:storeItemID="{D35B6978-45B9-4860-8E6E-EDB6F017D2CB}"/>
                <w:text w:multiLine="1"/>
              </w:sdtPr>
              <w:sdtEndPr/>
              <w:sdtContent>
                <w:customXmlDelRangeEnd w:id="6422"/>
                <w:del w:id="6423" w:author="peng" w:date="2015-01-22T13:50:00Z">
                  <w:r w:rsidR="00AF2197" w:rsidDel="001D0125">
                    <w:delText>globalNormalization</w:delText>
                  </w:r>
                </w:del>
                <w:customXmlDelRangeStart w:id="6424" w:author="peng" w:date="2015-01-22T13:50:00Z"/>
              </w:sdtContent>
            </w:sdt>
            <w:customXmlDelRangeEnd w:id="6424"/>
            <w:del w:id="6425" w:author="peng" w:date="2015-01-22T13:50:00Z">
              <w:r w:rsidR="00AF2197" w:rsidDel="001D0125">
                <w:delText xml:space="preserve"> ()</w:delText>
              </w:r>
            </w:del>
          </w:p>
        </w:tc>
        <w:tc>
          <w:tcPr>
            <w:tcW w:w="0" w:type="auto"/>
          </w:tcPr>
          <w:p w14:paraId="1D2C5D03"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426" w:author="peng" w:date="2015-01-22T13:50:00Z"/>
              </w:rPr>
              <w:pPrChange w:id="6427"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428" w:author="peng" w:date="2015-01-22T13:50:00Z"/>
            <w:sdt>
              <w:sdtPr>
                <w:rPr>
                  <w:b w:val="0"/>
                  <w:i w:val="0"/>
                </w:rPr>
                <w:alias w:val="Operation NOTE description 0"/>
                <w:tag w:val="cdef89ff-5d7d-463b-9e97-66e1ad90a707"/>
                <w:id w:val="832568444"/>
                <w:dataBinding w:xpath="/elements/element[@objid='cdef89ff-5d7d-463b-9e97-66e1ad90a707']/content[@alias='Operation NOTE description 0']" w:storeItemID="{D35B6978-45B9-4860-8E6E-EDB6F017D2CB}"/>
                <w:text w:multiLine="1"/>
              </w:sdtPr>
              <w:sdtEndPr/>
              <w:sdtContent>
                <w:customXmlDelRangeEnd w:id="6428"/>
                <w:del w:id="6429" w:author="peng" w:date="2015-01-22T13:50:00Z">
                  <w:r w:rsidR="00AF2197" w:rsidDel="001D0125">
                    <w:delText>pre-process the image with global normalization [optional]</w:delText>
                  </w:r>
                </w:del>
                <w:customXmlDelRangeStart w:id="6430" w:author="peng" w:date="2015-01-22T13:50:00Z"/>
              </w:sdtContent>
            </w:sdt>
            <w:customXmlDelRangeEnd w:id="6430"/>
          </w:p>
        </w:tc>
      </w:tr>
      <w:tr w:rsidR="0065251F" w:rsidDel="001D0125" w14:paraId="4F916618" w14:textId="77777777">
        <w:trPr>
          <w:jc w:val="both"/>
          <w:del w:id="643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E4D7C5F" w14:textId="77777777" w:rsidR="0065251F" w:rsidDel="001D0125" w:rsidRDefault="007D1D13">
            <w:pPr>
              <w:pStyle w:val="af4"/>
              <w:rPr>
                <w:del w:id="6432" w:author="peng" w:date="2015-01-22T13:50:00Z"/>
              </w:rPr>
              <w:pPrChange w:id="6433" w:author="peng" w:date="2015-01-26T02:41:00Z">
                <w:pPr>
                  <w:pStyle w:val="1"/>
                  <w:pageBreakBefore/>
                  <w:outlineLvl w:val="0"/>
                </w:pPr>
              </w:pPrChange>
            </w:pPr>
            <w:customXmlDelRangeStart w:id="6434" w:author="peng" w:date="2015-01-22T13:50:00Z"/>
            <w:sdt>
              <w:sdtPr>
                <w:rPr>
                  <w:b/>
                  <w:i w:val="0"/>
                </w:rPr>
                <w:alias w:val="Operation ATTRIBUTE Name"/>
                <w:tag w:val="09490b81-fd8d-4de9-83c8-633b011221dd"/>
                <w:id w:val="-1647348813"/>
                <w:dataBinding w:xpath="/elements/element[@objid='09490b81-fd8d-4de9-83c8-633b011221dd']/content[@alias='Operation ATTRIBUTE Name']" w:storeItemID="{D35B6978-45B9-4860-8E6E-EDB6F017D2CB}"/>
                <w:text w:multiLine="1"/>
              </w:sdtPr>
              <w:sdtEndPr/>
              <w:sdtContent>
                <w:customXmlDelRangeEnd w:id="6434"/>
                <w:del w:id="6435" w:author="peng" w:date="2015-01-22T13:50:00Z">
                  <w:r w:rsidR="00AF2197" w:rsidDel="001D0125">
                    <w:delText>calGradient</w:delText>
                  </w:r>
                </w:del>
                <w:customXmlDelRangeStart w:id="6436" w:author="peng" w:date="2015-01-22T13:50:00Z"/>
              </w:sdtContent>
            </w:sdt>
            <w:customXmlDelRangeEnd w:id="6436"/>
            <w:del w:id="6437" w:author="peng" w:date="2015-01-22T13:50:00Z">
              <w:r w:rsidR="00AF2197" w:rsidDel="001D0125">
                <w:delText xml:space="preserve"> ()</w:delText>
              </w:r>
            </w:del>
          </w:p>
        </w:tc>
        <w:tc>
          <w:tcPr>
            <w:tcW w:w="0" w:type="auto"/>
          </w:tcPr>
          <w:p w14:paraId="2DA93635"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438" w:author="peng" w:date="2015-01-22T13:50:00Z"/>
              </w:rPr>
              <w:pPrChange w:id="6439"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440" w:author="peng" w:date="2015-01-22T13:50:00Z"/>
            <w:sdt>
              <w:sdtPr>
                <w:rPr>
                  <w:b w:val="0"/>
                  <w:i w:val="0"/>
                </w:rPr>
                <w:alias w:val="Operation NOTE description 0"/>
                <w:tag w:val="09490b81-fd8d-4de9-83c8-633b011221dd"/>
                <w:id w:val="-118143785"/>
                <w:dataBinding w:xpath="/elements/element[@objid='09490b81-fd8d-4de9-83c8-633b011221dd']/content[@alias='Operation NOTE description 0']" w:storeItemID="{D35B6978-45B9-4860-8E6E-EDB6F017D2CB}"/>
                <w:text w:multiLine="1"/>
              </w:sdtPr>
              <w:sdtEndPr/>
              <w:sdtContent>
                <w:customXmlDelRangeEnd w:id="6440"/>
                <w:del w:id="6441" w:author="peng" w:date="2015-01-22T13:50:00Z">
                  <w:r w:rsidR="00AF2197" w:rsidDel="001D0125">
                    <w:delText>calculate the gradients of each pixel with certain mask</w:delText>
                  </w:r>
                </w:del>
                <w:customXmlDelRangeStart w:id="6442" w:author="peng" w:date="2015-01-22T13:50:00Z"/>
              </w:sdtContent>
            </w:sdt>
            <w:customXmlDelRangeEnd w:id="6442"/>
          </w:p>
        </w:tc>
      </w:tr>
      <w:tr w:rsidR="0065251F" w:rsidDel="001D0125" w14:paraId="38FA80F6" w14:textId="77777777">
        <w:trPr>
          <w:cnfStyle w:val="000000100000" w:firstRow="0" w:lastRow="0" w:firstColumn="0" w:lastColumn="0" w:oddVBand="0" w:evenVBand="0" w:oddHBand="1" w:evenHBand="0" w:firstRowFirstColumn="0" w:firstRowLastColumn="0" w:lastRowFirstColumn="0" w:lastRowLastColumn="0"/>
          <w:jc w:val="both"/>
          <w:del w:id="644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18069491" w14:textId="77777777" w:rsidR="0065251F" w:rsidDel="001D0125" w:rsidRDefault="007D1D13">
            <w:pPr>
              <w:pStyle w:val="af4"/>
              <w:rPr>
                <w:del w:id="6444" w:author="peng" w:date="2015-01-22T13:50:00Z"/>
              </w:rPr>
              <w:pPrChange w:id="6445" w:author="peng" w:date="2015-01-26T02:41:00Z">
                <w:pPr>
                  <w:pStyle w:val="1"/>
                  <w:pageBreakBefore/>
                  <w:outlineLvl w:val="0"/>
                </w:pPr>
              </w:pPrChange>
            </w:pPr>
            <w:customXmlDelRangeStart w:id="6446" w:author="peng" w:date="2015-01-22T13:50:00Z"/>
            <w:sdt>
              <w:sdtPr>
                <w:rPr>
                  <w:b/>
                  <w:i w:val="0"/>
                </w:rPr>
                <w:alias w:val="Operation ATTRIBUTE Name"/>
                <w:tag w:val="80f5b195-3530-44da-9c12-1018076aaabc"/>
                <w:id w:val="1220789025"/>
                <w:dataBinding w:xpath="/elements/element[@objid='80f5b195-3530-44da-9c12-1018076aaabc']/content[@alias='Operation ATTRIBUTE Name']" w:storeItemID="{D35B6978-45B9-4860-8E6E-EDB6F017D2CB}"/>
                <w:text w:multiLine="1"/>
              </w:sdtPr>
              <w:sdtEndPr/>
              <w:sdtContent>
                <w:customXmlDelRangeEnd w:id="6446"/>
                <w:del w:id="6447" w:author="peng" w:date="2015-01-22T13:50:00Z">
                  <w:r w:rsidR="00AF2197" w:rsidDel="001D0125">
                    <w:delText>calHistogram</w:delText>
                  </w:r>
                </w:del>
                <w:customXmlDelRangeStart w:id="6448" w:author="peng" w:date="2015-01-22T13:50:00Z"/>
              </w:sdtContent>
            </w:sdt>
            <w:customXmlDelRangeEnd w:id="6448"/>
            <w:del w:id="6449" w:author="peng" w:date="2015-01-22T13:50:00Z">
              <w:r w:rsidR="00AF2197" w:rsidDel="001D0125">
                <w:delText xml:space="preserve"> ()</w:delText>
              </w:r>
            </w:del>
          </w:p>
        </w:tc>
        <w:commentRangeStart w:id="6450"/>
        <w:tc>
          <w:tcPr>
            <w:tcW w:w="0" w:type="auto"/>
          </w:tcPr>
          <w:p w14:paraId="4F7E3D17"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451" w:author="peng" w:date="2015-01-22T13:50:00Z"/>
              </w:rPr>
              <w:pPrChange w:id="6452"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453" w:author="peng" w:date="2015-01-22T13:50:00Z"/>
            <w:sdt>
              <w:sdtPr>
                <w:rPr>
                  <w:b w:val="0"/>
                  <w:i w:val="0"/>
                  <w:highlight w:val="yellow"/>
                </w:rPr>
                <w:alias w:val="Operation NOTE description 0"/>
                <w:tag w:val="80f5b195-3530-44da-9c12-1018076aaabc"/>
                <w:id w:val="1055511213"/>
                <w:dataBinding w:xpath="/elements/element[@objid='80f5b195-3530-44da-9c12-1018076aaabc']/content[@alias='Operation NOTE description 0']" w:storeItemID="{D35B6978-45B9-4860-8E6E-EDB6F017D2CB}"/>
                <w:text w:multiLine="1"/>
              </w:sdtPr>
              <w:sdtEndPr/>
              <w:sdtContent>
                <w:customXmlDelRangeEnd w:id="6453"/>
                <w:del w:id="6454" w:author="peng" w:date="2015-01-22T13:50:00Z">
                  <w:r w:rsidR="00C44C9A" w:rsidRPr="00C44C9A" w:rsidDel="001D0125">
                    <w:rPr>
                      <w:b w:val="0"/>
                      <w:highlight w:val="yellow"/>
                      <w:rPrChange w:id="6455" w:author="me" w:date="2014-11-12T11:57:00Z">
                        <w:rPr>
                          <w:b w:val="0"/>
                          <w:bCs w:val="0"/>
                        </w:rPr>
                      </w:rPrChange>
                    </w:rPr>
                    <w:delText>calculate the histograms of each pixel</w:delText>
                  </w:r>
                </w:del>
                <w:ins w:id="6456" w:author="me" w:date="2014-11-12T13:57:00Z">
                  <w:del w:id="6457" w:author="peng" w:date="2015-01-22T13:50:00Z">
                    <w:r w:rsidR="00C44C9A" w:rsidRPr="00C44C9A" w:rsidDel="001D0125">
                      <w:rPr>
                        <w:b w:val="0"/>
                        <w:highlight w:val="yellow"/>
                        <w:rPrChange w:id="6458" w:author="me" w:date="2014-11-12T11:57:00Z">
                          <w:rPr>
                            <w:b w:val="0"/>
                            <w:bCs w:val="0"/>
                          </w:rPr>
                        </w:rPrChange>
                      </w:rPr>
                      <w:delText xml:space="preserve">calculate the histograms of each </w:delText>
                    </w:r>
                    <w:r w:rsidR="00C35AB1" w:rsidDel="001D0125">
                      <w:rPr>
                        <w:highlight w:val="yellow"/>
                      </w:rPr>
                      <w:delText>CELL</w:delText>
                    </w:r>
                  </w:del>
                </w:ins>
                <w:customXmlDelRangeStart w:id="6459" w:author="peng" w:date="2015-01-22T13:50:00Z"/>
              </w:sdtContent>
            </w:sdt>
            <w:customXmlDelRangeEnd w:id="6459"/>
            <w:commentRangeEnd w:id="6450"/>
            <w:del w:id="6460" w:author="peng" w:date="2015-01-22T13:50:00Z">
              <w:r w:rsidR="00EC224C" w:rsidDel="001D0125">
                <w:rPr>
                  <w:rStyle w:val="afa"/>
                </w:rPr>
                <w:commentReference w:id="6450"/>
              </w:r>
            </w:del>
          </w:p>
        </w:tc>
      </w:tr>
      <w:tr w:rsidR="0065251F" w:rsidDel="001D0125" w14:paraId="14A3C590" w14:textId="77777777">
        <w:trPr>
          <w:jc w:val="both"/>
          <w:del w:id="646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7D321C87" w14:textId="77777777" w:rsidR="0065251F" w:rsidDel="001D0125" w:rsidRDefault="007D1D13">
            <w:pPr>
              <w:pStyle w:val="af4"/>
              <w:rPr>
                <w:del w:id="6462" w:author="peng" w:date="2015-01-22T13:50:00Z"/>
              </w:rPr>
              <w:pPrChange w:id="6463" w:author="peng" w:date="2015-01-26T02:41:00Z">
                <w:pPr>
                  <w:pStyle w:val="1"/>
                  <w:pageBreakBefore/>
                  <w:outlineLvl w:val="0"/>
                </w:pPr>
              </w:pPrChange>
            </w:pPr>
            <w:customXmlDelRangeStart w:id="6464" w:author="peng" w:date="2015-01-22T13:50:00Z"/>
            <w:sdt>
              <w:sdtPr>
                <w:rPr>
                  <w:b/>
                  <w:i w:val="0"/>
                </w:rPr>
                <w:alias w:val="Operation ATTRIBUTE Name"/>
                <w:tag w:val="73bca2a7-bea4-4a42-be6b-2bd8f5bde8f2"/>
                <w:id w:val="-1541821013"/>
                <w:dataBinding w:xpath="/elements/element[@objid='73bca2a7-bea4-4a42-be6b-2bd8f5bde8f2']/content[@alias='Operation ATTRIBUTE Name']" w:storeItemID="{D35B6978-45B9-4860-8E6E-EDB6F017D2CB}"/>
                <w:text w:multiLine="1"/>
              </w:sdtPr>
              <w:sdtEndPr/>
              <w:sdtContent>
                <w:customXmlDelRangeEnd w:id="6464"/>
                <w:del w:id="6465" w:author="peng" w:date="2015-01-22T13:50:00Z">
                  <w:r w:rsidR="00AF2197" w:rsidDel="001D0125">
                    <w:delText>blockNormalization</w:delText>
                  </w:r>
                </w:del>
                <w:customXmlDelRangeStart w:id="6466" w:author="peng" w:date="2015-01-22T13:50:00Z"/>
              </w:sdtContent>
            </w:sdt>
            <w:customXmlDelRangeEnd w:id="6466"/>
            <w:del w:id="6467" w:author="peng" w:date="2015-01-22T13:50:00Z">
              <w:r w:rsidR="00AF2197" w:rsidDel="001D0125">
                <w:delText xml:space="preserve"> ()</w:delText>
              </w:r>
            </w:del>
          </w:p>
        </w:tc>
        <w:tc>
          <w:tcPr>
            <w:tcW w:w="0" w:type="auto"/>
          </w:tcPr>
          <w:p w14:paraId="067D6BF8"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468" w:author="peng" w:date="2015-01-22T13:50:00Z"/>
              </w:rPr>
              <w:pPrChange w:id="6469"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470" w:author="peng" w:date="2015-01-22T13:50:00Z"/>
            <w:sdt>
              <w:sdtPr>
                <w:rPr>
                  <w:b w:val="0"/>
                  <w:i w:val="0"/>
                </w:rPr>
                <w:alias w:val="Operation NOTE description 0"/>
                <w:tag w:val="73bca2a7-bea4-4a42-be6b-2bd8f5bde8f2"/>
                <w:id w:val="-722993723"/>
                <w:dataBinding w:xpath="/elements/element[@objid='73bca2a7-bea4-4a42-be6b-2bd8f5bde8f2']/content[@alias='Operation NOTE description 0']" w:storeItemID="{D35B6978-45B9-4860-8E6E-EDB6F017D2CB}"/>
                <w:text w:multiLine="1"/>
              </w:sdtPr>
              <w:sdtEndPr/>
              <w:sdtContent>
                <w:customXmlDelRangeEnd w:id="6470"/>
                <w:del w:id="6471" w:author="peng" w:date="2015-01-22T13:50:00Z">
                  <w:r w:rsidR="00AF2197" w:rsidDel="001D0125">
                    <w:delText>apply block-wise normalization on the image</w:delText>
                  </w:r>
                </w:del>
                <w:customXmlDelRangeStart w:id="6472" w:author="peng" w:date="2015-01-22T13:50:00Z"/>
              </w:sdtContent>
            </w:sdt>
            <w:customXmlDelRangeEnd w:id="6472"/>
          </w:p>
        </w:tc>
      </w:tr>
      <w:tr w:rsidR="0065251F" w:rsidDel="001D0125" w14:paraId="78CD92C8" w14:textId="77777777">
        <w:trPr>
          <w:cnfStyle w:val="000000100000" w:firstRow="0" w:lastRow="0" w:firstColumn="0" w:lastColumn="0" w:oddVBand="0" w:evenVBand="0" w:oddHBand="1" w:evenHBand="0" w:firstRowFirstColumn="0" w:firstRowLastColumn="0" w:lastRowFirstColumn="0" w:lastRowLastColumn="0"/>
          <w:jc w:val="both"/>
          <w:del w:id="647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9DEEF31" w14:textId="77777777" w:rsidR="0065251F" w:rsidDel="001D0125" w:rsidRDefault="007D1D13">
            <w:pPr>
              <w:pStyle w:val="af4"/>
              <w:rPr>
                <w:del w:id="6474" w:author="peng" w:date="2015-01-22T13:50:00Z"/>
              </w:rPr>
              <w:pPrChange w:id="6475" w:author="peng" w:date="2015-01-26T02:41:00Z">
                <w:pPr>
                  <w:pStyle w:val="1"/>
                  <w:pageBreakBefore/>
                  <w:outlineLvl w:val="0"/>
                </w:pPr>
              </w:pPrChange>
            </w:pPr>
            <w:customXmlDelRangeStart w:id="6476" w:author="peng" w:date="2015-01-22T13:50:00Z"/>
            <w:sdt>
              <w:sdtPr>
                <w:rPr>
                  <w:b/>
                  <w:i w:val="0"/>
                </w:rPr>
                <w:alias w:val="Operation ATTRIBUTE Name"/>
                <w:tag w:val="1102ccb7-f224-4643-856a-10438306eebc"/>
                <w:id w:val="-839544763"/>
                <w:dataBinding w:xpath="/elements/element[@objid='1102ccb7-f224-4643-856a-10438306eebc']/content[@alias='Operation ATTRIBUTE Name']" w:storeItemID="{D35B6978-45B9-4860-8E6E-EDB6F017D2CB}"/>
                <w:text w:multiLine="1"/>
              </w:sdtPr>
              <w:sdtEndPr/>
              <w:sdtContent>
                <w:customXmlDelRangeEnd w:id="6476"/>
                <w:del w:id="6477" w:author="peng" w:date="2015-01-22T13:50:00Z">
                  <w:r w:rsidR="00AF2197" w:rsidDel="001D0125">
                    <w:delText>calFeatureVector</w:delText>
                  </w:r>
                </w:del>
                <w:customXmlDelRangeStart w:id="6478" w:author="peng" w:date="2015-01-22T13:50:00Z"/>
              </w:sdtContent>
            </w:sdt>
            <w:customXmlDelRangeEnd w:id="6478"/>
            <w:del w:id="6479" w:author="peng" w:date="2015-01-22T13:50:00Z">
              <w:r w:rsidR="00AF2197" w:rsidDel="001D0125">
                <w:delText xml:space="preserve"> ()</w:delText>
              </w:r>
            </w:del>
          </w:p>
        </w:tc>
        <w:tc>
          <w:tcPr>
            <w:tcW w:w="0" w:type="auto"/>
          </w:tcPr>
          <w:p w14:paraId="288B0863"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480" w:author="peng" w:date="2015-01-22T13:50:00Z"/>
              </w:rPr>
              <w:pPrChange w:id="6481"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482" w:author="peng" w:date="2015-01-22T13:50:00Z"/>
            <w:sdt>
              <w:sdtPr>
                <w:rPr>
                  <w:b w:val="0"/>
                  <w:i w:val="0"/>
                </w:rPr>
                <w:alias w:val="Operation NOTE description 0"/>
                <w:tag w:val="1102ccb7-f224-4643-856a-10438306eebc"/>
                <w:id w:val="418828523"/>
                <w:dataBinding w:xpath="/elements/element[@objid='1102ccb7-f224-4643-856a-10438306eebc']/content[@alias='Operation NOTE description 0']" w:storeItemID="{D35B6978-45B9-4860-8E6E-EDB6F017D2CB}"/>
                <w:text w:multiLine="1"/>
              </w:sdtPr>
              <w:sdtEndPr/>
              <w:sdtContent>
                <w:customXmlDelRangeEnd w:id="6482"/>
                <w:del w:id="6483" w:author="peng" w:date="2015-01-22T13:50:00Z">
                  <w:r w:rsidR="00AF2197" w:rsidDel="001D0125">
                    <w:delText>calculate feature vectors of each pixel</w:delText>
                  </w:r>
                </w:del>
                <w:customXmlDelRangeStart w:id="6484" w:author="peng" w:date="2015-01-22T13:50:00Z"/>
              </w:sdtContent>
            </w:sdt>
            <w:customXmlDelRangeEnd w:id="6484"/>
          </w:p>
        </w:tc>
      </w:tr>
      <w:tr w:rsidR="0065251F" w:rsidDel="001D0125" w14:paraId="3A9E04E9" w14:textId="77777777">
        <w:trPr>
          <w:jc w:val="both"/>
          <w:del w:id="648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184F42D" w14:textId="77777777" w:rsidR="0065251F" w:rsidDel="001D0125" w:rsidRDefault="007D1D13">
            <w:pPr>
              <w:pStyle w:val="af4"/>
              <w:rPr>
                <w:del w:id="6486" w:author="peng" w:date="2015-01-22T13:50:00Z"/>
              </w:rPr>
              <w:pPrChange w:id="6487" w:author="peng" w:date="2015-01-26T02:41:00Z">
                <w:pPr>
                  <w:pStyle w:val="1"/>
                  <w:pageBreakBefore/>
                  <w:outlineLvl w:val="0"/>
                </w:pPr>
              </w:pPrChange>
            </w:pPr>
            <w:customXmlDelRangeStart w:id="6488" w:author="peng" w:date="2015-01-22T13:50:00Z"/>
            <w:sdt>
              <w:sdtPr>
                <w:rPr>
                  <w:b/>
                  <w:i w:val="0"/>
                </w:rPr>
                <w:alias w:val="Operation ATTRIBUTE Name"/>
                <w:tag w:val="8c39ea43-b153-44c8-a0de-ff4ed52b57c0"/>
                <w:id w:val="871578366"/>
                <w:dataBinding w:xpath="/elements/element[@objid='8c39ea43-b153-44c8-a0de-ff4ed52b57c0']/content[@alias='Operation ATTRIBUTE Name']" w:storeItemID="{D35B6978-45B9-4860-8E6E-EDB6F017D2CB}"/>
                <w:text w:multiLine="1"/>
              </w:sdtPr>
              <w:sdtEndPr/>
              <w:sdtContent>
                <w:customXmlDelRangeEnd w:id="6488"/>
                <w:del w:id="6489" w:author="peng" w:date="2015-01-22T13:50:00Z">
                  <w:r w:rsidR="00AF2197" w:rsidDel="001D0125">
                    <w:delText>HOG</w:delText>
                  </w:r>
                </w:del>
                <w:customXmlDelRangeStart w:id="6490" w:author="peng" w:date="2015-01-22T13:50:00Z"/>
              </w:sdtContent>
            </w:sdt>
            <w:customXmlDelRangeEnd w:id="6490"/>
            <w:del w:id="6491" w:author="peng" w:date="2015-01-22T13:50:00Z">
              <w:r w:rsidR="00AF2197" w:rsidDel="001D0125">
                <w:delText xml:space="preserve"> ()</w:delText>
              </w:r>
            </w:del>
          </w:p>
        </w:tc>
        <w:tc>
          <w:tcPr>
            <w:tcW w:w="0" w:type="auto"/>
          </w:tcPr>
          <w:p w14:paraId="64981D04"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492" w:author="peng" w:date="2015-01-22T13:50:00Z"/>
              </w:rPr>
              <w:pPrChange w:id="6493"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494" w:author="peng" w:date="2015-01-22T13:50:00Z"/>
            <w:sdt>
              <w:sdtPr>
                <w:rPr>
                  <w:b w:val="0"/>
                  <w:i w:val="0"/>
                </w:rPr>
                <w:alias w:val="Operation NOTE description 0"/>
                <w:tag w:val="8c39ea43-b153-44c8-a0de-ff4ed52b57c0"/>
                <w:id w:val="1716011801"/>
                <w:dataBinding w:xpath="/elements/element[@objid='8c39ea43-b153-44c8-a0de-ff4ed52b57c0']/content[@alias='Operation NOTE description 0']" w:storeItemID="{D35B6978-45B9-4860-8E6E-EDB6F017D2CB}"/>
                <w:text w:multiLine="1"/>
              </w:sdtPr>
              <w:sdtEndPr/>
              <w:sdtContent>
                <w:customXmlDelRangeEnd w:id="6494"/>
                <w:del w:id="6495" w:author="peng" w:date="2015-01-22T13:50:00Z">
                  <w:r w:rsidR="00AF2197" w:rsidDel="001D0125">
                    <w:delText>initialize HOG instance with default parameter setting</w:delText>
                  </w:r>
                </w:del>
                <w:customXmlDelRangeStart w:id="6496" w:author="peng" w:date="2015-01-22T13:50:00Z"/>
              </w:sdtContent>
            </w:sdt>
            <w:customXmlDelRangeEnd w:id="6496"/>
          </w:p>
        </w:tc>
      </w:tr>
      <w:tr w:rsidR="0065251F" w:rsidDel="001D0125" w14:paraId="418C11A8" w14:textId="77777777">
        <w:trPr>
          <w:cnfStyle w:val="000000100000" w:firstRow="0" w:lastRow="0" w:firstColumn="0" w:lastColumn="0" w:oddVBand="0" w:evenVBand="0" w:oddHBand="1" w:evenHBand="0" w:firstRowFirstColumn="0" w:firstRowLastColumn="0" w:lastRowFirstColumn="0" w:lastRowLastColumn="0"/>
          <w:jc w:val="both"/>
          <w:del w:id="649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B2F3782" w14:textId="77777777" w:rsidR="0065251F" w:rsidDel="001D0125" w:rsidRDefault="007D1D13">
            <w:pPr>
              <w:pStyle w:val="af4"/>
              <w:rPr>
                <w:del w:id="6498" w:author="peng" w:date="2015-01-22T13:50:00Z"/>
              </w:rPr>
              <w:pPrChange w:id="6499" w:author="peng" w:date="2015-01-26T02:41:00Z">
                <w:pPr>
                  <w:pStyle w:val="1"/>
                  <w:pageBreakBefore/>
                  <w:outlineLvl w:val="0"/>
                </w:pPr>
              </w:pPrChange>
            </w:pPr>
            <w:customXmlDelRangeStart w:id="6500" w:author="peng" w:date="2015-01-22T13:50:00Z"/>
            <w:sdt>
              <w:sdtPr>
                <w:rPr>
                  <w:b/>
                  <w:i w:val="0"/>
                </w:rPr>
                <w:alias w:val="Operation ATTRIBUTE Name"/>
                <w:tag w:val="3a55e97d-ae30-433e-b3cd-9ccecda51f65"/>
                <w:id w:val="1635370037"/>
                <w:dataBinding w:xpath="/elements/element[@objid='3a55e97d-ae30-433e-b3cd-9ccecda51f65']/content[@alias='Operation ATTRIBUTE Name']" w:storeItemID="{D35B6978-45B9-4860-8E6E-EDB6F017D2CB}"/>
                <w:text w:multiLine="1"/>
              </w:sdtPr>
              <w:sdtEndPr/>
              <w:sdtContent>
                <w:customXmlDelRangeEnd w:id="6500"/>
                <w:del w:id="6501" w:author="peng" w:date="2015-01-22T13:50:00Z">
                  <w:r w:rsidR="00AF2197" w:rsidDel="001D0125">
                    <w:delText>HOG</w:delText>
                  </w:r>
                </w:del>
                <w:customXmlDelRangeStart w:id="6502" w:author="peng" w:date="2015-01-22T13:50:00Z"/>
              </w:sdtContent>
            </w:sdt>
            <w:customXmlDelRangeEnd w:id="6502"/>
            <w:del w:id="6503" w:author="peng" w:date="2015-01-22T13:50:00Z">
              <w:r w:rsidR="00AF2197" w:rsidDel="001D0125">
                <w:delText xml:space="preserve"> (</w:delText>
              </w:r>
            </w:del>
            <w:customXmlDelRangeStart w:id="6504" w:author="peng" w:date="2015-01-22T13:50:00Z"/>
            <w:sdt>
              <w:sdtPr>
                <w:rPr>
                  <w:rStyle w:val="ae"/>
                  <w:b/>
                  <w:i w:val="0"/>
                </w:rPr>
                <w:alias w:val="Parameter ATTRIBUTE ParameterPassing"/>
                <w:tag w:val="a405e1e8-85cc-4d4a-b285-26666588a718"/>
                <w:id w:val="-2002953258"/>
                <w:dataBinding w:xpath="/elements/element[@objid='a405e1e8-85cc-4d4a-b285-26666588a718']/content[@alias='Parameter ATTRIBUTE ParameterPassing']" w:storeItemID="{D35B6978-45B9-4860-8E6E-EDB6F017D2CB}"/>
                <w:text w:multiLine="1"/>
              </w:sdtPr>
              <w:sdtEndPr>
                <w:rPr>
                  <w:rStyle w:val="ae"/>
                </w:rPr>
              </w:sdtEndPr>
              <w:sdtContent>
                <w:customXmlDelRangeEnd w:id="6504"/>
                <w:del w:id="6505" w:author="peng" w:date="2015-01-22T13:50:00Z">
                  <w:r w:rsidR="00AF2197" w:rsidDel="001D0125">
                    <w:rPr>
                      <w:rStyle w:val="ae"/>
                    </w:rPr>
                    <w:delText>In</w:delText>
                  </w:r>
                </w:del>
                <w:customXmlDelRangeStart w:id="6506" w:author="peng" w:date="2015-01-22T13:50:00Z"/>
              </w:sdtContent>
            </w:sdt>
            <w:customXmlDelRangeEnd w:id="6506"/>
            <w:del w:id="6507" w:author="peng" w:date="2015-01-22T13:50:00Z">
              <w:r w:rsidR="00AF2197" w:rsidDel="001D0125">
                <w:rPr>
                  <w:rStyle w:val="ae"/>
                </w:rPr>
                <w:delText xml:space="preserve"> </w:delText>
              </w:r>
            </w:del>
            <w:customXmlDelRangeStart w:id="6508" w:author="peng" w:date="2015-01-22T13:50:00Z"/>
            <w:sdt>
              <w:sdtPr>
                <w:rPr>
                  <w:b/>
                  <w:i w:val="0"/>
                </w:rPr>
                <w:alias w:val="Parameter ATTRIBUTE Name"/>
                <w:tag w:val="a405e1e8-85cc-4d4a-b285-26666588a718"/>
                <w:id w:val="1864394932"/>
                <w:dataBinding w:xpath="/elements/element[@objid='a405e1e8-85cc-4d4a-b285-26666588a718']/content[@alias='Parameter ATTRIBUTE Name']" w:storeItemID="{D35B6978-45B9-4860-8E6E-EDB6F017D2CB}"/>
                <w:text w:multiLine="1"/>
              </w:sdtPr>
              <w:sdtEndPr/>
              <w:sdtContent>
                <w:customXmlDelRangeEnd w:id="6508"/>
                <w:del w:id="6509" w:author="peng" w:date="2015-01-22T13:50:00Z">
                  <w:r w:rsidR="00AF2197" w:rsidDel="001D0125">
                    <w:delText>initHogParam</w:delText>
                  </w:r>
                </w:del>
                <w:customXmlDelRangeStart w:id="6510" w:author="peng" w:date="2015-01-22T13:50:00Z"/>
              </w:sdtContent>
            </w:sdt>
            <w:customXmlDelRangeEnd w:id="6510"/>
            <w:del w:id="6511" w:author="peng" w:date="2015-01-22T13:50:00Z">
              <w:r w:rsidR="00AF2197" w:rsidDel="001D0125">
                <w:delText xml:space="preserve"> </w:delText>
              </w:r>
            </w:del>
            <w:customXmlDelRangeStart w:id="6512" w:author="peng" w:date="2015-01-22T13:50:00Z"/>
            <w:sdt>
              <w:sdtPr>
                <w:rPr>
                  <w:b/>
                  <w:i w:val="0"/>
                </w:rPr>
                <w:alias w:val="Class ATTRIBUTE Name"/>
                <w:tag w:val="b30f2d3b-3dd3-4928-8c2e-210cde6bac4c"/>
                <w:id w:val="687488734"/>
                <w:dataBinding w:xpath="/elements/element[@objid='b30f2d3b-3dd3-4928-8c2e-210cde6bac4c']/content[@alias='Class ATTRIBUTE Name']" w:storeItemID="{D35B6978-45B9-4860-8E6E-EDB6F017D2CB}"/>
                <w:text w:multiLine="1"/>
              </w:sdtPr>
              <w:sdtEndPr/>
              <w:sdtContent>
                <w:customXmlDelRangeEnd w:id="6512"/>
                <w:del w:id="6513" w:author="peng" w:date="2015-01-22T13:50:00Z">
                  <w:r w:rsidR="00AF2197" w:rsidDel="001D0125">
                    <w:delText>HOGParam</w:delText>
                  </w:r>
                </w:del>
                <w:customXmlDelRangeStart w:id="6514" w:author="peng" w:date="2015-01-22T13:50:00Z"/>
              </w:sdtContent>
            </w:sdt>
            <w:customXmlDelRangeEnd w:id="6514"/>
            <w:del w:id="6515" w:author="peng" w:date="2015-01-22T13:50:00Z">
              <w:r w:rsidR="00AF2197" w:rsidDel="001D0125">
                <w:delText>)</w:delText>
              </w:r>
            </w:del>
          </w:p>
        </w:tc>
        <w:tc>
          <w:tcPr>
            <w:tcW w:w="0" w:type="auto"/>
          </w:tcPr>
          <w:p w14:paraId="3D716067"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516" w:author="peng" w:date="2015-01-22T13:50:00Z"/>
              </w:rPr>
              <w:pPrChange w:id="6517"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518" w:author="peng" w:date="2015-01-22T13:50:00Z"/>
            <w:sdt>
              <w:sdtPr>
                <w:rPr>
                  <w:b w:val="0"/>
                  <w:i w:val="0"/>
                </w:rPr>
                <w:alias w:val="Operation NOTE description 0"/>
                <w:tag w:val="3a55e97d-ae30-433e-b3cd-9ccecda51f65"/>
                <w:id w:val="733122937"/>
                <w:dataBinding w:xpath="/elements/element[@objid='3a55e97d-ae30-433e-b3cd-9ccecda51f65']/content[@alias='Operation NOTE description 0']" w:storeItemID="{D35B6978-45B9-4860-8E6E-EDB6F017D2CB}"/>
                <w:text w:multiLine="1"/>
              </w:sdtPr>
              <w:sdtEndPr/>
              <w:sdtContent>
                <w:customXmlDelRangeEnd w:id="6518"/>
                <w:del w:id="6519" w:author="peng" w:date="2015-01-22T13:50:00Z">
                  <w:r w:rsidR="00AF2197" w:rsidDel="001D0125">
                    <w:delText>initialize HOG instance with certain parameter setting</w:delText>
                  </w:r>
                </w:del>
                <w:customXmlDelRangeStart w:id="6520" w:author="peng" w:date="2015-01-22T13:50:00Z"/>
              </w:sdtContent>
            </w:sdt>
            <w:customXmlDelRangeEnd w:id="6520"/>
          </w:p>
        </w:tc>
      </w:tr>
      <w:tr w:rsidR="0065251F" w:rsidDel="001D0125" w14:paraId="28A4EA05" w14:textId="77777777">
        <w:trPr>
          <w:jc w:val="both"/>
          <w:del w:id="652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58E2363" w14:textId="77777777" w:rsidR="0065251F" w:rsidDel="001D0125" w:rsidRDefault="007D1D13">
            <w:pPr>
              <w:pStyle w:val="af4"/>
              <w:rPr>
                <w:del w:id="6522" w:author="peng" w:date="2015-01-22T13:50:00Z"/>
              </w:rPr>
              <w:pPrChange w:id="6523" w:author="peng" w:date="2015-01-26T02:41:00Z">
                <w:pPr>
                  <w:pStyle w:val="1"/>
                  <w:pageBreakBefore/>
                  <w:outlineLvl w:val="0"/>
                </w:pPr>
              </w:pPrChange>
            </w:pPr>
            <w:customXmlDelRangeStart w:id="6524" w:author="peng" w:date="2015-01-22T13:50:00Z"/>
            <w:sdt>
              <w:sdtPr>
                <w:rPr>
                  <w:b/>
                  <w:i w:val="0"/>
                </w:rPr>
                <w:alias w:val="DataType ATTRIBUTE Name"/>
                <w:tag w:val="00000004-0000-000b-0000-000000000000"/>
                <w:id w:val="520283572"/>
                <w:dataBinding w:xpath="/elements/element[@objid='00000004-0000-000b-0000-000000000000']/content[@alias='DataType ATTRIBUTE Name']" w:storeItemID="{D35B6978-45B9-4860-8E6E-EDB6F017D2CB}"/>
                <w:text w:multiLine="1"/>
              </w:sdtPr>
              <w:sdtEndPr/>
              <w:sdtContent>
                <w:customXmlDelRangeEnd w:id="6524"/>
                <w:del w:id="6525" w:author="peng" w:date="2015-01-22T13:50:00Z">
                  <w:r w:rsidR="00AF2197" w:rsidDel="001D0125">
                    <w:delText>float</w:delText>
                  </w:r>
                </w:del>
                <w:customXmlDelRangeStart w:id="6526" w:author="peng" w:date="2015-01-22T13:50:00Z"/>
              </w:sdtContent>
            </w:sdt>
            <w:customXmlDelRangeEnd w:id="6526"/>
            <w:del w:id="6527" w:author="peng" w:date="2015-01-22T13:50:00Z">
              <w:r w:rsidR="00AF2197" w:rsidDel="001D0125">
                <w:delText xml:space="preserve"> </w:delText>
              </w:r>
            </w:del>
            <w:customXmlDelRangeStart w:id="6528" w:author="peng" w:date="2015-01-22T13:50:00Z"/>
            <w:sdt>
              <w:sdtPr>
                <w:rPr>
                  <w:b/>
                  <w:i w:val="0"/>
                </w:rPr>
                <w:alias w:val="Operation ATTRIBUTE Name"/>
                <w:tag w:val="03255d6c-46ed-478f-b835-efa132d60bac"/>
                <w:id w:val="-1868666193"/>
                <w:dataBinding w:xpath="/elements/element[@objid='03255d6c-46ed-478f-b835-efa132d60bac']/content[@alias='Operation ATTRIBUTE Name']" w:storeItemID="{D35B6978-45B9-4860-8E6E-EDB6F017D2CB}"/>
                <w:text w:multiLine="1"/>
              </w:sdtPr>
              <w:sdtEndPr/>
              <w:sdtContent>
                <w:customXmlDelRangeEnd w:id="6528"/>
                <w:del w:id="6529" w:author="peng" w:date="2015-01-22T13:50:00Z">
                  <w:r w:rsidR="00AF2197" w:rsidDel="001D0125">
                    <w:delText>getHistogram</w:delText>
                  </w:r>
                </w:del>
                <w:customXmlDelRangeStart w:id="6530" w:author="peng" w:date="2015-01-22T13:50:00Z"/>
              </w:sdtContent>
            </w:sdt>
            <w:customXmlDelRangeEnd w:id="6530"/>
            <w:del w:id="6531" w:author="peng" w:date="2015-01-22T13:50:00Z">
              <w:r w:rsidR="00AF2197" w:rsidDel="001D0125">
                <w:delText xml:space="preserve"> ()</w:delText>
              </w:r>
            </w:del>
          </w:p>
        </w:tc>
        <w:tc>
          <w:tcPr>
            <w:tcW w:w="0" w:type="auto"/>
          </w:tcPr>
          <w:p w14:paraId="28F06023"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532" w:author="peng" w:date="2015-01-22T13:50:00Z"/>
              </w:rPr>
              <w:pPrChange w:id="6533"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534" w:author="peng" w:date="2015-01-22T13:50:00Z"/>
            <w:sdt>
              <w:sdtPr>
                <w:rPr>
                  <w:b w:val="0"/>
                  <w:i w:val="0"/>
                </w:rPr>
                <w:alias w:val="Operation NOTE description 0"/>
                <w:tag w:val="03255d6c-46ed-478f-b835-efa132d60bac"/>
                <w:id w:val="551662310"/>
                <w:dataBinding w:xpath="/elements/element[@objid='03255d6c-46ed-478f-b835-efa132d60bac']/content[@alias='Operation NOTE description 0']" w:storeItemID="{D35B6978-45B9-4860-8E6E-EDB6F017D2CB}"/>
                <w:text w:multiLine="1"/>
              </w:sdtPr>
              <w:sdtEndPr/>
              <w:sdtContent>
                <w:customXmlDelRangeEnd w:id="6534"/>
                <w:del w:id="6535" w:author="peng" w:date="2015-01-22T13:50:00Z">
                  <w:r w:rsidR="00AF2197" w:rsidDel="001D0125">
                    <w:delText>return the value of histogram array</w:delText>
                  </w:r>
                </w:del>
                <w:customXmlDelRangeStart w:id="6536" w:author="peng" w:date="2015-01-22T13:50:00Z"/>
              </w:sdtContent>
            </w:sdt>
            <w:customXmlDelRangeEnd w:id="6536"/>
          </w:p>
        </w:tc>
      </w:tr>
      <w:tr w:rsidR="0065251F" w:rsidDel="001D0125" w14:paraId="08CA3F0A" w14:textId="77777777">
        <w:trPr>
          <w:cnfStyle w:val="000000100000" w:firstRow="0" w:lastRow="0" w:firstColumn="0" w:lastColumn="0" w:oddVBand="0" w:evenVBand="0" w:oddHBand="1" w:evenHBand="0" w:firstRowFirstColumn="0" w:firstRowLastColumn="0" w:lastRowFirstColumn="0" w:lastRowLastColumn="0"/>
          <w:jc w:val="both"/>
          <w:del w:id="653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9B28A59" w14:textId="77777777" w:rsidR="0065251F" w:rsidDel="001D0125" w:rsidRDefault="007D1D13">
            <w:pPr>
              <w:pStyle w:val="af4"/>
              <w:rPr>
                <w:del w:id="6538" w:author="peng" w:date="2015-01-22T13:50:00Z"/>
              </w:rPr>
              <w:pPrChange w:id="6539" w:author="peng" w:date="2015-01-26T02:41:00Z">
                <w:pPr>
                  <w:pStyle w:val="1"/>
                  <w:pageBreakBefore/>
                  <w:outlineLvl w:val="0"/>
                </w:pPr>
              </w:pPrChange>
            </w:pPr>
            <w:customXmlDelRangeStart w:id="6540" w:author="peng" w:date="2015-01-22T13:50:00Z"/>
            <w:sdt>
              <w:sdtPr>
                <w:rPr>
                  <w:b/>
                  <w:i w:val="0"/>
                </w:rPr>
                <w:alias w:val="DataType ATTRIBUTE Name"/>
                <w:tag w:val="00000004-0000-000b-0000-000000000000"/>
                <w:id w:val="2037612866"/>
                <w:dataBinding w:xpath="/elements/element[@objid='00000004-0000-000b-0000-000000000000']/content[@alias='DataType ATTRIBUTE Name']" w:storeItemID="{D35B6978-45B9-4860-8E6E-EDB6F017D2CB}"/>
                <w:text w:multiLine="1"/>
              </w:sdtPr>
              <w:sdtEndPr/>
              <w:sdtContent>
                <w:customXmlDelRangeEnd w:id="6540"/>
                <w:del w:id="6541" w:author="peng" w:date="2015-01-22T13:50:00Z">
                  <w:r w:rsidR="00AF2197" w:rsidDel="001D0125">
                    <w:delText>float</w:delText>
                  </w:r>
                </w:del>
                <w:customXmlDelRangeStart w:id="6542" w:author="peng" w:date="2015-01-22T13:50:00Z"/>
              </w:sdtContent>
            </w:sdt>
            <w:customXmlDelRangeEnd w:id="6542"/>
            <w:del w:id="6543" w:author="peng" w:date="2015-01-22T13:50:00Z">
              <w:r w:rsidR="00AF2197" w:rsidDel="001D0125">
                <w:delText xml:space="preserve"> </w:delText>
              </w:r>
            </w:del>
            <w:customXmlDelRangeStart w:id="6544" w:author="peng" w:date="2015-01-22T13:50:00Z"/>
            <w:sdt>
              <w:sdtPr>
                <w:rPr>
                  <w:b/>
                  <w:i w:val="0"/>
                </w:rPr>
                <w:alias w:val="Operation ATTRIBUTE Name"/>
                <w:tag w:val="379e73c3-44a1-422b-a1ac-cf037cad6713"/>
                <w:id w:val="624811657"/>
                <w:dataBinding w:xpath="/elements/element[@objid='379e73c3-44a1-422b-a1ac-cf037cad6713']/content[@alias='Operation ATTRIBUTE Name']" w:storeItemID="{D35B6978-45B9-4860-8E6E-EDB6F017D2CB}"/>
                <w:text w:multiLine="1"/>
              </w:sdtPr>
              <w:sdtEndPr/>
              <w:sdtContent>
                <w:customXmlDelRangeEnd w:id="6544"/>
                <w:del w:id="6545" w:author="peng" w:date="2015-01-22T13:50:00Z">
                  <w:r w:rsidR="00AF2197" w:rsidDel="001D0125">
                    <w:delText>getGradient</w:delText>
                  </w:r>
                </w:del>
                <w:customXmlDelRangeStart w:id="6546" w:author="peng" w:date="2015-01-22T13:50:00Z"/>
              </w:sdtContent>
            </w:sdt>
            <w:customXmlDelRangeEnd w:id="6546"/>
            <w:del w:id="6547" w:author="peng" w:date="2015-01-22T13:50:00Z">
              <w:r w:rsidR="00AF2197" w:rsidDel="001D0125">
                <w:delText xml:space="preserve"> ()</w:delText>
              </w:r>
            </w:del>
          </w:p>
        </w:tc>
        <w:tc>
          <w:tcPr>
            <w:tcW w:w="0" w:type="auto"/>
          </w:tcPr>
          <w:p w14:paraId="31724B94"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548" w:author="peng" w:date="2015-01-22T13:50:00Z"/>
              </w:rPr>
              <w:pPrChange w:id="6549"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550" w:author="peng" w:date="2015-01-22T13:50:00Z"/>
            <w:sdt>
              <w:sdtPr>
                <w:rPr>
                  <w:b w:val="0"/>
                  <w:i w:val="0"/>
                </w:rPr>
                <w:alias w:val="Operation NOTE description 0"/>
                <w:tag w:val="379e73c3-44a1-422b-a1ac-cf037cad6713"/>
                <w:id w:val="-1640024878"/>
                <w:dataBinding w:xpath="/elements/element[@objid='379e73c3-44a1-422b-a1ac-cf037cad6713']/content[@alias='Operation NOTE description 0']" w:storeItemID="{D35B6978-45B9-4860-8E6E-EDB6F017D2CB}"/>
                <w:text w:multiLine="1"/>
              </w:sdtPr>
              <w:sdtEndPr/>
              <w:sdtContent>
                <w:customXmlDelRangeEnd w:id="6550"/>
                <w:del w:id="6551" w:author="peng" w:date="2015-01-22T13:50:00Z">
                  <w:r w:rsidR="00AF2197" w:rsidDel="001D0125">
                    <w:delText>return the value of gradient array</w:delText>
                  </w:r>
                </w:del>
                <w:customXmlDelRangeStart w:id="6552" w:author="peng" w:date="2015-01-22T13:50:00Z"/>
              </w:sdtContent>
            </w:sdt>
            <w:customXmlDelRangeEnd w:id="6552"/>
          </w:p>
        </w:tc>
      </w:tr>
      <w:tr w:rsidR="0065251F" w:rsidDel="001D0125" w14:paraId="31EF1026" w14:textId="77777777">
        <w:trPr>
          <w:jc w:val="both"/>
          <w:del w:id="655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1E1270B" w14:textId="77777777" w:rsidR="0065251F" w:rsidDel="001D0125" w:rsidRDefault="007D1D13">
            <w:pPr>
              <w:pStyle w:val="af4"/>
              <w:rPr>
                <w:del w:id="6554" w:author="peng" w:date="2015-01-22T13:50:00Z"/>
              </w:rPr>
              <w:pPrChange w:id="6555" w:author="peng" w:date="2015-01-26T02:41:00Z">
                <w:pPr>
                  <w:pStyle w:val="1"/>
                  <w:pageBreakBefore/>
                  <w:outlineLvl w:val="0"/>
                </w:pPr>
              </w:pPrChange>
            </w:pPr>
            <w:customXmlDelRangeStart w:id="6556" w:author="peng" w:date="2015-01-22T13:50:00Z"/>
            <w:sdt>
              <w:sdtPr>
                <w:rPr>
                  <w:b/>
                  <w:i w:val="0"/>
                </w:rPr>
                <w:alias w:val="DataType ATTRIBUTE Name"/>
                <w:tag w:val="00000004-0000-000b-0000-000000000000"/>
                <w:id w:val="-1253581977"/>
                <w:dataBinding w:xpath="/elements/element[@objid='00000004-0000-000b-0000-000000000000']/content[@alias='DataType ATTRIBUTE Name']" w:storeItemID="{D35B6978-45B9-4860-8E6E-EDB6F017D2CB}"/>
                <w:text w:multiLine="1"/>
              </w:sdtPr>
              <w:sdtEndPr/>
              <w:sdtContent>
                <w:customXmlDelRangeEnd w:id="6556"/>
                <w:del w:id="6557" w:author="peng" w:date="2015-01-22T13:50:00Z">
                  <w:r w:rsidR="00AF2197" w:rsidDel="001D0125">
                    <w:delText>float</w:delText>
                  </w:r>
                </w:del>
                <w:customXmlDelRangeStart w:id="6558" w:author="peng" w:date="2015-01-22T13:50:00Z"/>
              </w:sdtContent>
            </w:sdt>
            <w:customXmlDelRangeEnd w:id="6558"/>
            <w:del w:id="6559" w:author="peng" w:date="2015-01-22T13:50:00Z">
              <w:r w:rsidR="00AF2197" w:rsidDel="001D0125">
                <w:delText xml:space="preserve"> </w:delText>
              </w:r>
            </w:del>
            <w:customXmlDelRangeStart w:id="6560" w:author="peng" w:date="2015-01-22T13:50:00Z"/>
            <w:sdt>
              <w:sdtPr>
                <w:rPr>
                  <w:b/>
                  <w:i w:val="0"/>
                </w:rPr>
                <w:alias w:val="Operation ATTRIBUTE Name"/>
                <w:tag w:val="edccfe92-5ff2-4f94-ab89-bcf050cd60b0"/>
                <w:id w:val="1981109292"/>
                <w:dataBinding w:xpath="/elements/element[@objid='edccfe92-5ff2-4f94-ab89-bcf050cd60b0']/content[@alias='Operation ATTRIBUTE Name']" w:storeItemID="{D35B6978-45B9-4860-8E6E-EDB6F017D2CB}"/>
                <w:text w:multiLine="1"/>
              </w:sdtPr>
              <w:sdtEndPr/>
              <w:sdtContent>
                <w:customXmlDelRangeEnd w:id="6560"/>
                <w:del w:id="6561" w:author="peng" w:date="2015-01-22T13:50:00Z">
                  <w:r w:rsidR="00AF2197" w:rsidDel="001D0125">
                    <w:delText>getFeatureVector</w:delText>
                  </w:r>
                </w:del>
                <w:customXmlDelRangeStart w:id="6562" w:author="peng" w:date="2015-01-22T13:50:00Z"/>
              </w:sdtContent>
            </w:sdt>
            <w:customXmlDelRangeEnd w:id="6562"/>
            <w:del w:id="6563" w:author="peng" w:date="2015-01-22T13:50:00Z">
              <w:r w:rsidR="00AF2197" w:rsidDel="001D0125">
                <w:delText xml:space="preserve"> ()</w:delText>
              </w:r>
            </w:del>
          </w:p>
        </w:tc>
        <w:tc>
          <w:tcPr>
            <w:tcW w:w="0" w:type="auto"/>
          </w:tcPr>
          <w:p w14:paraId="45A3A49E"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564" w:author="peng" w:date="2015-01-22T13:50:00Z"/>
              </w:rPr>
              <w:pPrChange w:id="6565"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566" w:author="peng" w:date="2015-01-22T13:50:00Z"/>
            <w:sdt>
              <w:sdtPr>
                <w:rPr>
                  <w:b w:val="0"/>
                  <w:i w:val="0"/>
                </w:rPr>
                <w:alias w:val="Operation NOTE description 0"/>
                <w:tag w:val="edccfe92-5ff2-4f94-ab89-bcf050cd60b0"/>
                <w:id w:val="1815219845"/>
                <w:dataBinding w:xpath="/elements/element[@objid='edccfe92-5ff2-4f94-ab89-bcf050cd60b0']/content[@alias='Operation NOTE description 0']" w:storeItemID="{D35B6978-45B9-4860-8E6E-EDB6F017D2CB}"/>
                <w:text w:multiLine="1"/>
              </w:sdtPr>
              <w:sdtEndPr/>
              <w:sdtContent>
                <w:customXmlDelRangeEnd w:id="6566"/>
                <w:del w:id="6567" w:author="peng" w:date="2015-01-22T13:50:00Z">
                  <w:r w:rsidR="00AF2197" w:rsidDel="001D0125">
                    <w:delText>return the value of featureVector array</w:delText>
                  </w:r>
                </w:del>
                <w:customXmlDelRangeStart w:id="6568" w:author="peng" w:date="2015-01-22T13:50:00Z"/>
              </w:sdtContent>
            </w:sdt>
            <w:customXmlDelRangeEnd w:id="6568"/>
          </w:p>
        </w:tc>
      </w:tr>
    </w:tbl>
    <w:p w14:paraId="3B4B57F9" w14:textId="77777777" w:rsidR="0065251F" w:rsidDel="001D0125" w:rsidRDefault="00AF2197">
      <w:pPr>
        <w:pStyle w:val="af4"/>
        <w:rPr>
          <w:del w:id="6569" w:author="peng" w:date="2015-01-22T13:50:00Z"/>
        </w:rPr>
        <w:pPrChange w:id="6570" w:author="peng" w:date="2015-01-26T02:41:00Z">
          <w:pPr>
            <w:pStyle w:val="1"/>
            <w:pageBreakBefore/>
          </w:pPr>
        </w:pPrChange>
      </w:pPr>
      <w:del w:id="6571"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7</w:delText>
        </w:r>
        <w:r w:rsidR="00C44C9A" w:rsidDel="001D0125">
          <w:fldChar w:fldCharType="end"/>
        </w:r>
        <w:r w:rsidDel="001D0125">
          <w:delText> Operations of Class "HOG"</w:delText>
        </w:r>
      </w:del>
    </w:p>
    <w:p w14:paraId="547AC0F3" w14:textId="77777777" w:rsidR="002A635A" w:rsidDel="001D0125" w:rsidRDefault="002A635A">
      <w:pPr>
        <w:pStyle w:val="af4"/>
        <w:rPr>
          <w:del w:id="6572" w:author="peng" w:date="2015-01-22T13:50:00Z"/>
        </w:rPr>
        <w:pPrChange w:id="6573" w:author="peng" w:date="2015-01-26T02:41:00Z">
          <w:pPr>
            <w:pStyle w:val="1"/>
            <w:pageBreakBefore/>
          </w:pPr>
        </w:pPrChange>
      </w:pPr>
    </w:p>
    <w:p w14:paraId="04490DC9" w14:textId="77777777" w:rsidR="002A635A" w:rsidRPr="002A635A" w:rsidDel="001D0125" w:rsidRDefault="002A635A">
      <w:pPr>
        <w:pStyle w:val="af4"/>
        <w:rPr>
          <w:del w:id="6574" w:author="peng" w:date="2015-01-22T13:50:00Z"/>
        </w:rPr>
        <w:pPrChange w:id="6575" w:author="peng" w:date="2015-01-26T02:41:00Z">
          <w:pPr>
            <w:pStyle w:val="1"/>
            <w:pageBreakBefore/>
          </w:pPr>
        </w:pPrChange>
      </w:pPr>
    </w:p>
    <w:tbl>
      <w:tblPr>
        <w:tblStyle w:val="-1"/>
        <w:tblW w:w="5000" w:type="pct"/>
        <w:jc w:val="both"/>
        <w:tblLook w:val="04A0" w:firstRow="1" w:lastRow="0" w:firstColumn="1" w:lastColumn="0" w:noHBand="0" w:noVBand="1"/>
      </w:tblPr>
      <w:tblGrid>
        <w:gridCol w:w="3337"/>
        <w:gridCol w:w="5715"/>
      </w:tblGrid>
      <w:tr w:rsidR="0065251F" w:rsidDel="001D0125" w14:paraId="6D002A57" w14:textId="77777777" w:rsidTr="0065251F">
        <w:trPr>
          <w:cnfStyle w:val="100000000000" w:firstRow="1" w:lastRow="0" w:firstColumn="0" w:lastColumn="0" w:oddVBand="0" w:evenVBand="0" w:oddHBand="0" w:evenHBand="0" w:firstRowFirstColumn="0" w:firstRowLastColumn="0" w:lastRowFirstColumn="0" w:lastRowLastColumn="0"/>
          <w:tblHeader/>
          <w:jc w:val="both"/>
          <w:del w:id="657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1A293E4" w14:textId="77777777" w:rsidR="0065251F" w:rsidDel="001D0125" w:rsidRDefault="00AF2197">
            <w:pPr>
              <w:pStyle w:val="af4"/>
              <w:rPr>
                <w:del w:id="6577" w:author="peng" w:date="2015-01-22T13:50:00Z"/>
              </w:rPr>
              <w:pPrChange w:id="6578" w:author="peng" w:date="2015-01-26T02:41:00Z">
                <w:pPr>
                  <w:pStyle w:val="1"/>
                  <w:pageBreakBefore/>
                  <w:outlineLvl w:val="0"/>
                </w:pPr>
              </w:pPrChange>
            </w:pPr>
            <w:del w:id="6579" w:author="peng" w:date="2015-01-22T13:50:00Z">
              <w:r w:rsidDel="001D0125">
                <w:delText>Name</w:delText>
              </w:r>
            </w:del>
          </w:p>
        </w:tc>
        <w:tc>
          <w:tcPr>
            <w:tcW w:w="0" w:type="auto"/>
          </w:tcPr>
          <w:p w14:paraId="55104A53"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6580" w:author="peng" w:date="2015-01-22T13:50:00Z"/>
              </w:rPr>
              <w:pPrChange w:id="6581"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6582" w:author="peng" w:date="2015-01-22T13:50:00Z">
              <w:r w:rsidDel="001D0125">
                <w:delText>Description</w:delText>
              </w:r>
            </w:del>
          </w:p>
        </w:tc>
      </w:tr>
      <w:tr w:rsidR="0065251F" w:rsidDel="001D0125" w14:paraId="636FCC3E" w14:textId="77777777">
        <w:trPr>
          <w:cnfStyle w:val="000000100000" w:firstRow="0" w:lastRow="0" w:firstColumn="0" w:lastColumn="0" w:oddVBand="0" w:evenVBand="0" w:oddHBand="1" w:evenHBand="0" w:firstRowFirstColumn="0" w:firstRowLastColumn="0" w:lastRowFirstColumn="0" w:lastRowLastColumn="0"/>
          <w:jc w:val="both"/>
          <w:del w:id="658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A654F41" w14:textId="77777777" w:rsidR="0065251F" w:rsidDel="001D0125" w:rsidRDefault="007D1D13">
            <w:pPr>
              <w:pStyle w:val="af4"/>
              <w:rPr>
                <w:del w:id="6584" w:author="peng" w:date="2015-01-22T13:50:00Z"/>
              </w:rPr>
              <w:pPrChange w:id="6585" w:author="peng" w:date="2015-01-26T02:41:00Z">
                <w:pPr>
                  <w:pStyle w:val="1"/>
                  <w:pageBreakBefore/>
                  <w:outlineLvl w:val="0"/>
                </w:pPr>
              </w:pPrChange>
            </w:pPr>
            <w:customXmlDelRangeStart w:id="6586" w:author="peng" w:date="2015-01-22T13:50:00Z"/>
            <w:sdt>
              <w:sdtPr>
                <w:rPr>
                  <w:b/>
                  <w:i w:val="0"/>
                </w:rPr>
                <w:alias w:val="Attribute ATTRIBUTE Name"/>
                <w:tag w:val="bbea47d8-6f43-4ae3-b718-68a8765253c7"/>
                <w:id w:val="1341666963"/>
                <w:dataBinding w:xpath="/elements/element[@objid='bbea47d8-6f43-4ae3-b718-68a8765253c7']/content[@alias='Attribute ATTRIBUTE Name']" w:storeItemID="{D35B6978-45B9-4860-8E6E-EDB6F017D2CB}"/>
                <w:text w:multiLine="1"/>
              </w:sdtPr>
              <w:sdtEndPr/>
              <w:sdtContent>
                <w:customXmlDelRangeEnd w:id="6586"/>
                <w:del w:id="6587" w:author="peng" w:date="2015-01-22T13:50:00Z">
                  <w:r w:rsidR="00AF2197" w:rsidDel="001D0125">
                    <w:delText>_histogram</w:delText>
                  </w:r>
                </w:del>
                <w:customXmlDelRangeStart w:id="6588" w:author="peng" w:date="2015-01-22T13:50:00Z"/>
              </w:sdtContent>
            </w:sdt>
            <w:customXmlDelRangeEnd w:id="6588"/>
            <w:del w:id="6589" w:author="peng" w:date="2015-01-22T13:50:00Z">
              <w:r w:rsidR="00AF2197" w:rsidDel="001D0125">
                <w:delText xml:space="preserve"> : [</w:delText>
              </w:r>
            </w:del>
            <w:customXmlDelRangeStart w:id="6590" w:author="peng" w:date="2015-01-22T13:50:00Z"/>
            <w:sdt>
              <w:sdtPr>
                <w:rPr>
                  <w:b/>
                  <w:i w:val="0"/>
                </w:rPr>
                <w:alias w:val="Attribute ATTRIBUTE MultiplicityMin"/>
                <w:tag w:val="bbea47d8-6f43-4ae3-b718-68a8765253c7"/>
                <w:id w:val="74940670"/>
                <w:dataBinding w:xpath="/elements/element[@objid='bbea47d8-6f43-4ae3-b718-68a8765253c7']/content[@alias='Attribute ATTRIBUTE MultiplicityMin']" w:storeItemID="{D35B6978-45B9-4860-8E6E-EDB6F017D2CB}"/>
                <w:text w:multiLine="1"/>
              </w:sdtPr>
              <w:sdtEndPr/>
              <w:sdtContent>
                <w:customXmlDelRangeEnd w:id="6590"/>
                <w:del w:id="6591" w:author="peng" w:date="2015-01-22T13:50:00Z">
                  <w:r w:rsidR="00AF2197" w:rsidDel="001D0125">
                    <w:delText>0</w:delText>
                  </w:r>
                </w:del>
                <w:customXmlDelRangeStart w:id="6592" w:author="peng" w:date="2015-01-22T13:50:00Z"/>
              </w:sdtContent>
            </w:sdt>
            <w:customXmlDelRangeEnd w:id="6592"/>
            <w:del w:id="6593" w:author="peng" w:date="2015-01-22T13:50:00Z">
              <w:r w:rsidR="00AF2197" w:rsidDel="001D0125">
                <w:delText>..</w:delText>
              </w:r>
            </w:del>
            <w:customXmlDelRangeStart w:id="6594" w:author="peng" w:date="2015-01-22T13:50:00Z"/>
            <w:sdt>
              <w:sdtPr>
                <w:rPr>
                  <w:b/>
                  <w:i w:val="0"/>
                </w:rPr>
                <w:alias w:val="Attribute ATTRIBUTE MultiplicityMax"/>
                <w:tag w:val="bbea47d8-6f43-4ae3-b718-68a8765253c7"/>
                <w:id w:val="-571583374"/>
                <w:dataBinding w:xpath="/elements/element[@objid='bbea47d8-6f43-4ae3-b718-68a8765253c7']/content[@alias='Attribute ATTRIBUTE MultiplicityMax']" w:storeItemID="{D35B6978-45B9-4860-8E6E-EDB6F017D2CB}"/>
                <w:text w:multiLine="1"/>
              </w:sdtPr>
              <w:sdtEndPr/>
              <w:sdtContent>
                <w:customXmlDelRangeEnd w:id="6594"/>
                <w:del w:id="6595" w:author="peng" w:date="2015-01-22T13:50:00Z">
                  <w:r w:rsidR="00AF2197" w:rsidDel="001D0125">
                    <w:delText>*</w:delText>
                  </w:r>
                </w:del>
                <w:customXmlDelRangeStart w:id="6596" w:author="peng" w:date="2015-01-22T13:50:00Z"/>
              </w:sdtContent>
            </w:sdt>
            <w:customXmlDelRangeEnd w:id="6596"/>
            <w:del w:id="6597" w:author="peng" w:date="2015-01-22T13:50:00Z">
              <w:r w:rsidR="00AF2197" w:rsidDel="001D0125">
                <w:delText xml:space="preserve">] </w:delText>
              </w:r>
            </w:del>
            <w:customXmlDelRangeStart w:id="6598" w:author="peng" w:date="2015-01-22T13:50:00Z"/>
            <w:sdt>
              <w:sdtPr>
                <w:rPr>
                  <w:b/>
                  <w:i w:val="0"/>
                </w:rPr>
                <w:alias w:val="DataType ATTRIBUTE Name"/>
                <w:tag w:val="00000004-0000-000b-0000-000000000000"/>
                <w:id w:val="-508210338"/>
                <w:dataBinding w:xpath="/elements/element[@objid='00000004-0000-000b-0000-000000000000']/content[@alias='DataType ATTRIBUTE Name']" w:storeItemID="{D35B6978-45B9-4860-8E6E-EDB6F017D2CB}"/>
                <w:text w:multiLine="1"/>
              </w:sdtPr>
              <w:sdtEndPr/>
              <w:sdtContent>
                <w:customXmlDelRangeEnd w:id="6598"/>
                <w:del w:id="6599" w:author="peng" w:date="2015-01-22T13:50:00Z">
                  <w:r w:rsidR="00AF2197" w:rsidDel="001D0125">
                    <w:delText>float</w:delText>
                  </w:r>
                </w:del>
                <w:customXmlDelRangeStart w:id="6600" w:author="peng" w:date="2015-01-22T13:50:00Z"/>
              </w:sdtContent>
            </w:sdt>
            <w:customXmlDelRangeEnd w:id="6600"/>
          </w:p>
        </w:tc>
        <w:tc>
          <w:tcPr>
            <w:tcW w:w="0" w:type="auto"/>
          </w:tcPr>
          <w:p w14:paraId="5B9E4FFF"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601" w:author="peng" w:date="2015-01-22T13:50:00Z"/>
              </w:rPr>
              <w:pPrChange w:id="6602"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603" w:author="peng" w:date="2015-01-22T13:50:00Z"/>
            <w:sdt>
              <w:sdtPr>
                <w:rPr>
                  <w:b w:val="0"/>
                  <w:i w:val="0"/>
                </w:rPr>
                <w:alias w:val="Attribute NOTE description 0"/>
                <w:tag w:val="bbea47d8-6f43-4ae3-b718-68a8765253c7"/>
                <w:id w:val="-2127693504"/>
                <w:dataBinding w:xpath="/elements/element[@objid='bbea47d8-6f43-4ae3-b718-68a8765253c7']/content[@alias='Attribute NOTE description 0']" w:storeItemID="{D35B6978-45B9-4860-8E6E-EDB6F017D2CB}"/>
                <w:text w:multiLine="1"/>
              </w:sdtPr>
              <w:sdtEndPr/>
              <w:sdtContent>
                <w:customXmlDelRangeEnd w:id="6603"/>
                <w:del w:id="6604" w:author="peng" w:date="2015-01-22T13:50:00Z">
                  <w:r w:rsidR="00AF2197" w:rsidDel="001D0125">
                    <w:delText>array of histograms of each pixel after calculation</w:delText>
                  </w:r>
                </w:del>
                <w:customXmlDelRangeStart w:id="6605" w:author="peng" w:date="2015-01-22T13:50:00Z"/>
              </w:sdtContent>
            </w:sdt>
            <w:customXmlDelRangeEnd w:id="6605"/>
          </w:p>
        </w:tc>
      </w:tr>
      <w:tr w:rsidR="0065251F" w:rsidDel="001D0125" w14:paraId="6F8204B4" w14:textId="77777777">
        <w:trPr>
          <w:jc w:val="both"/>
          <w:del w:id="660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2FB41DC" w14:textId="77777777" w:rsidR="0065251F" w:rsidDel="001D0125" w:rsidRDefault="007D1D13">
            <w:pPr>
              <w:pStyle w:val="af4"/>
              <w:rPr>
                <w:del w:id="6607" w:author="peng" w:date="2015-01-22T13:50:00Z"/>
              </w:rPr>
              <w:pPrChange w:id="6608" w:author="peng" w:date="2015-01-26T02:41:00Z">
                <w:pPr>
                  <w:pStyle w:val="1"/>
                  <w:pageBreakBefore/>
                  <w:outlineLvl w:val="0"/>
                </w:pPr>
              </w:pPrChange>
            </w:pPr>
            <w:customXmlDelRangeStart w:id="6609" w:author="peng" w:date="2015-01-22T13:50:00Z"/>
            <w:sdt>
              <w:sdtPr>
                <w:rPr>
                  <w:b/>
                  <w:i w:val="0"/>
                </w:rPr>
                <w:alias w:val="Attribute ATTRIBUTE Name"/>
                <w:tag w:val="df0f8cc0-0cd7-4008-8922-9072a1b1d431"/>
                <w:id w:val="1925147369"/>
                <w:dataBinding w:xpath="/elements/element[@objid='df0f8cc0-0cd7-4008-8922-9072a1b1d431']/content[@alias='Attribute ATTRIBUTE Name']" w:storeItemID="{D35B6978-45B9-4860-8E6E-EDB6F017D2CB}"/>
                <w:text w:multiLine="1"/>
              </w:sdtPr>
              <w:sdtEndPr/>
              <w:sdtContent>
                <w:customXmlDelRangeEnd w:id="6609"/>
                <w:del w:id="6610" w:author="peng" w:date="2015-01-22T13:50:00Z">
                  <w:r w:rsidR="00AF2197" w:rsidDel="001D0125">
                    <w:delText>_gradient</w:delText>
                  </w:r>
                </w:del>
                <w:customXmlDelRangeStart w:id="6611" w:author="peng" w:date="2015-01-22T13:50:00Z"/>
              </w:sdtContent>
            </w:sdt>
            <w:customXmlDelRangeEnd w:id="6611"/>
            <w:del w:id="6612" w:author="peng" w:date="2015-01-22T13:50:00Z">
              <w:r w:rsidR="00AF2197" w:rsidDel="001D0125">
                <w:delText xml:space="preserve"> : [</w:delText>
              </w:r>
            </w:del>
            <w:customXmlDelRangeStart w:id="6613" w:author="peng" w:date="2015-01-22T13:50:00Z"/>
            <w:sdt>
              <w:sdtPr>
                <w:rPr>
                  <w:b/>
                  <w:i w:val="0"/>
                </w:rPr>
                <w:alias w:val="Attribute ATTRIBUTE MultiplicityMin"/>
                <w:tag w:val="df0f8cc0-0cd7-4008-8922-9072a1b1d431"/>
                <w:id w:val="-652836368"/>
                <w:dataBinding w:xpath="/elements/element[@objid='df0f8cc0-0cd7-4008-8922-9072a1b1d431']/content[@alias='Attribute ATTRIBUTE MultiplicityMin']" w:storeItemID="{D35B6978-45B9-4860-8E6E-EDB6F017D2CB}"/>
                <w:text w:multiLine="1"/>
              </w:sdtPr>
              <w:sdtEndPr/>
              <w:sdtContent>
                <w:customXmlDelRangeEnd w:id="6613"/>
                <w:del w:id="6614" w:author="peng" w:date="2015-01-22T13:50:00Z">
                  <w:r w:rsidR="00AF2197" w:rsidDel="001D0125">
                    <w:delText>0</w:delText>
                  </w:r>
                </w:del>
                <w:customXmlDelRangeStart w:id="6615" w:author="peng" w:date="2015-01-22T13:50:00Z"/>
              </w:sdtContent>
            </w:sdt>
            <w:customXmlDelRangeEnd w:id="6615"/>
            <w:del w:id="6616" w:author="peng" w:date="2015-01-22T13:50:00Z">
              <w:r w:rsidR="00AF2197" w:rsidDel="001D0125">
                <w:delText>..</w:delText>
              </w:r>
            </w:del>
            <w:customXmlDelRangeStart w:id="6617" w:author="peng" w:date="2015-01-22T13:50:00Z"/>
            <w:sdt>
              <w:sdtPr>
                <w:rPr>
                  <w:b/>
                  <w:i w:val="0"/>
                </w:rPr>
                <w:alias w:val="Attribute ATTRIBUTE MultiplicityMax"/>
                <w:tag w:val="df0f8cc0-0cd7-4008-8922-9072a1b1d431"/>
                <w:id w:val="640696141"/>
                <w:dataBinding w:xpath="/elements/element[@objid='df0f8cc0-0cd7-4008-8922-9072a1b1d431']/content[@alias='Attribute ATTRIBUTE MultiplicityMax']" w:storeItemID="{D35B6978-45B9-4860-8E6E-EDB6F017D2CB}"/>
                <w:text w:multiLine="1"/>
              </w:sdtPr>
              <w:sdtEndPr/>
              <w:sdtContent>
                <w:customXmlDelRangeEnd w:id="6617"/>
                <w:del w:id="6618" w:author="peng" w:date="2015-01-22T13:50:00Z">
                  <w:r w:rsidR="00AF2197" w:rsidDel="001D0125">
                    <w:delText>*</w:delText>
                  </w:r>
                </w:del>
                <w:customXmlDelRangeStart w:id="6619" w:author="peng" w:date="2015-01-22T13:50:00Z"/>
              </w:sdtContent>
            </w:sdt>
            <w:customXmlDelRangeEnd w:id="6619"/>
            <w:del w:id="6620" w:author="peng" w:date="2015-01-22T13:50:00Z">
              <w:r w:rsidR="00AF2197" w:rsidDel="001D0125">
                <w:delText xml:space="preserve">] </w:delText>
              </w:r>
            </w:del>
            <w:customXmlDelRangeStart w:id="6621" w:author="peng" w:date="2015-01-22T13:50:00Z"/>
            <w:sdt>
              <w:sdtPr>
                <w:rPr>
                  <w:b/>
                  <w:i w:val="0"/>
                </w:rPr>
                <w:alias w:val="DataType ATTRIBUTE Name"/>
                <w:tag w:val="00000004-0000-000b-0000-000000000000"/>
                <w:id w:val="-1090545804"/>
                <w:dataBinding w:xpath="/elements/element[@objid='00000004-0000-000b-0000-000000000000']/content[@alias='DataType ATTRIBUTE Name']" w:storeItemID="{D35B6978-45B9-4860-8E6E-EDB6F017D2CB}"/>
                <w:text w:multiLine="1"/>
              </w:sdtPr>
              <w:sdtEndPr/>
              <w:sdtContent>
                <w:customXmlDelRangeEnd w:id="6621"/>
                <w:del w:id="6622" w:author="peng" w:date="2015-01-22T13:50:00Z">
                  <w:r w:rsidR="00AF2197" w:rsidDel="001D0125">
                    <w:delText>float</w:delText>
                  </w:r>
                </w:del>
                <w:customXmlDelRangeStart w:id="6623" w:author="peng" w:date="2015-01-22T13:50:00Z"/>
              </w:sdtContent>
            </w:sdt>
            <w:customXmlDelRangeEnd w:id="6623"/>
          </w:p>
        </w:tc>
        <w:tc>
          <w:tcPr>
            <w:tcW w:w="0" w:type="auto"/>
          </w:tcPr>
          <w:p w14:paraId="0C1A7EE0"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624" w:author="peng" w:date="2015-01-22T13:50:00Z"/>
              </w:rPr>
              <w:pPrChange w:id="6625"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626" w:author="peng" w:date="2015-01-22T13:50:00Z"/>
            <w:sdt>
              <w:sdtPr>
                <w:rPr>
                  <w:b w:val="0"/>
                  <w:i w:val="0"/>
                </w:rPr>
                <w:alias w:val="Attribute NOTE description 0"/>
                <w:tag w:val="df0f8cc0-0cd7-4008-8922-9072a1b1d431"/>
                <w:id w:val="-1937202729"/>
                <w:dataBinding w:xpath="/elements/element[@objid='df0f8cc0-0cd7-4008-8922-9072a1b1d431']/content[@alias='Attribute NOTE description 0']" w:storeItemID="{D35B6978-45B9-4860-8E6E-EDB6F017D2CB}"/>
                <w:text w:multiLine="1"/>
              </w:sdtPr>
              <w:sdtEndPr/>
              <w:sdtContent>
                <w:customXmlDelRangeEnd w:id="6626"/>
                <w:del w:id="6627" w:author="peng" w:date="2015-01-22T13:50:00Z">
                  <w:r w:rsidR="00AF2197" w:rsidDel="001D0125">
                    <w:delText>array of gradients of each pixel after calculation</w:delText>
                  </w:r>
                </w:del>
                <w:customXmlDelRangeStart w:id="6628" w:author="peng" w:date="2015-01-22T13:50:00Z"/>
              </w:sdtContent>
            </w:sdt>
            <w:customXmlDelRangeEnd w:id="6628"/>
          </w:p>
        </w:tc>
      </w:tr>
      <w:tr w:rsidR="0065251F" w:rsidDel="001D0125" w14:paraId="376E113B" w14:textId="77777777">
        <w:trPr>
          <w:cnfStyle w:val="000000100000" w:firstRow="0" w:lastRow="0" w:firstColumn="0" w:lastColumn="0" w:oddVBand="0" w:evenVBand="0" w:oddHBand="1" w:evenHBand="0" w:firstRowFirstColumn="0" w:firstRowLastColumn="0" w:lastRowFirstColumn="0" w:lastRowLastColumn="0"/>
          <w:jc w:val="both"/>
          <w:del w:id="662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9FB6978" w14:textId="77777777" w:rsidR="0065251F" w:rsidDel="001D0125" w:rsidRDefault="007D1D13">
            <w:pPr>
              <w:pStyle w:val="af4"/>
              <w:rPr>
                <w:del w:id="6630" w:author="peng" w:date="2015-01-22T13:50:00Z"/>
              </w:rPr>
              <w:pPrChange w:id="6631" w:author="peng" w:date="2015-01-26T02:41:00Z">
                <w:pPr>
                  <w:pStyle w:val="1"/>
                  <w:pageBreakBefore/>
                  <w:outlineLvl w:val="0"/>
                </w:pPr>
              </w:pPrChange>
            </w:pPr>
            <w:customXmlDelRangeStart w:id="6632" w:author="peng" w:date="2015-01-22T13:50:00Z"/>
            <w:sdt>
              <w:sdtPr>
                <w:rPr>
                  <w:b/>
                  <w:i w:val="0"/>
                </w:rPr>
                <w:alias w:val="Attribute ATTRIBUTE Name"/>
                <w:tag w:val="b0d3e5ab-4f32-471f-9980-8c55eea662ae"/>
                <w:id w:val="325258117"/>
                <w:dataBinding w:xpath="/elements/element[@objid='b0d3e5ab-4f32-471f-9980-8c55eea662ae']/content[@alias='Attribute ATTRIBUTE Name']" w:storeItemID="{D35B6978-45B9-4860-8E6E-EDB6F017D2CB}"/>
                <w:text w:multiLine="1"/>
              </w:sdtPr>
              <w:sdtEndPr/>
              <w:sdtContent>
                <w:customXmlDelRangeEnd w:id="6632"/>
                <w:del w:id="6633" w:author="peng" w:date="2015-01-22T13:50:00Z">
                  <w:r w:rsidR="00AF2197" w:rsidDel="001D0125">
                    <w:delText>_featureVector</w:delText>
                  </w:r>
                </w:del>
                <w:customXmlDelRangeStart w:id="6634" w:author="peng" w:date="2015-01-22T13:50:00Z"/>
              </w:sdtContent>
            </w:sdt>
            <w:customXmlDelRangeEnd w:id="6634"/>
            <w:del w:id="6635" w:author="peng" w:date="2015-01-22T13:50:00Z">
              <w:r w:rsidR="00AF2197" w:rsidDel="001D0125">
                <w:delText xml:space="preserve"> : [</w:delText>
              </w:r>
            </w:del>
            <w:customXmlDelRangeStart w:id="6636" w:author="peng" w:date="2015-01-22T13:50:00Z"/>
            <w:sdt>
              <w:sdtPr>
                <w:rPr>
                  <w:b/>
                  <w:i w:val="0"/>
                </w:rPr>
                <w:alias w:val="Attribute ATTRIBUTE MultiplicityMin"/>
                <w:tag w:val="b0d3e5ab-4f32-471f-9980-8c55eea662ae"/>
                <w:id w:val="1262031163"/>
                <w:dataBinding w:xpath="/elements/element[@objid='b0d3e5ab-4f32-471f-9980-8c55eea662ae']/content[@alias='Attribute ATTRIBUTE MultiplicityMin']" w:storeItemID="{D35B6978-45B9-4860-8E6E-EDB6F017D2CB}"/>
                <w:text w:multiLine="1"/>
              </w:sdtPr>
              <w:sdtEndPr/>
              <w:sdtContent>
                <w:customXmlDelRangeEnd w:id="6636"/>
                <w:del w:id="6637" w:author="peng" w:date="2015-01-22T13:50:00Z">
                  <w:r w:rsidR="00AF2197" w:rsidDel="001D0125">
                    <w:delText>0</w:delText>
                  </w:r>
                </w:del>
                <w:customXmlDelRangeStart w:id="6638" w:author="peng" w:date="2015-01-22T13:50:00Z"/>
              </w:sdtContent>
            </w:sdt>
            <w:customXmlDelRangeEnd w:id="6638"/>
            <w:del w:id="6639" w:author="peng" w:date="2015-01-22T13:50:00Z">
              <w:r w:rsidR="00AF2197" w:rsidDel="001D0125">
                <w:delText>..</w:delText>
              </w:r>
            </w:del>
            <w:customXmlDelRangeStart w:id="6640" w:author="peng" w:date="2015-01-22T13:50:00Z"/>
            <w:sdt>
              <w:sdtPr>
                <w:rPr>
                  <w:b/>
                  <w:i w:val="0"/>
                </w:rPr>
                <w:alias w:val="Attribute ATTRIBUTE MultiplicityMax"/>
                <w:tag w:val="b0d3e5ab-4f32-471f-9980-8c55eea662ae"/>
                <w:id w:val="1335799054"/>
                <w:dataBinding w:xpath="/elements/element[@objid='b0d3e5ab-4f32-471f-9980-8c55eea662ae']/content[@alias='Attribute ATTRIBUTE MultiplicityMax']" w:storeItemID="{D35B6978-45B9-4860-8E6E-EDB6F017D2CB}"/>
                <w:text w:multiLine="1"/>
              </w:sdtPr>
              <w:sdtEndPr/>
              <w:sdtContent>
                <w:customXmlDelRangeEnd w:id="6640"/>
                <w:del w:id="6641" w:author="peng" w:date="2015-01-22T13:50:00Z">
                  <w:r w:rsidR="00AF2197" w:rsidDel="001D0125">
                    <w:delText>*</w:delText>
                  </w:r>
                </w:del>
                <w:customXmlDelRangeStart w:id="6642" w:author="peng" w:date="2015-01-22T13:50:00Z"/>
              </w:sdtContent>
            </w:sdt>
            <w:customXmlDelRangeEnd w:id="6642"/>
            <w:del w:id="6643" w:author="peng" w:date="2015-01-22T13:50:00Z">
              <w:r w:rsidR="00AF2197" w:rsidDel="001D0125">
                <w:delText xml:space="preserve">] </w:delText>
              </w:r>
            </w:del>
            <w:customXmlDelRangeStart w:id="6644" w:author="peng" w:date="2015-01-22T13:50:00Z"/>
            <w:sdt>
              <w:sdtPr>
                <w:rPr>
                  <w:b/>
                  <w:i w:val="0"/>
                </w:rPr>
                <w:alias w:val="DataType ATTRIBUTE Name"/>
                <w:tag w:val="00000004-0000-000b-0000-000000000000"/>
                <w:id w:val="1648703751"/>
                <w:dataBinding w:xpath="/elements/element[@objid='00000004-0000-000b-0000-000000000000']/content[@alias='DataType ATTRIBUTE Name']" w:storeItemID="{D35B6978-45B9-4860-8E6E-EDB6F017D2CB}"/>
                <w:text w:multiLine="1"/>
              </w:sdtPr>
              <w:sdtEndPr/>
              <w:sdtContent>
                <w:customXmlDelRangeEnd w:id="6644"/>
                <w:del w:id="6645" w:author="peng" w:date="2015-01-22T13:50:00Z">
                  <w:r w:rsidR="00AF2197" w:rsidDel="001D0125">
                    <w:delText>float</w:delText>
                  </w:r>
                </w:del>
                <w:customXmlDelRangeStart w:id="6646" w:author="peng" w:date="2015-01-22T13:50:00Z"/>
              </w:sdtContent>
            </w:sdt>
            <w:customXmlDelRangeEnd w:id="6646"/>
          </w:p>
        </w:tc>
        <w:tc>
          <w:tcPr>
            <w:tcW w:w="0" w:type="auto"/>
          </w:tcPr>
          <w:p w14:paraId="6D0A1900"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647" w:author="peng" w:date="2015-01-22T13:50:00Z"/>
              </w:rPr>
              <w:pPrChange w:id="6648"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649" w:author="peng" w:date="2015-01-22T13:50:00Z"/>
            <w:sdt>
              <w:sdtPr>
                <w:rPr>
                  <w:b w:val="0"/>
                  <w:i w:val="0"/>
                </w:rPr>
                <w:alias w:val="Attribute NOTE description 0"/>
                <w:tag w:val="b0d3e5ab-4f32-471f-9980-8c55eea662ae"/>
                <w:id w:val="244613448"/>
                <w:dataBinding w:xpath="/elements/element[@objid='b0d3e5ab-4f32-471f-9980-8c55eea662ae']/content[@alias='Attribute NOTE description 0']" w:storeItemID="{D35B6978-45B9-4860-8E6E-EDB6F017D2CB}"/>
                <w:text w:multiLine="1"/>
              </w:sdtPr>
              <w:sdtEndPr/>
              <w:sdtContent>
                <w:customXmlDelRangeEnd w:id="6649"/>
                <w:del w:id="6650" w:author="peng" w:date="2015-01-22T13:50:00Z">
                  <w:r w:rsidR="00AF2197" w:rsidDel="001D0125">
                    <w:delText>array of feature vectors of each pixel after calculation</w:delText>
                  </w:r>
                </w:del>
                <w:customXmlDelRangeStart w:id="6651" w:author="peng" w:date="2015-01-22T13:50:00Z"/>
              </w:sdtContent>
            </w:sdt>
            <w:customXmlDelRangeEnd w:id="6651"/>
          </w:p>
        </w:tc>
      </w:tr>
    </w:tbl>
    <w:p w14:paraId="1497E492" w14:textId="77777777" w:rsidR="0065251F" w:rsidDel="001D0125" w:rsidRDefault="00AF2197">
      <w:pPr>
        <w:pStyle w:val="af4"/>
        <w:rPr>
          <w:del w:id="6652" w:author="peng" w:date="2015-01-22T13:50:00Z"/>
        </w:rPr>
        <w:pPrChange w:id="6653" w:author="peng" w:date="2015-01-26T02:41:00Z">
          <w:pPr>
            <w:pStyle w:val="1"/>
            <w:pageBreakBefore/>
          </w:pPr>
        </w:pPrChange>
      </w:pPr>
      <w:del w:id="6654"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8</w:delText>
        </w:r>
        <w:r w:rsidR="00C44C9A" w:rsidDel="001D0125">
          <w:fldChar w:fldCharType="end"/>
        </w:r>
        <w:r w:rsidDel="001D0125">
          <w:delText> Attributes of Class "HOG"</w:delText>
        </w:r>
      </w:del>
    </w:p>
    <w:p w14:paraId="22286A3E" w14:textId="77777777" w:rsidR="002A635A" w:rsidDel="001D0125" w:rsidRDefault="002A635A">
      <w:pPr>
        <w:pStyle w:val="af4"/>
        <w:rPr>
          <w:del w:id="6655" w:author="peng" w:date="2015-01-22T13:50:00Z"/>
        </w:rPr>
        <w:pPrChange w:id="6656" w:author="peng" w:date="2015-01-26T02:41:00Z">
          <w:pPr>
            <w:pStyle w:val="1"/>
            <w:pageBreakBefore/>
          </w:pPr>
        </w:pPrChange>
      </w:pPr>
    </w:p>
    <w:p w14:paraId="03807EA8" w14:textId="77777777" w:rsidR="002A635A" w:rsidRPr="002A635A" w:rsidDel="001D0125" w:rsidRDefault="002A635A">
      <w:pPr>
        <w:pStyle w:val="af4"/>
        <w:rPr>
          <w:del w:id="6657" w:author="peng" w:date="2015-01-22T13:50:00Z"/>
        </w:rPr>
        <w:pPrChange w:id="6658" w:author="peng" w:date="2015-01-26T02:41:00Z">
          <w:pPr>
            <w:pStyle w:val="1"/>
            <w:pageBreakBefore/>
          </w:pPr>
        </w:pPrChange>
      </w:pPr>
    </w:p>
    <w:tbl>
      <w:tblPr>
        <w:tblStyle w:val="-1"/>
        <w:tblW w:w="5000" w:type="pct"/>
        <w:jc w:val="both"/>
        <w:tblLook w:val="04A0" w:firstRow="1" w:lastRow="0" w:firstColumn="1" w:lastColumn="0" w:noHBand="0" w:noVBand="1"/>
      </w:tblPr>
      <w:tblGrid>
        <w:gridCol w:w="3703"/>
        <w:gridCol w:w="5349"/>
      </w:tblGrid>
      <w:tr w:rsidR="0065251F" w:rsidDel="001D0125" w14:paraId="10521807" w14:textId="77777777" w:rsidTr="0065251F">
        <w:trPr>
          <w:cnfStyle w:val="100000000000" w:firstRow="1" w:lastRow="0" w:firstColumn="0" w:lastColumn="0" w:oddVBand="0" w:evenVBand="0" w:oddHBand="0" w:evenHBand="0" w:firstRowFirstColumn="0" w:firstRowLastColumn="0" w:lastRowFirstColumn="0" w:lastRowLastColumn="0"/>
          <w:tblHeader/>
          <w:jc w:val="both"/>
          <w:del w:id="665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738793FF" w14:textId="77777777" w:rsidR="0065251F" w:rsidDel="001D0125" w:rsidRDefault="00AF2197">
            <w:pPr>
              <w:pStyle w:val="af4"/>
              <w:rPr>
                <w:del w:id="6660" w:author="peng" w:date="2015-01-22T13:50:00Z"/>
              </w:rPr>
              <w:pPrChange w:id="6661" w:author="peng" w:date="2015-01-26T02:41:00Z">
                <w:pPr>
                  <w:pStyle w:val="1"/>
                  <w:pageBreakBefore/>
                  <w:outlineLvl w:val="0"/>
                </w:pPr>
              </w:pPrChange>
            </w:pPr>
            <w:del w:id="6662" w:author="peng" w:date="2015-01-22T13:50:00Z">
              <w:r w:rsidDel="001D0125">
                <w:delText>Name</w:delText>
              </w:r>
            </w:del>
          </w:p>
        </w:tc>
        <w:tc>
          <w:tcPr>
            <w:tcW w:w="0" w:type="auto"/>
          </w:tcPr>
          <w:p w14:paraId="33459AD8"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6663" w:author="peng" w:date="2015-01-22T13:50:00Z"/>
              </w:rPr>
              <w:pPrChange w:id="6664"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6665" w:author="peng" w:date="2015-01-22T13:50:00Z">
              <w:r w:rsidDel="001D0125">
                <w:delText>Description</w:delText>
              </w:r>
            </w:del>
          </w:p>
        </w:tc>
      </w:tr>
      <w:tr w:rsidR="0065251F" w:rsidDel="001D0125" w14:paraId="473655AB" w14:textId="77777777">
        <w:trPr>
          <w:cnfStyle w:val="000000100000" w:firstRow="0" w:lastRow="0" w:firstColumn="0" w:lastColumn="0" w:oddVBand="0" w:evenVBand="0" w:oddHBand="1" w:evenHBand="0" w:firstRowFirstColumn="0" w:firstRowLastColumn="0" w:lastRowFirstColumn="0" w:lastRowLastColumn="0"/>
          <w:jc w:val="both"/>
          <w:del w:id="666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87089ED" w14:textId="77777777" w:rsidR="0065251F" w:rsidDel="001D0125" w:rsidRDefault="007D1D13">
            <w:pPr>
              <w:pStyle w:val="af4"/>
              <w:rPr>
                <w:del w:id="6667" w:author="peng" w:date="2015-01-22T13:50:00Z"/>
              </w:rPr>
              <w:pPrChange w:id="6668" w:author="peng" w:date="2015-01-26T02:41:00Z">
                <w:pPr>
                  <w:pStyle w:val="1"/>
                  <w:pageBreakBefore/>
                  <w:outlineLvl w:val="0"/>
                </w:pPr>
              </w:pPrChange>
            </w:pPr>
            <w:customXmlDelRangeStart w:id="6669" w:author="peng" w:date="2015-01-22T13:50:00Z"/>
            <w:sdt>
              <w:sdtPr>
                <w:rPr>
                  <w:b/>
                  <w:i w:val="0"/>
                </w:rPr>
                <w:alias w:val="Association ATTRIBUTE Name"/>
                <w:tag w:val="44175863-c0e4-45a7-acdd-436b7ed925dd"/>
                <w:id w:val="108091955"/>
                <w:dataBinding w:xpath="/elements/element[@objid='44175863-c0e4-45a7-acdd-436b7ed925dd']/content[@alias='Association ATTRIBUTE Name']" w:storeItemID="{D35B6978-45B9-4860-8E6E-EDB6F017D2CB}"/>
                <w:text w:multiLine="1"/>
              </w:sdtPr>
              <w:sdtEndPr/>
              <w:sdtContent>
                <w:customXmlDelRangeEnd w:id="6669"/>
                <w:customXmlDelRangeStart w:id="6670" w:author="peng" w:date="2015-01-22T13:50:00Z"/>
              </w:sdtContent>
            </w:sdt>
            <w:customXmlDelRangeEnd w:id="6670"/>
            <w:del w:id="6671" w:author="peng" w:date="2015-01-22T13:50:00Z">
              <w:r w:rsidR="00AF2197" w:rsidDel="001D0125">
                <w:delText>-&gt;</w:delText>
              </w:r>
            </w:del>
            <w:customXmlDelRangeStart w:id="6672" w:author="peng" w:date="2015-01-22T13:50:00Z"/>
            <w:sdt>
              <w:sdtPr>
                <w:rPr>
                  <w:b/>
                  <w:i w:val="0"/>
                </w:rPr>
                <w:alias w:val="AssociationEnd ATTRIBUTE Name"/>
                <w:tag w:val="bf993b00-b60a-4247-890d-9b63a2e630c9"/>
                <w:id w:val="-1459402791"/>
                <w:dataBinding w:xpath="/elements/element[@objid='bf993b00-b60a-4247-890d-9b63a2e630c9']/content[@alias='AssociationEnd ATTRIBUTE Name']" w:storeItemID="{D35B6978-45B9-4860-8E6E-EDB6F017D2CB}"/>
                <w:text w:multiLine="1"/>
              </w:sdtPr>
              <w:sdtEndPr/>
              <w:sdtContent>
                <w:customXmlDelRangeEnd w:id="6672"/>
                <w:del w:id="6673" w:author="peng" w:date="2015-01-22T13:50:00Z">
                  <w:r w:rsidR="00AF2197" w:rsidDel="001D0125">
                    <w:delText>hogParam</w:delText>
                  </w:r>
                </w:del>
                <w:customXmlDelRangeStart w:id="6674" w:author="peng" w:date="2015-01-22T13:50:00Z"/>
              </w:sdtContent>
            </w:sdt>
            <w:customXmlDelRangeEnd w:id="6674"/>
            <w:del w:id="6675" w:author="peng" w:date="2015-01-22T13:50:00Z">
              <w:r w:rsidR="00AF2197" w:rsidDel="001D0125">
                <w:delText xml:space="preserve"> : [</w:delText>
              </w:r>
            </w:del>
            <w:customXmlDelRangeStart w:id="6676" w:author="peng" w:date="2015-01-22T13:50:00Z"/>
            <w:sdt>
              <w:sdtPr>
                <w:rPr>
                  <w:b/>
                  <w:i w:val="0"/>
                </w:rPr>
                <w:alias w:val="AssociationEnd ATTRIBUTE MultiplicityMin"/>
                <w:tag w:val="bf993b00-b60a-4247-890d-9b63a2e630c9"/>
                <w:id w:val="-1256742998"/>
                <w:dataBinding w:xpath="/elements/element[@objid='bf993b00-b60a-4247-890d-9b63a2e630c9']/content[@alias='AssociationEnd ATTRIBUTE MultiplicityMin']" w:storeItemID="{D35B6978-45B9-4860-8E6E-EDB6F017D2CB}"/>
                <w:text w:multiLine="1"/>
              </w:sdtPr>
              <w:sdtEndPr/>
              <w:sdtContent>
                <w:customXmlDelRangeEnd w:id="6676"/>
                <w:del w:id="6677" w:author="peng" w:date="2015-01-22T13:50:00Z">
                  <w:r w:rsidR="00AF2197" w:rsidDel="001D0125">
                    <w:delText>1</w:delText>
                  </w:r>
                </w:del>
                <w:customXmlDelRangeStart w:id="6678" w:author="peng" w:date="2015-01-22T13:50:00Z"/>
              </w:sdtContent>
            </w:sdt>
            <w:customXmlDelRangeEnd w:id="6678"/>
            <w:del w:id="6679" w:author="peng" w:date="2015-01-22T13:50:00Z">
              <w:r w:rsidR="00AF2197" w:rsidDel="001D0125">
                <w:delText>..</w:delText>
              </w:r>
            </w:del>
            <w:customXmlDelRangeStart w:id="6680" w:author="peng" w:date="2015-01-22T13:50:00Z"/>
            <w:sdt>
              <w:sdtPr>
                <w:rPr>
                  <w:b/>
                  <w:i w:val="0"/>
                </w:rPr>
                <w:alias w:val="AssociationEnd ATTRIBUTE MultiplicityMax"/>
                <w:tag w:val="bf993b00-b60a-4247-890d-9b63a2e630c9"/>
                <w:id w:val="-1839304706"/>
                <w:dataBinding w:xpath="/elements/element[@objid='bf993b00-b60a-4247-890d-9b63a2e630c9']/content[@alias='AssociationEnd ATTRIBUTE MultiplicityMax']" w:storeItemID="{D35B6978-45B9-4860-8E6E-EDB6F017D2CB}"/>
                <w:text w:multiLine="1"/>
              </w:sdtPr>
              <w:sdtEndPr/>
              <w:sdtContent>
                <w:customXmlDelRangeEnd w:id="6680"/>
                <w:del w:id="6681" w:author="peng" w:date="2015-01-22T13:50:00Z">
                  <w:r w:rsidR="00AF2197" w:rsidDel="001D0125">
                    <w:delText>1</w:delText>
                  </w:r>
                </w:del>
                <w:customXmlDelRangeStart w:id="6682" w:author="peng" w:date="2015-01-22T13:50:00Z"/>
              </w:sdtContent>
            </w:sdt>
            <w:customXmlDelRangeEnd w:id="6682"/>
            <w:del w:id="6683" w:author="peng" w:date="2015-01-22T13:50:00Z">
              <w:r w:rsidR="00AF2197" w:rsidDel="001D0125">
                <w:delText xml:space="preserve">] </w:delText>
              </w:r>
              <w:r w:rsidR="005F08CA" w:rsidDel="001D0125">
                <w:rPr>
                  <w:color w:val="auto"/>
                </w:rPr>
                <w:fldChar w:fldCharType="begin"/>
              </w:r>
              <w:r w:rsidR="005F08CA" w:rsidDel="001D0125">
                <w:delInstrText xml:space="preserve"> HYPERLINK \l "_b30f2d3b-3dd3-4928-8c2e-210cde6bac4c" \h </w:delInstrText>
              </w:r>
              <w:r w:rsidR="005F08CA" w:rsidDel="001D0125">
                <w:rPr>
                  <w:color w:val="auto"/>
                </w:rPr>
                <w:fldChar w:fldCharType="separate"/>
              </w:r>
              <w:r w:rsidR="00AF2197" w:rsidDel="001D0125">
                <w:rPr>
                  <w:rStyle w:val="af2"/>
                </w:rPr>
                <w:delText>HOGParam</w:delText>
              </w:r>
              <w:r w:rsidR="005F08CA" w:rsidDel="001D0125">
                <w:rPr>
                  <w:rStyle w:val="af2"/>
                  <w:b/>
                  <w:i w:val="0"/>
                </w:rPr>
                <w:fldChar w:fldCharType="end"/>
              </w:r>
            </w:del>
          </w:p>
        </w:tc>
        <w:tc>
          <w:tcPr>
            <w:tcW w:w="0" w:type="auto"/>
          </w:tcPr>
          <w:p w14:paraId="50682A94"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684" w:author="peng" w:date="2015-01-22T13:50:00Z"/>
              </w:rPr>
              <w:pPrChange w:id="6685"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686" w:author="peng" w:date="2015-01-22T13:50:00Z"/>
            <w:sdt>
              <w:sdtPr>
                <w:rPr>
                  <w:b w:val="0"/>
                  <w:i w:val="0"/>
                </w:rPr>
                <w:alias w:val="AssociationEnd NOTE description 0"/>
                <w:tag w:val="bf993b00-b60a-4247-890d-9b63a2e630c9"/>
                <w:id w:val="-1117290441"/>
                <w:dataBinding w:xpath="/elements/element[@objid='bf993b00-b60a-4247-890d-9b63a2e630c9']/content[@alias='AssociationEnd NOTE description 0']" w:storeItemID="{D35B6978-45B9-4860-8E6E-EDB6F017D2CB}"/>
                <w:text w:multiLine="1"/>
              </w:sdtPr>
              <w:sdtEndPr/>
              <w:sdtContent>
                <w:customXmlDelRangeEnd w:id="6686"/>
                <w:del w:id="6687" w:author="peng" w:date="2015-01-22T13:50:00Z">
                  <w:r w:rsidR="00AF2197" w:rsidDel="001D0125">
                    <w:delText>set of HOG parameters used in HOG computation</w:delText>
                  </w:r>
                </w:del>
                <w:customXmlDelRangeStart w:id="6688" w:author="peng" w:date="2015-01-22T13:50:00Z"/>
              </w:sdtContent>
            </w:sdt>
            <w:customXmlDelRangeEnd w:id="6688"/>
          </w:p>
        </w:tc>
      </w:tr>
    </w:tbl>
    <w:p w14:paraId="0A815C2A" w14:textId="77777777" w:rsidR="0065251F" w:rsidDel="001D0125" w:rsidRDefault="00AF2197">
      <w:pPr>
        <w:pStyle w:val="af4"/>
        <w:rPr>
          <w:del w:id="6689" w:author="peng" w:date="2015-01-22T13:50:00Z"/>
        </w:rPr>
        <w:pPrChange w:id="6690" w:author="peng" w:date="2015-01-26T02:41:00Z">
          <w:pPr>
            <w:pStyle w:val="1"/>
            <w:pageBreakBefore/>
          </w:pPr>
        </w:pPrChange>
      </w:pPr>
      <w:del w:id="6691"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9</w:delText>
        </w:r>
        <w:r w:rsidR="00C44C9A" w:rsidDel="001D0125">
          <w:fldChar w:fldCharType="end"/>
        </w:r>
        <w:r w:rsidDel="001D0125">
          <w:delText> Associations of Class "HOG"</w:delText>
        </w:r>
      </w:del>
    </w:p>
    <w:p w14:paraId="1FB95EF9" w14:textId="77777777" w:rsidR="0065251F" w:rsidDel="001D0125" w:rsidRDefault="00AF2197">
      <w:pPr>
        <w:pStyle w:val="af4"/>
        <w:rPr>
          <w:del w:id="6692" w:author="peng" w:date="2015-01-22T13:50:00Z"/>
        </w:rPr>
        <w:pPrChange w:id="6693" w:author="peng" w:date="2015-01-26T02:41:00Z">
          <w:pPr>
            <w:pStyle w:val="1"/>
            <w:pageBreakBefore/>
          </w:pPr>
        </w:pPrChange>
      </w:pPr>
      <w:bookmarkStart w:id="6694" w:name="_59aa1dec-a6d5-40e5-bf32-21f89bc84295"/>
      <w:del w:id="6695" w:author="peng" w:date="2015-01-22T13:50:00Z">
        <w:r w:rsidDel="001D0125">
          <w:delText>Package "</w:delText>
        </w:r>
      </w:del>
      <w:customXmlDelRangeStart w:id="6696" w:author="peng" w:date="2015-01-22T13:50:00Z"/>
      <w:sdt>
        <w:sdtPr>
          <w:rPr>
            <w:bCs/>
            <w:i w:val="0"/>
          </w:rPr>
          <w:alias w:val="Package ATTRIBUTE Name"/>
          <w:tag w:val="59aa1dec-a6d5-40e5-bf32-21f89bc84295"/>
          <w:id w:val="691419974"/>
          <w:dataBinding w:xpath="/elements/element[@objid='59aa1dec-a6d5-40e5-bf32-21f89bc84295']/content[@alias='Package ATTRIBUTE Name']" w:storeItemID="{D35B6978-45B9-4860-8E6E-EDB6F017D2CB}"/>
          <w:text w:multiLine="1"/>
        </w:sdtPr>
        <w:sdtEndPr/>
        <w:sdtContent>
          <w:customXmlDelRangeEnd w:id="6696"/>
          <w:del w:id="6697" w:author="peng" w:date="2015-01-22T13:50:00Z">
            <w:r w:rsidDel="001D0125">
              <w:delText>DecisionTree</w:delText>
            </w:r>
          </w:del>
          <w:customXmlDelRangeStart w:id="6698" w:author="peng" w:date="2015-01-22T13:50:00Z"/>
        </w:sdtContent>
      </w:sdt>
      <w:customXmlDelRangeEnd w:id="6698"/>
      <w:del w:id="6699" w:author="peng" w:date="2015-01-22T13:50:00Z">
        <w:r w:rsidDel="001D0125">
          <w:delText>"</w:delText>
        </w:r>
        <w:bookmarkEnd w:id="6694"/>
      </w:del>
    </w:p>
    <w:p w14:paraId="257D3446" w14:textId="77777777" w:rsidR="0065251F" w:rsidDel="001D0125" w:rsidRDefault="00AF2197">
      <w:pPr>
        <w:pStyle w:val="af4"/>
        <w:rPr>
          <w:del w:id="6700" w:author="peng" w:date="2015-01-22T13:50:00Z"/>
          <w:rStyle w:val="ae"/>
          <w:b w:val="0"/>
          <w:bCs/>
        </w:rPr>
        <w:pPrChange w:id="6701" w:author="peng" w:date="2015-01-26T02:41:00Z">
          <w:pPr>
            <w:pStyle w:val="1"/>
            <w:pageBreakBefore/>
          </w:pPr>
        </w:pPrChange>
      </w:pPr>
      <w:del w:id="6702" w:author="peng" w:date="2015-01-22T13:50:00Z">
        <w:r w:rsidDel="001D0125">
          <w:rPr>
            <w:rStyle w:val="ae"/>
          </w:rPr>
          <w:delText xml:space="preserve">from Package </w:delText>
        </w:r>
      </w:del>
      <w:customXmlDelRangeStart w:id="6703" w:author="peng" w:date="2015-01-22T13:50:00Z"/>
      <w:sdt>
        <w:sdtPr>
          <w:rPr>
            <w:rStyle w:val="ae"/>
            <w:b w:val="0"/>
            <w:iCs w:val="0"/>
            <w:spacing w:val="15"/>
          </w:rPr>
          <w:alias w:val="Package ATTRIBUTE Name"/>
          <w:tag w:val="3dcb2c09-2a32-475f-982a-7933da523875"/>
          <w:id w:val="790789482"/>
          <w:dataBinding w:xpath="/elements/element[@objid='3dcb2c09-2a32-475f-982a-7933da523875']/content[@alias='Package ATTRIBUTE Name']" w:storeItemID="{D35B6978-45B9-4860-8E6E-EDB6F017D2CB}"/>
          <w:text w:multiLine="1"/>
        </w:sdtPr>
        <w:sdtEndPr>
          <w:rPr>
            <w:rStyle w:val="ae"/>
          </w:rPr>
        </w:sdtEndPr>
        <w:sdtContent>
          <w:customXmlDelRangeEnd w:id="6703"/>
          <w:del w:id="6704" w:author="peng" w:date="2015-01-22T13:50:00Z">
            <w:r w:rsidDel="001D0125">
              <w:rPr>
                <w:rStyle w:val="ae"/>
              </w:rPr>
              <w:delText>gforge</w:delText>
            </w:r>
          </w:del>
          <w:customXmlDelRangeStart w:id="6705" w:author="peng" w:date="2015-01-22T13:50:00Z"/>
        </w:sdtContent>
      </w:sdt>
      <w:customXmlDelRangeEnd w:id="6705"/>
      <w:del w:id="6706" w:author="peng" w:date="2015-01-22T13:50:00Z">
        <w:r w:rsidDel="001D0125">
          <w:rPr>
            <w:rStyle w:val="ae"/>
          </w:rPr>
          <w:delText>.</w:delText>
        </w:r>
        <w:r w:rsidR="005F08CA" w:rsidDel="001D0125">
          <w:fldChar w:fldCharType="begin"/>
        </w:r>
        <w:r w:rsidR="005F08CA" w:rsidDel="001D0125">
          <w:delInstrText xml:space="preserve"> HYPERLINK \l "_3c0eec90-a163-4364-8ec1-855c885b184b" \h </w:delInstrText>
        </w:r>
        <w:r w:rsidR="005F08CA" w:rsidDel="001D0125">
          <w:fldChar w:fldCharType="separate"/>
        </w:r>
        <w:r w:rsidDel="001D0125">
          <w:rPr>
            <w:rStyle w:val="af2"/>
          </w:rPr>
          <w:delText>RandomForestHOG</w:delText>
        </w:r>
        <w:r w:rsidR="005F08CA" w:rsidDel="001D0125">
          <w:rPr>
            <w:rStyle w:val="af2"/>
            <w:b w:val="0"/>
            <w:iCs/>
            <w:spacing w:val="15"/>
            <w:sz w:val="24"/>
            <w:szCs w:val="24"/>
          </w:rPr>
          <w:fldChar w:fldCharType="end"/>
        </w:r>
      </w:del>
    </w:p>
    <w:p w14:paraId="4F4B35A6" w14:textId="77777777" w:rsidR="002A635A" w:rsidRPr="002A635A" w:rsidDel="001D0125" w:rsidRDefault="002A635A">
      <w:pPr>
        <w:pStyle w:val="af4"/>
        <w:rPr>
          <w:del w:id="6707" w:author="peng" w:date="2015-01-22T13:50:00Z"/>
        </w:rPr>
        <w:pPrChange w:id="6708" w:author="peng" w:date="2015-01-26T02:41:00Z">
          <w:pPr>
            <w:pStyle w:val="1"/>
            <w:pageBreakBefore/>
          </w:pPr>
        </w:pPrChange>
      </w:pPr>
    </w:p>
    <w:tbl>
      <w:tblPr>
        <w:tblStyle w:val="-1"/>
        <w:tblW w:w="5000" w:type="pct"/>
        <w:jc w:val="both"/>
        <w:tblLook w:val="04A0" w:firstRow="1" w:lastRow="0" w:firstColumn="1" w:lastColumn="0" w:noHBand="0" w:noVBand="1"/>
      </w:tblPr>
      <w:tblGrid>
        <w:gridCol w:w="2572"/>
        <w:gridCol w:w="6480"/>
      </w:tblGrid>
      <w:tr w:rsidR="0065251F" w:rsidDel="001D0125" w14:paraId="4776CCBD" w14:textId="77777777" w:rsidTr="0065251F">
        <w:trPr>
          <w:cnfStyle w:val="100000000000" w:firstRow="1" w:lastRow="0" w:firstColumn="0" w:lastColumn="0" w:oddVBand="0" w:evenVBand="0" w:oddHBand="0" w:evenHBand="0" w:firstRowFirstColumn="0" w:firstRowLastColumn="0" w:lastRowFirstColumn="0" w:lastRowLastColumn="0"/>
          <w:tblHeader/>
          <w:jc w:val="both"/>
          <w:del w:id="670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13560171" w14:textId="77777777" w:rsidR="0065251F" w:rsidDel="001D0125" w:rsidRDefault="00AF2197">
            <w:pPr>
              <w:pStyle w:val="af4"/>
              <w:rPr>
                <w:del w:id="6710" w:author="peng" w:date="2015-01-22T13:50:00Z"/>
              </w:rPr>
              <w:pPrChange w:id="6711" w:author="peng" w:date="2015-01-26T02:41:00Z">
                <w:pPr>
                  <w:pStyle w:val="1"/>
                  <w:pageBreakBefore/>
                  <w:outlineLvl w:val="0"/>
                </w:pPr>
              </w:pPrChange>
            </w:pPr>
            <w:del w:id="6712" w:author="peng" w:date="2015-01-22T13:50:00Z">
              <w:r w:rsidDel="001D0125">
                <w:delText>Name</w:delText>
              </w:r>
            </w:del>
          </w:p>
        </w:tc>
        <w:tc>
          <w:tcPr>
            <w:tcW w:w="0" w:type="auto"/>
          </w:tcPr>
          <w:p w14:paraId="6582013F"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6713" w:author="peng" w:date="2015-01-22T13:50:00Z"/>
              </w:rPr>
              <w:pPrChange w:id="6714"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6715" w:author="peng" w:date="2015-01-22T13:50:00Z">
              <w:r w:rsidDel="001D0125">
                <w:delText>Summary</w:delText>
              </w:r>
            </w:del>
          </w:p>
        </w:tc>
      </w:tr>
      <w:tr w:rsidR="0065251F" w:rsidDel="001D0125" w14:paraId="42189666" w14:textId="77777777">
        <w:trPr>
          <w:cnfStyle w:val="000000100000" w:firstRow="0" w:lastRow="0" w:firstColumn="0" w:lastColumn="0" w:oddVBand="0" w:evenVBand="0" w:oddHBand="1" w:evenHBand="0" w:firstRowFirstColumn="0" w:firstRowLastColumn="0" w:lastRowFirstColumn="0" w:lastRowLastColumn="0"/>
          <w:jc w:val="both"/>
          <w:del w:id="671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3995C5B" w14:textId="77777777" w:rsidR="0065251F" w:rsidDel="001D0125" w:rsidRDefault="005F08CA">
            <w:pPr>
              <w:pStyle w:val="af4"/>
              <w:rPr>
                <w:del w:id="6717" w:author="peng" w:date="2015-01-22T13:50:00Z"/>
              </w:rPr>
              <w:pPrChange w:id="6718" w:author="peng" w:date="2015-01-26T02:41:00Z">
                <w:pPr>
                  <w:pStyle w:val="1"/>
                  <w:pageBreakBefore/>
                  <w:outlineLvl w:val="0"/>
                </w:pPr>
              </w:pPrChange>
            </w:pPr>
            <w:del w:id="6719" w:author="peng" w:date="2015-01-22T13:50:00Z">
              <w:r w:rsidDel="001D0125">
                <w:rPr>
                  <w:color w:val="auto"/>
                </w:rPr>
                <w:fldChar w:fldCharType="begin"/>
              </w:r>
              <w:r w:rsidDel="001D0125">
                <w:delInstrText xml:space="preserve"> HYPERLINK \l "_61261918-d6ad-4d4d-a19f-e6c7088f5dd6" \h </w:delInstrText>
              </w:r>
              <w:r w:rsidDel="001D0125">
                <w:rPr>
                  <w:color w:val="auto"/>
                </w:rPr>
                <w:fldChar w:fldCharType="separate"/>
              </w:r>
              <w:r w:rsidR="00AF2197" w:rsidDel="001D0125">
                <w:rPr>
                  <w:rStyle w:val="af2"/>
                </w:rPr>
                <w:delText>DecisionTree</w:delText>
              </w:r>
              <w:r w:rsidDel="001D0125">
                <w:rPr>
                  <w:rStyle w:val="af2"/>
                  <w:b/>
                  <w:i w:val="0"/>
                </w:rPr>
                <w:fldChar w:fldCharType="end"/>
              </w:r>
            </w:del>
          </w:p>
        </w:tc>
        <w:tc>
          <w:tcPr>
            <w:tcW w:w="0" w:type="auto"/>
          </w:tcPr>
          <w:p w14:paraId="1D78E5E7"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720" w:author="peng" w:date="2015-01-22T13:50:00Z"/>
              </w:rPr>
              <w:pPrChange w:id="6721"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722" w:author="peng" w:date="2015-01-22T13:50:00Z"/>
            <w:sdt>
              <w:sdtPr>
                <w:rPr>
                  <w:b w:val="0"/>
                  <w:i w:val="0"/>
                </w:rPr>
                <w:alias w:val="Class NOTE summary 0"/>
                <w:tag w:val="61261918-d6ad-4d4d-a19f-e6c7088f5dd6"/>
                <w:id w:val="-1376004929"/>
                <w:dataBinding w:xpath="/elements/element[@objid='61261918-d6ad-4d4d-a19f-e6c7088f5dd6']/content[@alias='Class NOTE summary 0']" w:storeItemID="{D35B6978-45B9-4860-8E6E-EDB6F017D2CB}"/>
                <w:text w:multiLine="1"/>
              </w:sdtPr>
              <w:sdtEndPr/>
              <w:sdtContent>
                <w:customXmlDelRangeEnd w:id="6722"/>
                <w:del w:id="6723" w:author="peng" w:date="2015-01-22T13:50:00Z">
                  <w:r w:rsidR="00AF2197" w:rsidDel="001D0125">
                    <w:delText>Class contains interface for using Decision Trees.</w:delText>
                  </w:r>
                </w:del>
                <w:customXmlDelRangeStart w:id="6724" w:author="peng" w:date="2015-01-22T13:50:00Z"/>
              </w:sdtContent>
            </w:sdt>
            <w:customXmlDelRangeEnd w:id="6724"/>
          </w:p>
        </w:tc>
      </w:tr>
      <w:tr w:rsidR="0065251F" w:rsidDel="001D0125" w14:paraId="6C5D55B6" w14:textId="77777777">
        <w:trPr>
          <w:jc w:val="both"/>
          <w:del w:id="672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44EABD5" w14:textId="77777777" w:rsidR="0065251F" w:rsidDel="001D0125" w:rsidRDefault="005F08CA">
            <w:pPr>
              <w:pStyle w:val="af4"/>
              <w:rPr>
                <w:del w:id="6726" w:author="peng" w:date="2015-01-22T13:50:00Z"/>
              </w:rPr>
              <w:pPrChange w:id="6727" w:author="peng" w:date="2015-01-26T02:41:00Z">
                <w:pPr>
                  <w:pStyle w:val="1"/>
                  <w:pageBreakBefore/>
                  <w:outlineLvl w:val="0"/>
                </w:pPr>
              </w:pPrChange>
            </w:pPr>
            <w:del w:id="6728" w:author="peng" w:date="2015-01-22T13:50:00Z">
              <w:r w:rsidDel="001D0125">
                <w:rPr>
                  <w:color w:val="auto"/>
                </w:rPr>
                <w:fldChar w:fldCharType="begin"/>
              </w:r>
              <w:r w:rsidDel="001D0125">
                <w:delInstrText xml:space="preserve"> HYPERLINK \l "_67321fdf-07c5-4b25-973e-2c0c213fa851" \h </w:delInstrText>
              </w:r>
              <w:r w:rsidDel="001D0125">
                <w:rPr>
                  <w:color w:val="auto"/>
                </w:rPr>
                <w:fldChar w:fldCharType="separate"/>
              </w:r>
              <w:r w:rsidR="00AF2197" w:rsidDel="001D0125">
                <w:rPr>
                  <w:rStyle w:val="af2"/>
                </w:rPr>
                <w:delText>TreeNode</w:delText>
              </w:r>
              <w:r w:rsidDel="001D0125">
                <w:rPr>
                  <w:rStyle w:val="af2"/>
                  <w:b/>
                  <w:i w:val="0"/>
                </w:rPr>
                <w:fldChar w:fldCharType="end"/>
              </w:r>
            </w:del>
          </w:p>
        </w:tc>
        <w:tc>
          <w:tcPr>
            <w:tcW w:w="0" w:type="auto"/>
          </w:tcPr>
          <w:p w14:paraId="1922EFFC"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729" w:author="peng" w:date="2015-01-22T13:50:00Z"/>
              </w:rPr>
              <w:pPrChange w:id="6730"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731" w:author="peng" w:date="2015-01-22T13:50:00Z"/>
            <w:sdt>
              <w:sdtPr>
                <w:rPr>
                  <w:b w:val="0"/>
                  <w:i w:val="0"/>
                </w:rPr>
                <w:alias w:val="Class NOTE summary 0"/>
                <w:tag w:val="67321fdf-07c5-4b25-973e-2c0c213fa851"/>
                <w:id w:val="367185432"/>
                <w:dataBinding w:xpath="/elements/element[@objid='67321fdf-07c5-4b25-973e-2c0c213fa851']/content[@alias='Class NOTE summary 0']" w:storeItemID="{D35B6978-45B9-4860-8E6E-EDB6F017D2CB}"/>
                <w:text w:multiLine="1"/>
              </w:sdtPr>
              <w:sdtEndPr/>
              <w:sdtContent>
                <w:customXmlDelRangeEnd w:id="6731"/>
                <w:del w:id="6732" w:author="peng" w:date="2015-01-22T13:50:00Z">
                  <w:r w:rsidR="00AF2197" w:rsidDel="001D0125">
                    <w:delText>Class defines the nodes of a tree data structure</w:delText>
                  </w:r>
                </w:del>
                <w:customXmlDelRangeStart w:id="6733" w:author="peng" w:date="2015-01-22T13:50:00Z"/>
              </w:sdtContent>
            </w:sdt>
            <w:customXmlDelRangeEnd w:id="6733"/>
          </w:p>
        </w:tc>
      </w:tr>
    </w:tbl>
    <w:p w14:paraId="53AE05AD" w14:textId="77777777" w:rsidR="0065251F" w:rsidDel="001D0125" w:rsidRDefault="00AF2197">
      <w:pPr>
        <w:pStyle w:val="af4"/>
        <w:rPr>
          <w:del w:id="6734" w:author="peng" w:date="2015-01-22T13:50:00Z"/>
        </w:rPr>
        <w:pPrChange w:id="6735" w:author="peng" w:date="2015-01-26T02:41:00Z">
          <w:pPr>
            <w:pStyle w:val="1"/>
            <w:pageBreakBefore/>
          </w:pPr>
        </w:pPrChange>
      </w:pPr>
      <w:del w:id="6736"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10</w:delText>
        </w:r>
        <w:r w:rsidR="00C44C9A" w:rsidDel="001D0125">
          <w:fldChar w:fldCharType="end"/>
        </w:r>
        <w:r w:rsidDel="001D0125">
          <w:delText> Owned Classes of Package "DecisionTree"</w:delText>
        </w:r>
      </w:del>
    </w:p>
    <w:p w14:paraId="561CA0AD" w14:textId="77777777" w:rsidR="002A635A" w:rsidDel="001D0125" w:rsidRDefault="002A635A">
      <w:pPr>
        <w:pStyle w:val="af4"/>
        <w:rPr>
          <w:del w:id="6737" w:author="peng" w:date="2015-01-22T13:50:00Z"/>
        </w:rPr>
        <w:pPrChange w:id="6738" w:author="peng" w:date="2015-01-26T02:41:00Z">
          <w:pPr>
            <w:pStyle w:val="1"/>
            <w:pageBreakBefore/>
          </w:pPr>
        </w:pPrChange>
      </w:pPr>
    </w:p>
    <w:p w14:paraId="234CFD18" w14:textId="77777777" w:rsidR="002A635A" w:rsidDel="001D0125" w:rsidRDefault="002A635A">
      <w:pPr>
        <w:pStyle w:val="af4"/>
        <w:rPr>
          <w:del w:id="6739" w:author="peng" w:date="2015-01-22T13:50:00Z"/>
        </w:rPr>
        <w:pPrChange w:id="6740" w:author="peng" w:date="2015-01-26T02:41:00Z">
          <w:pPr>
            <w:pStyle w:val="1"/>
            <w:pageBreakBefore/>
          </w:pPr>
        </w:pPrChange>
      </w:pPr>
    </w:p>
    <w:p w14:paraId="5B9638F1" w14:textId="77777777" w:rsidR="002A635A" w:rsidDel="001D0125" w:rsidRDefault="002A635A">
      <w:pPr>
        <w:pStyle w:val="af4"/>
        <w:rPr>
          <w:del w:id="6741" w:author="peng" w:date="2015-01-22T13:50:00Z"/>
        </w:rPr>
        <w:pPrChange w:id="6742" w:author="peng" w:date="2015-01-26T02:41:00Z">
          <w:pPr>
            <w:pStyle w:val="1"/>
            <w:pageBreakBefore/>
          </w:pPr>
        </w:pPrChange>
      </w:pPr>
    </w:p>
    <w:p w14:paraId="2D134A5F" w14:textId="77777777" w:rsidR="002A635A" w:rsidDel="001D0125" w:rsidRDefault="002A635A">
      <w:pPr>
        <w:pStyle w:val="af4"/>
        <w:rPr>
          <w:del w:id="6743" w:author="peng" w:date="2015-01-22T13:50:00Z"/>
        </w:rPr>
        <w:pPrChange w:id="6744" w:author="peng" w:date="2015-01-26T02:41:00Z">
          <w:pPr>
            <w:pStyle w:val="1"/>
            <w:pageBreakBefore/>
          </w:pPr>
        </w:pPrChange>
      </w:pPr>
    </w:p>
    <w:p w14:paraId="5818E9AA" w14:textId="77777777" w:rsidR="002A635A" w:rsidDel="001D0125" w:rsidRDefault="002A635A">
      <w:pPr>
        <w:pStyle w:val="af4"/>
        <w:rPr>
          <w:del w:id="6745" w:author="peng" w:date="2015-01-22T13:50:00Z"/>
        </w:rPr>
        <w:pPrChange w:id="6746" w:author="peng" w:date="2015-01-26T02:41:00Z">
          <w:pPr>
            <w:pStyle w:val="1"/>
            <w:pageBreakBefore/>
          </w:pPr>
        </w:pPrChange>
      </w:pPr>
    </w:p>
    <w:p w14:paraId="4EC8FFB7" w14:textId="77777777" w:rsidR="002A635A" w:rsidDel="001D0125" w:rsidRDefault="002A635A">
      <w:pPr>
        <w:pStyle w:val="af4"/>
        <w:rPr>
          <w:del w:id="6747" w:author="peng" w:date="2015-01-22T13:50:00Z"/>
        </w:rPr>
        <w:pPrChange w:id="6748" w:author="peng" w:date="2015-01-26T02:41:00Z">
          <w:pPr>
            <w:pStyle w:val="1"/>
            <w:pageBreakBefore/>
          </w:pPr>
        </w:pPrChange>
      </w:pPr>
    </w:p>
    <w:p w14:paraId="1006EAF9" w14:textId="77777777" w:rsidR="002A635A" w:rsidDel="001D0125" w:rsidRDefault="002A635A">
      <w:pPr>
        <w:pStyle w:val="af4"/>
        <w:rPr>
          <w:del w:id="6749" w:author="peng" w:date="2015-01-22T13:50:00Z"/>
        </w:rPr>
        <w:pPrChange w:id="6750" w:author="peng" w:date="2015-01-26T02:41:00Z">
          <w:pPr>
            <w:pStyle w:val="1"/>
            <w:pageBreakBefore/>
          </w:pPr>
        </w:pPrChange>
      </w:pPr>
    </w:p>
    <w:p w14:paraId="7470FD9D" w14:textId="77777777" w:rsidR="002A635A" w:rsidDel="001D0125" w:rsidRDefault="002A635A">
      <w:pPr>
        <w:pStyle w:val="af4"/>
        <w:rPr>
          <w:del w:id="6751" w:author="peng" w:date="2015-01-22T13:50:00Z"/>
        </w:rPr>
        <w:pPrChange w:id="6752" w:author="peng" w:date="2015-01-26T02:41:00Z">
          <w:pPr>
            <w:pStyle w:val="1"/>
            <w:pageBreakBefore/>
          </w:pPr>
        </w:pPrChange>
      </w:pPr>
    </w:p>
    <w:p w14:paraId="2DBE61DA" w14:textId="77777777" w:rsidR="002A635A" w:rsidDel="001D0125" w:rsidRDefault="002A635A">
      <w:pPr>
        <w:pStyle w:val="af4"/>
        <w:rPr>
          <w:del w:id="6753" w:author="peng" w:date="2015-01-22T13:50:00Z"/>
        </w:rPr>
        <w:pPrChange w:id="6754" w:author="peng" w:date="2015-01-26T02:41:00Z">
          <w:pPr>
            <w:pStyle w:val="1"/>
            <w:pageBreakBefore/>
          </w:pPr>
        </w:pPrChange>
      </w:pPr>
    </w:p>
    <w:p w14:paraId="7BBCBEBC" w14:textId="77777777" w:rsidR="002A635A" w:rsidDel="001D0125" w:rsidRDefault="002A635A">
      <w:pPr>
        <w:pStyle w:val="af4"/>
        <w:rPr>
          <w:del w:id="6755" w:author="peng" w:date="2015-01-22T13:50:00Z"/>
        </w:rPr>
        <w:pPrChange w:id="6756" w:author="peng" w:date="2015-01-26T02:41:00Z">
          <w:pPr>
            <w:pStyle w:val="1"/>
            <w:pageBreakBefore/>
          </w:pPr>
        </w:pPrChange>
      </w:pPr>
    </w:p>
    <w:p w14:paraId="12EE2AA3" w14:textId="77777777" w:rsidR="002A635A" w:rsidDel="001D0125" w:rsidRDefault="002A635A">
      <w:pPr>
        <w:pStyle w:val="af4"/>
        <w:rPr>
          <w:del w:id="6757" w:author="peng" w:date="2015-01-22T13:50:00Z"/>
        </w:rPr>
        <w:pPrChange w:id="6758" w:author="peng" w:date="2015-01-26T02:41:00Z">
          <w:pPr>
            <w:pStyle w:val="1"/>
            <w:pageBreakBefore/>
          </w:pPr>
        </w:pPrChange>
      </w:pPr>
    </w:p>
    <w:p w14:paraId="55E657E6" w14:textId="77777777" w:rsidR="002A635A" w:rsidDel="001D0125" w:rsidRDefault="002A635A">
      <w:pPr>
        <w:pStyle w:val="af4"/>
        <w:rPr>
          <w:del w:id="6759" w:author="peng" w:date="2015-01-22T13:50:00Z"/>
        </w:rPr>
        <w:pPrChange w:id="6760" w:author="peng" w:date="2015-01-26T02:41:00Z">
          <w:pPr>
            <w:pStyle w:val="1"/>
            <w:pageBreakBefore/>
          </w:pPr>
        </w:pPrChange>
      </w:pPr>
    </w:p>
    <w:p w14:paraId="00C7049A" w14:textId="77777777" w:rsidR="002A635A" w:rsidDel="001D0125" w:rsidRDefault="002A635A">
      <w:pPr>
        <w:pStyle w:val="af4"/>
        <w:rPr>
          <w:del w:id="6761" w:author="peng" w:date="2015-01-22T13:50:00Z"/>
        </w:rPr>
        <w:pPrChange w:id="6762" w:author="peng" w:date="2015-01-26T02:41:00Z">
          <w:pPr>
            <w:pStyle w:val="1"/>
            <w:pageBreakBefore/>
          </w:pPr>
        </w:pPrChange>
      </w:pPr>
    </w:p>
    <w:p w14:paraId="6E082697" w14:textId="77777777" w:rsidR="002A635A" w:rsidDel="001D0125" w:rsidRDefault="002A635A">
      <w:pPr>
        <w:pStyle w:val="af4"/>
        <w:rPr>
          <w:del w:id="6763" w:author="peng" w:date="2015-01-22T13:50:00Z"/>
        </w:rPr>
        <w:pPrChange w:id="6764" w:author="peng" w:date="2015-01-26T02:41:00Z">
          <w:pPr>
            <w:pStyle w:val="1"/>
            <w:pageBreakBefore/>
          </w:pPr>
        </w:pPrChange>
      </w:pPr>
    </w:p>
    <w:p w14:paraId="49BD53DC" w14:textId="77777777" w:rsidR="002A635A" w:rsidDel="001D0125" w:rsidRDefault="002A635A">
      <w:pPr>
        <w:pStyle w:val="af4"/>
        <w:rPr>
          <w:del w:id="6765" w:author="peng" w:date="2015-01-22T13:50:00Z"/>
        </w:rPr>
        <w:pPrChange w:id="6766" w:author="peng" w:date="2015-01-26T02:41:00Z">
          <w:pPr>
            <w:pStyle w:val="1"/>
            <w:pageBreakBefore/>
          </w:pPr>
        </w:pPrChange>
      </w:pPr>
    </w:p>
    <w:p w14:paraId="7F46FE9A" w14:textId="77777777" w:rsidR="002A635A" w:rsidDel="001D0125" w:rsidRDefault="002A635A">
      <w:pPr>
        <w:pStyle w:val="af4"/>
        <w:rPr>
          <w:del w:id="6767" w:author="peng" w:date="2015-01-22T13:50:00Z"/>
        </w:rPr>
        <w:pPrChange w:id="6768" w:author="peng" w:date="2015-01-26T02:41:00Z">
          <w:pPr>
            <w:pStyle w:val="1"/>
            <w:pageBreakBefore/>
          </w:pPr>
        </w:pPrChange>
      </w:pPr>
    </w:p>
    <w:p w14:paraId="61A2586C" w14:textId="77777777" w:rsidR="002A635A" w:rsidDel="001D0125" w:rsidRDefault="002A635A">
      <w:pPr>
        <w:pStyle w:val="af4"/>
        <w:rPr>
          <w:del w:id="6769" w:author="peng" w:date="2015-01-22T13:50:00Z"/>
        </w:rPr>
        <w:pPrChange w:id="6770" w:author="peng" w:date="2015-01-26T02:41:00Z">
          <w:pPr>
            <w:pStyle w:val="1"/>
            <w:pageBreakBefore/>
          </w:pPr>
        </w:pPrChange>
      </w:pPr>
    </w:p>
    <w:p w14:paraId="2C271874" w14:textId="77777777" w:rsidR="002A635A" w:rsidDel="001D0125" w:rsidRDefault="002A635A">
      <w:pPr>
        <w:pStyle w:val="af4"/>
        <w:rPr>
          <w:del w:id="6771" w:author="peng" w:date="2015-01-22T13:50:00Z"/>
        </w:rPr>
        <w:pPrChange w:id="6772" w:author="peng" w:date="2015-01-26T02:41:00Z">
          <w:pPr>
            <w:pStyle w:val="1"/>
            <w:pageBreakBefore/>
          </w:pPr>
        </w:pPrChange>
      </w:pPr>
    </w:p>
    <w:p w14:paraId="72E1DF39" w14:textId="77777777" w:rsidR="002A635A" w:rsidDel="001D0125" w:rsidRDefault="002A635A">
      <w:pPr>
        <w:pStyle w:val="af4"/>
        <w:rPr>
          <w:del w:id="6773" w:author="peng" w:date="2015-01-22T13:50:00Z"/>
        </w:rPr>
        <w:pPrChange w:id="6774" w:author="peng" w:date="2015-01-26T02:41:00Z">
          <w:pPr>
            <w:pStyle w:val="1"/>
            <w:pageBreakBefore/>
          </w:pPr>
        </w:pPrChange>
      </w:pPr>
    </w:p>
    <w:p w14:paraId="5E3D79AD" w14:textId="77777777" w:rsidR="002A635A" w:rsidDel="001D0125" w:rsidRDefault="002A635A">
      <w:pPr>
        <w:pStyle w:val="af4"/>
        <w:rPr>
          <w:del w:id="6775" w:author="peng" w:date="2015-01-22T13:50:00Z"/>
        </w:rPr>
        <w:pPrChange w:id="6776" w:author="peng" w:date="2015-01-26T02:41:00Z">
          <w:pPr>
            <w:pStyle w:val="1"/>
            <w:pageBreakBefore/>
          </w:pPr>
        </w:pPrChange>
      </w:pPr>
    </w:p>
    <w:p w14:paraId="7771D84E" w14:textId="77777777" w:rsidR="002A635A" w:rsidRPr="002A635A" w:rsidDel="001D0125" w:rsidRDefault="002A635A">
      <w:pPr>
        <w:pStyle w:val="af4"/>
        <w:rPr>
          <w:del w:id="6777" w:author="peng" w:date="2015-01-22T13:50:00Z"/>
        </w:rPr>
        <w:pPrChange w:id="6778" w:author="peng" w:date="2015-01-26T02:41:00Z">
          <w:pPr>
            <w:pStyle w:val="1"/>
            <w:pageBreakBefore/>
          </w:pPr>
        </w:pPrChange>
      </w:pPr>
    </w:p>
    <w:p w14:paraId="65842F34" w14:textId="77777777" w:rsidR="0065251F" w:rsidDel="001D0125" w:rsidRDefault="00AF2197">
      <w:pPr>
        <w:pStyle w:val="af4"/>
        <w:rPr>
          <w:del w:id="6779" w:author="peng" w:date="2015-01-22T13:50:00Z"/>
        </w:rPr>
        <w:pPrChange w:id="6780" w:author="peng" w:date="2015-01-26T02:41:00Z">
          <w:pPr>
            <w:pStyle w:val="1"/>
            <w:pageBreakBefore/>
          </w:pPr>
        </w:pPrChange>
      </w:pPr>
      <w:bookmarkStart w:id="6781" w:name="_61261918-d6ad-4d4d-a19f-e6c7088f5dd6"/>
      <w:del w:id="6782" w:author="peng" w:date="2015-01-22T13:50:00Z">
        <w:r w:rsidDel="001D0125">
          <w:delText>Class "</w:delText>
        </w:r>
      </w:del>
      <w:customXmlDelRangeStart w:id="6783" w:author="peng" w:date="2015-01-22T13:50:00Z"/>
      <w:sdt>
        <w:sdtPr>
          <w:rPr>
            <w:bCs/>
            <w:i w:val="0"/>
            <w:sz w:val="26"/>
            <w:szCs w:val="26"/>
          </w:rPr>
          <w:alias w:val="Class ATTRIBUTE Name"/>
          <w:tag w:val="61261918-d6ad-4d4d-a19f-e6c7088f5dd6"/>
          <w:id w:val="-408609953"/>
          <w:dataBinding w:xpath="/elements/element[@objid='61261918-d6ad-4d4d-a19f-e6c7088f5dd6']/content[@alias='Class ATTRIBUTE Name']" w:storeItemID="{D35B6978-45B9-4860-8E6E-EDB6F017D2CB}"/>
          <w:text w:multiLine="1"/>
        </w:sdtPr>
        <w:sdtEndPr/>
        <w:sdtContent>
          <w:customXmlDelRangeEnd w:id="6783"/>
          <w:del w:id="6784" w:author="peng" w:date="2015-01-22T13:50:00Z">
            <w:r w:rsidDel="001D0125">
              <w:delText>DecisionTree</w:delText>
            </w:r>
          </w:del>
          <w:customXmlDelRangeStart w:id="6785" w:author="peng" w:date="2015-01-22T13:50:00Z"/>
        </w:sdtContent>
      </w:sdt>
      <w:customXmlDelRangeEnd w:id="6785"/>
      <w:del w:id="6786" w:author="peng" w:date="2015-01-22T13:50:00Z">
        <w:r w:rsidDel="001D0125">
          <w:delText>"</w:delText>
        </w:r>
        <w:bookmarkEnd w:id="6781"/>
      </w:del>
    </w:p>
    <w:p w14:paraId="1B13DC4C" w14:textId="77777777" w:rsidR="0065251F" w:rsidDel="001D0125" w:rsidRDefault="00AF2197">
      <w:pPr>
        <w:pStyle w:val="af4"/>
        <w:rPr>
          <w:del w:id="6787" w:author="peng" w:date="2015-01-22T13:50:00Z"/>
          <w:rStyle w:val="ae"/>
          <w:b w:val="0"/>
          <w:bCs/>
        </w:rPr>
        <w:pPrChange w:id="6788" w:author="peng" w:date="2015-01-26T02:41:00Z">
          <w:pPr>
            <w:pStyle w:val="1"/>
            <w:pageBreakBefore/>
          </w:pPr>
        </w:pPrChange>
      </w:pPr>
      <w:del w:id="6789" w:author="peng" w:date="2015-01-22T13:50:00Z">
        <w:r w:rsidDel="001D0125">
          <w:rPr>
            <w:rStyle w:val="ae"/>
          </w:rPr>
          <w:delText xml:space="preserve">from Package </w:delText>
        </w:r>
      </w:del>
      <w:customXmlDelRangeStart w:id="6790" w:author="peng" w:date="2015-01-22T13:50:00Z"/>
      <w:sdt>
        <w:sdtPr>
          <w:rPr>
            <w:rStyle w:val="ae"/>
            <w:b w:val="0"/>
            <w:iCs w:val="0"/>
            <w:spacing w:val="15"/>
          </w:rPr>
          <w:alias w:val="Package ATTRIBUTE Name"/>
          <w:tag w:val="3dcb2c09-2a32-475f-982a-7933da523875"/>
          <w:id w:val="1409501270"/>
          <w:dataBinding w:xpath="/elements/element[@objid='3dcb2c09-2a32-475f-982a-7933da523875']/content[@alias='Package ATTRIBUTE Name']" w:storeItemID="{D35B6978-45B9-4860-8E6E-EDB6F017D2CB}"/>
          <w:text w:multiLine="1"/>
        </w:sdtPr>
        <w:sdtEndPr>
          <w:rPr>
            <w:rStyle w:val="ae"/>
          </w:rPr>
        </w:sdtEndPr>
        <w:sdtContent>
          <w:customXmlDelRangeEnd w:id="6790"/>
          <w:del w:id="6791" w:author="peng" w:date="2015-01-22T13:50:00Z">
            <w:r w:rsidDel="001D0125">
              <w:rPr>
                <w:rStyle w:val="ae"/>
              </w:rPr>
              <w:delText>gforge</w:delText>
            </w:r>
          </w:del>
          <w:customXmlDelRangeStart w:id="6792" w:author="peng" w:date="2015-01-22T13:50:00Z"/>
        </w:sdtContent>
      </w:sdt>
      <w:customXmlDelRangeEnd w:id="6792"/>
      <w:del w:id="6793" w:author="peng" w:date="2015-01-22T13:50:00Z">
        <w:r w:rsidDel="001D0125">
          <w:rPr>
            <w:rStyle w:val="ae"/>
          </w:rPr>
          <w:delText>.</w:delText>
        </w:r>
      </w:del>
      <w:customXmlDelRangeStart w:id="6794" w:author="peng" w:date="2015-01-22T13:50:00Z"/>
      <w:sdt>
        <w:sdtPr>
          <w:rPr>
            <w:rStyle w:val="ae"/>
            <w:b w:val="0"/>
            <w:iCs w:val="0"/>
            <w:spacing w:val="15"/>
          </w:rPr>
          <w:alias w:val="Package ATTRIBUTE Name"/>
          <w:tag w:val="3c0eec90-a163-4364-8ec1-855c885b184b"/>
          <w:id w:val="1460911962"/>
          <w:dataBinding w:xpath="/elements/element[@objid='3c0eec90-a163-4364-8ec1-855c885b184b']/content[@alias='Package ATTRIBUTE Name']" w:storeItemID="{D35B6978-45B9-4860-8E6E-EDB6F017D2CB}"/>
          <w:text w:multiLine="1"/>
        </w:sdtPr>
        <w:sdtEndPr>
          <w:rPr>
            <w:rStyle w:val="ae"/>
          </w:rPr>
        </w:sdtEndPr>
        <w:sdtContent>
          <w:customXmlDelRangeEnd w:id="6794"/>
          <w:del w:id="6795" w:author="peng" w:date="2015-01-22T13:50:00Z">
            <w:r w:rsidDel="001D0125">
              <w:rPr>
                <w:rStyle w:val="ae"/>
              </w:rPr>
              <w:delText>RandomForestHOG</w:delText>
            </w:r>
          </w:del>
          <w:customXmlDelRangeStart w:id="6796" w:author="peng" w:date="2015-01-22T13:50:00Z"/>
        </w:sdtContent>
      </w:sdt>
      <w:customXmlDelRangeEnd w:id="6796"/>
      <w:del w:id="6797" w:author="peng" w:date="2015-01-22T13:50:00Z">
        <w:r w:rsidDel="001D0125">
          <w:rPr>
            <w:rStyle w:val="ae"/>
          </w:rPr>
          <w:delText>.</w:delText>
        </w:r>
        <w:r w:rsidR="00C44C9A" w:rsidDel="001D0125">
          <w:rPr>
            <w:b w:val="0"/>
            <w:iCs/>
            <w:spacing w:val="15"/>
            <w:sz w:val="24"/>
            <w:szCs w:val="24"/>
          </w:rPr>
          <w:fldChar w:fldCharType="begin"/>
        </w:r>
        <w:r w:rsidR="005F1E5A" w:rsidDel="001D0125">
          <w:delInstrText>HYPERLINK \l "_59aa1dec-a6d5-40e5-bf32-21f89bc84295" \h</w:delInstrText>
        </w:r>
        <w:r w:rsidR="00C44C9A" w:rsidDel="001D0125">
          <w:rPr>
            <w:b w:val="0"/>
            <w:iCs/>
            <w:spacing w:val="15"/>
            <w:sz w:val="24"/>
            <w:szCs w:val="24"/>
          </w:rPr>
          <w:fldChar w:fldCharType="separate"/>
        </w:r>
        <w:r w:rsidDel="001D0125">
          <w:rPr>
            <w:rStyle w:val="af2"/>
          </w:rPr>
          <w:delText>DecisionTree</w:delText>
        </w:r>
        <w:r w:rsidR="00C44C9A" w:rsidDel="001D0125">
          <w:rPr>
            <w:b w:val="0"/>
            <w:iCs/>
            <w:spacing w:val="15"/>
            <w:sz w:val="24"/>
            <w:szCs w:val="24"/>
          </w:rPr>
          <w:fldChar w:fldCharType="end"/>
        </w:r>
      </w:del>
    </w:p>
    <w:p w14:paraId="63F7137E" w14:textId="77777777" w:rsidR="0065251F" w:rsidDel="001D0125" w:rsidRDefault="007D1D13">
      <w:pPr>
        <w:pStyle w:val="af4"/>
        <w:rPr>
          <w:del w:id="6798" w:author="peng" w:date="2015-01-22T13:50:00Z"/>
        </w:rPr>
        <w:pPrChange w:id="6799" w:author="peng" w:date="2015-01-26T02:41:00Z">
          <w:pPr>
            <w:pStyle w:val="1"/>
            <w:pageBreakBefore/>
          </w:pPr>
        </w:pPrChange>
      </w:pPr>
      <w:customXmlDelRangeStart w:id="6800" w:author="peng" w:date="2015-01-22T13:50:00Z"/>
      <w:sdt>
        <w:sdtPr>
          <w:rPr>
            <w:b w:val="0"/>
            <w:i w:val="0"/>
          </w:rPr>
          <w:alias w:val="Class NOTE description 0"/>
          <w:tag w:val="61261918-d6ad-4d4d-a19f-e6c7088f5dd6"/>
          <w:id w:val="1043560293"/>
          <w:dataBinding w:xpath="/elements/element[@objid='61261918-d6ad-4d4d-a19f-e6c7088f5dd6']/content[@alias='Class NOTE description 0']" w:storeItemID="{D35B6978-45B9-4860-8E6E-EDB6F017D2CB}"/>
          <w:text w:multiLine="1"/>
        </w:sdtPr>
        <w:sdtEndPr/>
        <w:sdtContent>
          <w:customXmlDelRangeEnd w:id="6800"/>
          <w:del w:id="6801" w:author="peng" w:date="2015-01-22T13:50:00Z">
            <w:r w:rsidR="00AF2197" w:rsidDel="001D0125">
              <w:delText>This class implements operations about decision tree in random forest learning.</w:delText>
            </w:r>
          </w:del>
          <w:customXmlDelRangeStart w:id="6802" w:author="peng" w:date="2015-01-22T13:50:00Z"/>
        </w:sdtContent>
      </w:sdt>
      <w:customXmlDelRangeEnd w:id="6802"/>
    </w:p>
    <w:p w14:paraId="18B3B858" w14:textId="77777777" w:rsidR="0065251F" w:rsidDel="001D0125" w:rsidRDefault="00AF2197">
      <w:pPr>
        <w:pStyle w:val="af4"/>
        <w:rPr>
          <w:del w:id="6803" w:author="peng" w:date="2015-01-22T13:50:00Z"/>
          <w:lang w:eastAsia="zh-TW"/>
        </w:rPr>
        <w:pPrChange w:id="6804" w:author="peng" w:date="2015-01-26T02:41:00Z">
          <w:pPr>
            <w:pStyle w:val="1"/>
            <w:pageBreakBefore/>
          </w:pPr>
        </w:pPrChange>
      </w:pPr>
      <w:del w:id="6805"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6</w:delText>
        </w:r>
        <w:r w:rsidR="00C44C9A" w:rsidDel="001D0125">
          <w:fldChar w:fldCharType="end"/>
        </w:r>
        <w:r w:rsidR="005008AD" w:rsidDel="001D0125">
          <w:delText> DecisionTree</w:delText>
        </w:r>
      </w:del>
    </w:p>
    <w:p w14:paraId="41B3CD34" w14:textId="77777777" w:rsidR="0065251F" w:rsidDel="001D0125" w:rsidRDefault="00F9361D">
      <w:pPr>
        <w:pStyle w:val="af4"/>
        <w:rPr>
          <w:del w:id="6806" w:author="peng" w:date="2015-01-22T13:50:00Z"/>
        </w:rPr>
        <w:pPrChange w:id="6807" w:author="peng" w:date="2015-01-26T02:41:00Z">
          <w:pPr>
            <w:pStyle w:val="1"/>
            <w:pageBreakBefore/>
          </w:pPr>
        </w:pPrChange>
      </w:pPr>
      <w:del w:id="6808" w:author="peng" w:date="2015-01-22T13:50:00Z">
        <w:r w:rsidDel="001D0125">
          <w:rPr>
            <w:b w:val="0"/>
            <w:i w:val="0"/>
            <w:noProof/>
            <w:lang w:eastAsia="zh-TW"/>
          </w:rPr>
          <w:drawing>
            <wp:inline distT="0" distB="0" distL="0" distR="0" wp14:anchorId="75A9DC9C" wp14:editId="10813CFE">
              <wp:extent cx="4754880" cy="2468880"/>
              <wp:effectExtent l="0" t="0" r="7620" b="762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66136402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4880" cy="2468880"/>
                      </a:xfrm>
                      <a:prstGeom prst="rect">
                        <a:avLst/>
                      </a:prstGeom>
                      <a:noFill/>
                      <a:ln>
                        <a:noFill/>
                      </a:ln>
                    </pic:spPr>
                  </pic:pic>
                </a:graphicData>
              </a:graphic>
            </wp:inline>
          </w:drawing>
        </w:r>
      </w:del>
    </w:p>
    <w:tbl>
      <w:tblPr>
        <w:tblStyle w:val="-1"/>
        <w:tblW w:w="5000" w:type="pct"/>
        <w:jc w:val="both"/>
        <w:tblLook w:val="04A0" w:firstRow="1" w:lastRow="0" w:firstColumn="1" w:lastColumn="0" w:noHBand="0" w:noVBand="1"/>
      </w:tblPr>
      <w:tblGrid>
        <w:gridCol w:w="3534"/>
        <w:gridCol w:w="5518"/>
      </w:tblGrid>
      <w:tr w:rsidR="0065251F" w:rsidDel="001D0125" w14:paraId="6DBD34E1" w14:textId="77777777" w:rsidTr="0065251F">
        <w:trPr>
          <w:cnfStyle w:val="100000000000" w:firstRow="1" w:lastRow="0" w:firstColumn="0" w:lastColumn="0" w:oddVBand="0" w:evenVBand="0" w:oddHBand="0" w:evenHBand="0" w:firstRowFirstColumn="0" w:firstRowLastColumn="0" w:lastRowFirstColumn="0" w:lastRowLastColumn="0"/>
          <w:tblHeader/>
          <w:jc w:val="both"/>
          <w:del w:id="680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9D41770" w14:textId="77777777" w:rsidR="0065251F" w:rsidDel="001D0125" w:rsidRDefault="00AF2197">
            <w:pPr>
              <w:pStyle w:val="af4"/>
              <w:rPr>
                <w:del w:id="6810" w:author="peng" w:date="2015-01-22T13:50:00Z"/>
              </w:rPr>
              <w:pPrChange w:id="6811" w:author="peng" w:date="2015-01-26T02:41:00Z">
                <w:pPr>
                  <w:pStyle w:val="1"/>
                  <w:pageBreakBefore/>
                  <w:outlineLvl w:val="0"/>
                </w:pPr>
              </w:pPrChange>
            </w:pPr>
            <w:del w:id="6812" w:author="peng" w:date="2015-01-22T13:50:00Z">
              <w:r w:rsidDel="001D0125">
                <w:delText>Name</w:delText>
              </w:r>
            </w:del>
          </w:p>
        </w:tc>
        <w:tc>
          <w:tcPr>
            <w:tcW w:w="0" w:type="auto"/>
          </w:tcPr>
          <w:p w14:paraId="4893EB78"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6813" w:author="peng" w:date="2015-01-22T13:50:00Z"/>
              </w:rPr>
              <w:pPrChange w:id="6814"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6815" w:author="peng" w:date="2015-01-22T13:50:00Z">
              <w:r w:rsidDel="001D0125">
                <w:delText>Description</w:delText>
              </w:r>
            </w:del>
          </w:p>
        </w:tc>
      </w:tr>
      <w:tr w:rsidR="0065251F" w:rsidDel="001D0125" w14:paraId="4B1CDAFC" w14:textId="77777777">
        <w:trPr>
          <w:cnfStyle w:val="000000100000" w:firstRow="0" w:lastRow="0" w:firstColumn="0" w:lastColumn="0" w:oddVBand="0" w:evenVBand="0" w:oddHBand="1" w:evenHBand="0" w:firstRowFirstColumn="0" w:firstRowLastColumn="0" w:lastRowFirstColumn="0" w:lastRowLastColumn="0"/>
          <w:jc w:val="both"/>
          <w:del w:id="681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EA29739" w14:textId="77777777" w:rsidR="0065251F" w:rsidDel="001D0125" w:rsidRDefault="007D1D13">
            <w:pPr>
              <w:pStyle w:val="af4"/>
              <w:rPr>
                <w:del w:id="6817" w:author="peng" w:date="2015-01-22T13:50:00Z"/>
              </w:rPr>
              <w:pPrChange w:id="6818" w:author="peng" w:date="2015-01-26T02:41:00Z">
                <w:pPr>
                  <w:pStyle w:val="1"/>
                  <w:pageBreakBefore/>
                  <w:outlineLvl w:val="0"/>
                </w:pPr>
              </w:pPrChange>
            </w:pPr>
            <w:customXmlDelRangeStart w:id="6819" w:author="peng" w:date="2015-01-22T13:50:00Z"/>
            <w:sdt>
              <w:sdtPr>
                <w:rPr>
                  <w:b/>
                  <w:i w:val="0"/>
                </w:rPr>
                <w:alias w:val="Operation ATTRIBUTE Name"/>
                <w:tag w:val="92a699ab-b86a-40cc-8fdb-4eca568fa8a6"/>
                <w:id w:val="-1008982934"/>
                <w:dataBinding w:xpath="/elements/element[@objid='92a699ab-b86a-40cc-8fdb-4eca568fa8a6']/content[@alias='Operation ATTRIBUTE Name']" w:storeItemID="{D35B6978-45B9-4860-8E6E-EDB6F017D2CB}"/>
                <w:text w:multiLine="1"/>
              </w:sdtPr>
              <w:sdtEndPr/>
              <w:sdtContent>
                <w:customXmlDelRangeEnd w:id="6819"/>
                <w:del w:id="6820" w:author="peng" w:date="2015-01-22T13:50:00Z">
                  <w:r w:rsidR="00AF2197" w:rsidDel="001D0125">
                    <w:delText>DecisionTree</w:delText>
                  </w:r>
                </w:del>
                <w:customXmlDelRangeStart w:id="6821" w:author="peng" w:date="2015-01-22T13:50:00Z"/>
              </w:sdtContent>
            </w:sdt>
            <w:customXmlDelRangeEnd w:id="6821"/>
            <w:del w:id="6822" w:author="peng" w:date="2015-01-22T13:50:00Z">
              <w:r w:rsidR="00AF2197" w:rsidDel="001D0125">
                <w:delText xml:space="preserve"> ()</w:delText>
              </w:r>
            </w:del>
          </w:p>
        </w:tc>
        <w:tc>
          <w:tcPr>
            <w:tcW w:w="0" w:type="auto"/>
          </w:tcPr>
          <w:p w14:paraId="0E902660" w14:textId="77777777" w:rsidR="0065251F" w:rsidDel="001D0125" w:rsidRDefault="0065251F">
            <w:pPr>
              <w:pStyle w:val="af4"/>
              <w:cnfStyle w:val="000000100000" w:firstRow="0" w:lastRow="0" w:firstColumn="0" w:lastColumn="0" w:oddVBand="0" w:evenVBand="0" w:oddHBand="1" w:evenHBand="0" w:firstRowFirstColumn="0" w:firstRowLastColumn="0" w:lastRowFirstColumn="0" w:lastRowLastColumn="0"/>
              <w:rPr>
                <w:del w:id="6823" w:author="peng" w:date="2015-01-22T13:50:00Z"/>
              </w:rPr>
              <w:pPrChange w:id="6824"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p>
        </w:tc>
      </w:tr>
      <w:tr w:rsidR="0065251F" w:rsidDel="001D0125" w14:paraId="320ED803" w14:textId="77777777">
        <w:trPr>
          <w:jc w:val="both"/>
          <w:del w:id="682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D09D289" w14:textId="77777777" w:rsidR="0065251F" w:rsidDel="001D0125" w:rsidRDefault="007D1D13">
            <w:pPr>
              <w:pStyle w:val="af4"/>
              <w:rPr>
                <w:del w:id="6826" w:author="peng" w:date="2015-01-22T13:50:00Z"/>
              </w:rPr>
              <w:pPrChange w:id="6827" w:author="peng" w:date="2015-01-26T02:41:00Z">
                <w:pPr>
                  <w:pStyle w:val="1"/>
                  <w:pageBreakBefore/>
                  <w:outlineLvl w:val="0"/>
                </w:pPr>
              </w:pPrChange>
            </w:pPr>
            <w:customXmlDelRangeStart w:id="6828" w:author="peng" w:date="2015-01-22T13:50:00Z"/>
            <w:sdt>
              <w:sdtPr>
                <w:rPr>
                  <w:b/>
                  <w:i w:val="0"/>
                </w:rPr>
                <w:alias w:val="Operation ATTRIBUTE Name"/>
                <w:tag w:val="95f01270-0b39-4c6b-bbf3-fb177f21545e"/>
                <w:id w:val="1149861225"/>
                <w:dataBinding w:xpath="/elements/element[@objid='95f01270-0b39-4c6b-bbf3-fb177f21545e']/content[@alias='Operation ATTRIBUTE Name']" w:storeItemID="{D35B6978-45B9-4860-8E6E-EDB6F017D2CB}"/>
                <w:text w:multiLine="1"/>
              </w:sdtPr>
              <w:sdtEndPr/>
              <w:sdtContent>
                <w:customXmlDelRangeEnd w:id="6828"/>
                <w:del w:id="6829" w:author="peng" w:date="2015-01-22T13:50:00Z">
                  <w:r w:rsidR="00AF2197" w:rsidDel="001D0125">
                    <w:delText>DecisionTree</w:delText>
                  </w:r>
                </w:del>
                <w:customXmlDelRangeStart w:id="6830" w:author="peng" w:date="2015-01-22T13:50:00Z"/>
              </w:sdtContent>
            </w:sdt>
            <w:customXmlDelRangeEnd w:id="6830"/>
            <w:del w:id="6831" w:author="peng" w:date="2015-01-22T13:50:00Z">
              <w:r w:rsidR="00AF2197" w:rsidDel="001D0125">
                <w:delText xml:space="preserve"> (</w:delText>
              </w:r>
            </w:del>
            <w:customXmlDelRangeStart w:id="6832" w:author="peng" w:date="2015-01-22T13:50:00Z"/>
            <w:sdt>
              <w:sdtPr>
                <w:rPr>
                  <w:rStyle w:val="ae"/>
                  <w:b/>
                  <w:i w:val="0"/>
                </w:rPr>
                <w:alias w:val="Parameter ATTRIBUTE ParameterPassing"/>
                <w:tag w:val="303a2376-960c-449f-9dce-a819967d8f19"/>
                <w:id w:val="-1808312415"/>
                <w:dataBinding w:xpath="/elements/element[@objid='303a2376-960c-449f-9dce-a819967d8f19']/content[@alias='Parameter ATTRIBUTE ParameterPassing']" w:storeItemID="{D35B6978-45B9-4860-8E6E-EDB6F017D2CB}"/>
                <w:text w:multiLine="1"/>
              </w:sdtPr>
              <w:sdtEndPr>
                <w:rPr>
                  <w:rStyle w:val="ae"/>
                </w:rPr>
              </w:sdtEndPr>
              <w:sdtContent>
                <w:customXmlDelRangeEnd w:id="6832"/>
                <w:del w:id="6833" w:author="peng" w:date="2015-01-22T13:50:00Z">
                  <w:r w:rsidR="00AF2197" w:rsidDel="001D0125">
                    <w:rPr>
                      <w:rStyle w:val="ae"/>
                    </w:rPr>
                    <w:delText>In</w:delText>
                  </w:r>
                </w:del>
                <w:customXmlDelRangeStart w:id="6834" w:author="peng" w:date="2015-01-22T13:50:00Z"/>
              </w:sdtContent>
            </w:sdt>
            <w:customXmlDelRangeEnd w:id="6834"/>
            <w:del w:id="6835" w:author="peng" w:date="2015-01-22T13:50:00Z">
              <w:r w:rsidR="00AF2197" w:rsidDel="001D0125">
                <w:rPr>
                  <w:rStyle w:val="ae"/>
                </w:rPr>
                <w:delText xml:space="preserve"> </w:delText>
              </w:r>
            </w:del>
            <w:customXmlDelRangeStart w:id="6836" w:author="peng" w:date="2015-01-22T13:50:00Z"/>
            <w:sdt>
              <w:sdtPr>
                <w:rPr>
                  <w:b/>
                  <w:i w:val="0"/>
                </w:rPr>
                <w:alias w:val="Parameter ATTRIBUTE Name"/>
                <w:tag w:val="303a2376-960c-449f-9dce-a819967d8f19"/>
                <w:id w:val="331425771"/>
                <w:dataBinding w:xpath="/elements/element[@objid='303a2376-960c-449f-9dce-a819967d8f19']/content[@alias='Parameter ATTRIBUTE Name']" w:storeItemID="{D35B6978-45B9-4860-8E6E-EDB6F017D2CB}"/>
                <w:text w:multiLine="1"/>
              </w:sdtPr>
              <w:sdtEndPr/>
              <w:sdtContent>
                <w:customXmlDelRangeEnd w:id="6836"/>
                <w:del w:id="6837" w:author="peng" w:date="2015-01-22T13:50:00Z">
                  <w:r w:rsidR="00AF2197" w:rsidDel="001D0125">
                    <w:delText>data</w:delText>
                  </w:r>
                </w:del>
                <w:customXmlDelRangeStart w:id="6838" w:author="peng" w:date="2015-01-22T13:50:00Z"/>
              </w:sdtContent>
            </w:sdt>
            <w:customXmlDelRangeEnd w:id="6838"/>
            <w:del w:id="6839" w:author="peng" w:date="2015-01-22T13:50:00Z">
              <w:r w:rsidR="00AF2197" w:rsidDel="001D0125">
                <w:delText xml:space="preserve"> </w:delText>
              </w:r>
            </w:del>
            <w:customXmlDelRangeStart w:id="6840" w:author="peng" w:date="2015-01-22T13:50:00Z"/>
            <w:sdt>
              <w:sdtPr>
                <w:rPr>
                  <w:b/>
                  <w:i w:val="0"/>
                </w:rPr>
                <w:alias w:val="DataType ATTRIBUTE Name"/>
                <w:tag w:val="00000004-0000-000b-0000-000000000000"/>
                <w:id w:val="-1228987139"/>
                <w:dataBinding w:xpath="/elements/element[@objid='00000004-0000-000b-0000-000000000000']/content[@alias='DataType ATTRIBUTE Name']" w:storeItemID="{D35B6978-45B9-4860-8E6E-EDB6F017D2CB}"/>
                <w:text w:multiLine="1"/>
              </w:sdtPr>
              <w:sdtEndPr/>
              <w:sdtContent>
                <w:customXmlDelRangeEnd w:id="6840"/>
                <w:del w:id="6841" w:author="peng" w:date="2015-01-22T13:50:00Z">
                  <w:r w:rsidR="00AF2197" w:rsidDel="001D0125">
                    <w:delText>float</w:delText>
                  </w:r>
                </w:del>
                <w:customXmlDelRangeStart w:id="6842" w:author="peng" w:date="2015-01-22T13:50:00Z"/>
              </w:sdtContent>
            </w:sdt>
            <w:customXmlDelRangeEnd w:id="6842"/>
            <w:del w:id="6843" w:author="peng" w:date="2015-01-22T13:50:00Z">
              <w:r w:rsidR="00AF2197" w:rsidDel="001D0125">
                <w:delText>)</w:delText>
              </w:r>
            </w:del>
          </w:p>
        </w:tc>
        <w:tc>
          <w:tcPr>
            <w:tcW w:w="0" w:type="auto"/>
          </w:tcPr>
          <w:p w14:paraId="6CDE9534"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844" w:author="peng" w:date="2015-01-22T13:50:00Z"/>
              </w:rPr>
              <w:pPrChange w:id="6845"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846" w:author="peng" w:date="2015-01-22T13:50:00Z"/>
            <w:sdt>
              <w:sdtPr>
                <w:rPr>
                  <w:b w:val="0"/>
                  <w:i w:val="0"/>
                </w:rPr>
                <w:alias w:val="Operation NOTE description 0"/>
                <w:tag w:val="95f01270-0b39-4c6b-bbf3-fb177f21545e"/>
                <w:id w:val="1216928738"/>
                <w:dataBinding w:xpath="/elements/element[@objid='95f01270-0b39-4c6b-bbf3-fb177f21545e']/content[@alias='Operation NOTE description 0']" w:storeItemID="{D35B6978-45B9-4860-8E6E-EDB6F017D2CB}"/>
                <w:text w:multiLine="1"/>
              </w:sdtPr>
              <w:sdtEndPr/>
              <w:sdtContent>
                <w:customXmlDelRangeEnd w:id="6846"/>
                <w:del w:id="6847" w:author="peng" w:date="2015-01-22T13:50:00Z">
                  <w:r w:rsidR="00AF2197" w:rsidDel="001D0125">
                    <w:delText>constructs a decision tree from a data matrix.</w:delText>
                  </w:r>
                </w:del>
                <w:customXmlDelRangeStart w:id="6848" w:author="peng" w:date="2015-01-22T13:50:00Z"/>
              </w:sdtContent>
            </w:sdt>
            <w:customXmlDelRangeEnd w:id="6848"/>
          </w:p>
        </w:tc>
      </w:tr>
      <w:tr w:rsidR="0065251F" w:rsidDel="001D0125" w14:paraId="2B150BC5" w14:textId="77777777">
        <w:trPr>
          <w:cnfStyle w:val="000000100000" w:firstRow="0" w:lastRow="0" w:firstColumn="0" w:lastColumn="0" w:oddVBand="0" w:evenVBand="0" w:oddHBand="1" w:evenHBand="0" w:firstRowFirstColumn="0" w:firstRowLastColumn="0" w:lastRowFirstColumn="0" w:lastRowLastColumn="0"/>
          <w:jc w:val="both"/>
          <w:del w:id="684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7E81C91F" w14:textId="77777777" w:rsidR="0065251F" w:rsidDel="001D0125" w:rsidRDefault="007D1D13">
            <w:pPr>
              <w:pStyle w:val="af4"/>
              <w:rPr>
                <w:del w:id="6850" w:author="peng" w:date="2015-01-22T13:50:00Z"/>
              </w:rPr>
              <w:pPrChange w:id="6851" w:author="peng" w:date="2015-01-26T02:41:00Z">
                <w:pPr>
                  <w:pStyle w:val="1"/>
                  <w:pageBreakBefore/>
                  <w:outlineLvl w:val="0"/>
                </w:pPr>
              </w:pPrChange>
            </w:pPr>
            <w:customXmlDelRangeStart w:id="6852" w:author="peng" w:date="2015-01-22T13:50:00Z"/>
            <w:sdt>
              <w:sdtPr>
                <w:rPr>
                  <w:b/>
                  <w:i w:val="0"/>
                </w:rPr>
                <w:alias w:val="Operation ATTRIBUTE Name"/>
                <w:tag w:val="bd35c418-14d7-4599-891b-34837487a39c"/>
                <w:id w:val="-401298126"/>
                <w:dataBinding w:xpath="/elements/element[@objid='bd35c418-14d7-4599-891b-34837487a39c']/content[@alias='Operation ATTRIBUTE Name']" w:storeItemID="{D35B6978-45B9-4860-8E6E-EDB6F017D2CB}"/>
                <w:text w:multiLine="1"/>
              </w:sdtPr>
              <w:sdtEndPr/>
              <w:sdtContent>
                <w:customXmlDelRangeEnd w:id="6852"/>
                <w:del w:id="6853" w:author="peng" w:date="2015-01-22T13:50:00Z">
                  <w:r w:rsidR="00AF2197" w:rsidDel="001D0125">
                    <w:delText>bootStrapSample</w:delText>
                  </w:r>
                </w:del>
                <w:customXmlDelRangeStart w:id="6854" w:author="peng" w:date="2015-01-22T13:50:00Z"/>
              </w:sdtContent>
            </w:sdt>
            <w:customXmlDelRangeEnd w:id="6854"/>
            <w:del w:id="6855" w:author="peng" w:date="2015-01-22T13:50:00Z">
              <w:r w:rsidR="00AF2197" w:rsidDel="001D0125">
                <w:delText xml:space="preserve"> (</w:delText>
              </w:r>
            </w:del>
            <w:customXmlDelRangeStart w:id="6856" w:author="peng" w:date="2015-01-22T13:50:00Z"/>
            <w:sdt>
              <w:sdtPr>
                <w:rPr>
                  <w:rStyle w:val="ae"/>
                  <w:b/>
                  <w:i w:val="0"/>
                  <w:highlight w:val="yellow"/>
                </w:rPr>
                <w:alias w:val="Parameter ATTRIBUTE ParameterPassing"/>
                <w:tag w:val="367c3386-30db-4d9f-8b8f-009fc217d19b"/>
                <w:id w:val="-1072199379"/>
                <w:dataBinding w:xpath="/elements/element[@objid='367c3386-30db-4d9f-8b8f-009fc217d19b']/content[@alias='Parameter ATTRIBUTE ParameterPassing']" w:storeItemID="{D35B6978-45B9-4860-8E6E-EDB6F017D2CB}"/>
                <w:text w:multiLine="1"/>
              </w:sdtPr>
              <w:sdtEndPr>
                <w:rPr>
                  <w:rStyle w:val="ae"/>
                </w:rPr>
              </w:sdtEndPr>
              <w:sdtContent>
                <w:customXmlDelRangeEnd w:id="6856"/>
                <w:del w:id="6857" w:author="peng" w:date="2015-01-22T13:50:00Z">
                  <w:r w:rsidR="00C44C9A" w:rsidRPr="00C44C9A" w:rsidDel="001D0125">
                    <w:rPr>
                      <w:rStyle w:val="ae"/>
                      <w:b/>
                      <w:bCs w:val="0"/>
                      <w:highlight w:val="yellow"/>
                      <w:rPrChange w:id="6858" w:author="me" w:date="2014-11-12T12:02:00Z">
                        <w:rPr>
                          <w:rStyle w:val="ae"/>
                          <w:b/>
                          <w:bCs/>
                        </w:rPr>
                      </w:rPrChange>
                    </w:rPr>
                    <w:delText>In</w:delText>
                  </w:r>
                </w:del>
                <w:customXmlDelRangeStart w:id="6859" w:author="peng" w:date="2015-01-22T13:50:00Z"/>
              </w:sdtContent>
            </w:sdt>
            <w:customXmlDelRangeEnd w:id="6859"/>
            <w:del w:id="6860" w:author="peng" w:date="2015-01-22T13:50:00Z">
              <w:r w:rsidR="00C44C9A" w:rsidRPr="00C44C9A" w:rsidDel="001D0125">
                <w:rPr>
                  <w:rStyle w:val="ae"/>
                  <w:b/>
                  <w:bCs w:val="0"/>
                  <w:highlight w:val="yellow"/>
                  <w:rPrChange w:id="6861" w:author="me" w:date="2014-11-12T12:02:00Z">
                    <w:rPr>
                      <w:rStyle w:val="ae"/>
                      <w:b/>
                      <w:bCs/>
                    </w:rPr>
                  </w:rPrChange>
                </w:rPr>
                <w:delText xml:space="preserve"> </w:delText>
              </w:r>
            </w:del>
            <w:customXmlDelRangeStart w:id="6862" w:author="peng" w:date="2015-01-22T13:50:00Z"/>
            <w:sdt>
              <w:sdtPr>
                <w:rPr>
                  <w:b/>
                  <w:i w:val="0"/>
                  <w:iCs/>
                  <w:color w:val="808080" w:themeColor="background1" w:themeShade="80"/>
                  <w:highlight w:val="yellow"/>
                </w:rPr>
                <w:alias w:val="Parameter ATTRIBUTE Name"/>
                <w:tag w:val="367c3386-30db-4d9f-8b8f-009fc217d19b"/>
                <w:id w:val="-650441452"/>
                <w:dataBinding w:xpath="/elements/element[@objid='367c3386-30db-4d9f-8b8f-009fc217d19b']/content[@alias='Parameter ATTRIBUTE Name']" w:storeItemID="{D35B6978-45B9-4860-8E6E-EDB6F017D2CB}"/>
                <w:text w:multiLine="1"/>
              </w:sdtPr>
              <w:sdtEndPr/>
              <w:sdtContent>
                <w:customXmlDelRangeEnd w:id="6862"/>
                <w:del w:id="6863" w:author="peng" w:date="2015-01-22T13:50:00Z">
                  <w:r w:rsidR="00C44C9A" w:rsidRPr="00C44C9A" w:rsidDel="001D0125">
                    <w:rPr>
                      <w:b/>
                      <w:bCs w:val="0"/>
                      <w:color w:val="auto"/>
                      <w:sz w:val="22"/>
                      <w:szCs w:val="22"/>
                      <w:highlight w:val="yellow"/>
                      <w:rPrChange w:id="6864" w:author="me" w:date="2014-11-12T12:02:00Z">
                        <w:rPr>
                          <w:b/>
                          <w:bCs/>
                          <w:iCs/>
                          <w:color w:val="808080" w:themeColor="background1" w:themeShade="80"/>
                          <w:sz w:val="20"/>
                          <w:szCs w:val="20"/>
                        </w:rPr>
                      </w:rPrChange>
                    </w:rPr>
                    <w:delText>data</w:delText>
                  </w:r>
                </w:del>
                <w:customXmlDelRangeStart w:id="6865" w:author="peng" w:date="2015-01-22T13:50:00Z"/>
              </w:sdtContent>
            </w:sdt>
            <w:customXmlDelRangeEnd w:id="6865"/>
            <w:del w:id="6866" w:author="peng" w:date="2015-01-22T13:50:00Z">
              <w:r w:rsidR="00C44C9A" w:rsidRPr="00C44C9A" w:rsidDel="001D0125">
                <w:rPr>
                  <w:b/>
                  <w:bCs w:val="0"/>
                  <w:color w:val="auto"/>
                  <w:sz w:val="22"/>
                  <w:szCs w:val="22"/>
                  <w:highlight w:val="yellow"/>
                  <w:rPrChange w:id="6867" w:author="me" w:date="2014-11-12T12:02:00Z">
                    <w:rPr>
                      <w:b/>
                      <w:bCs/>
                      <w:iCs/>
                      <w:color w:val="808080" w:themeColor="background1" w:themeShade="80"/>
                      <w:sz w:val="20"/>
                      <w:szCs w:val="20"/>
                    </w:rPr>
                  </w:rPrChange>
                </w:rPr>
                <w:delText xml:space="preserve"> </w:delText>
              </w:r>
            </w:del>
            <w:customXmlDelRangeStart w:id="6868" w:author="peng" w:date="2015-01-22T13:50:00Z"/>
            <w:sdt>
              <w:sdtPr>
                <w:rPr>
                  <w:b/>
                  <w:i w:val="0"/>
                  <w:highlight w:val="yellow"/>
                </w:rPr>
                <w:alias w:val="DataType ATTRIBUTE Name"/>
                <w:tag w:val="00000004-0000-000b-0000-000000000000"/>
                <w:id w:val="-222606585"/>
                <w:dataBinding w:xpath="/elements/element[@objid='00000004-0000-000b-0000-000000000000']/content[@alias='DataType ATTRIBUTE Name']" w:storeItemID="{D35B6978-45B9-4860-8E6E-EDB6F017D2CB}"/>
                <w:text w:multiLine="1"/>
              </w:sdtPr>
              <w:sdtEndPr/>
              <w:sdtContent>
                <w:customXmlDelRangeEnd w:id="6868"/>
                <w:del w:id="6869" w:author="peng" w:date="2015-01-22T13:50:00Z">
                  <w:r w:rsidR="00C44C9A" w:rsidRPr="00C44C9A" w:rsidDel="001D0125">
                    <w:rPr>
                      <w:b/>
                      <w:bCs w:val="0"/>
                      <w:color w:val="auto"/>
                      <w:sz w:val="22"/>
                      <w:szCs w:val="22"/>
                      <w:highlight w:val="yellow"/>
                      <w:rPrChange w:id="6870" w:author="me" w:date="2014-11-12T12:02:00Z">
                        <w:rPr>
                          <w:b/>
                          <w:bCs/>
                          <w:iCs/>
                          <w:color w:val="808080" w:themeColor="background1" w:themeShade="80"/>
                          <w:sz w:val="20"/>
                          <w:szCs w:val="20"/>
                        </w:rPr>
                      </w:rPrChange>
                    </w:rPr>
                    <w:delText>float</w:delText>
                  </w:r>
                </w:del>
                <w:customXmlDelRangeStart w:id="6871" w:author="peng" w:date="2015-01-22T13:50:00Z"/>
              </w:sdtContent>
            </w:sdt>
            <w:customXmlDelRangeEnd w:id="6871"/>
            <w:del w:id="6872" w:author="peng" w:date="2015-01-22T13:50:00Z">
              <w:r w:rsidR="00C44C9A" w:rsidRPr="00C44C9A" w:rsidDel="001D0125">
                <w:rPr>
                  <w:b/>
                  <w:bCs w:val="0"/>
                  <w:color w:val="auto"/>
                  <w:sz w:val="22"/>
                  <w:szCs w:val="22"/>
                  <w:highlight w:val="yellow"/>
                  <w:rPrChange w:id="6873" w:author="me" w:date="2014-11-12T12:02:00Z">
                    <w:rPr>
                      <w:b/>
                      <w:bCs/>
                      <w:iCs/>
                      <w:color w:val="808080" w:themeColor="background1" w:themeShade="80"/>
                      <w:sz w:val="20"/>
                      <w:szCs w:val="20"/>
                    </w:rPr>
                  </w:rPrChange>
                </w:rPr>
                <w:delText>,</w:delText>
              </w:r>
            </w:del>
            <w:customXmlDelRangeStart w:id="6874" w:author="peng" w:date="2015-01-22T13:50:00Z"/>
            <w:sdt>
              <w:sdtPr>
                <w:rPr>
                  <w:rStyle w:val="ae"/>
                  <w:b/>
                  <w:i w:val="0"/>
                  <w:highlight w:val="yellow"/>
                </w:rPr>
                <w:alias w:val="Parameter ATTRIBUTE ParameterPassing"/>
                <w:tag w:val="587291cf-6fe5-457d-a2df-242811a83aad"/>
                <w:id w:val="-1717957127"/>
                <w:dataBinding w:xpath="/elements/element[@objid='587291cf-6fe5-457d-a2df-242811a83aad']/content[@alias='Parameter ATTRIBUTE ParameterPassing']" w:storeItemID="{D35B6978-45B9-4860-8E6E-EDB6F017D2CB}"/>
                <w:text w:multiLine="1"/>
              </w:sdtPr>
              <w:sdtEndPr>
                <w:rPr>
                  <w:rStyle w:val="ae"/>
                </w:rPr>
              </w:sdtEndPr>
              <w:sdtContent>
                <w:customXmlDelRangeEnd w:id="6874"/>
                <w:del w:id="6875" w:author="peng" w:date="2015-01-22T13:50:00Z">
                  <w:r w:rsidR="00C44C9A" w:rsidRPr="00C44C9A" w:rsidDel="001D0125">
                    <w:rPr>
                      <w:rStyle w:val="ae"/>
                      <w:b/>
                      <w:bCs w:val="0"/>
                      <w:highlight w:val="yellow"/>
                      <w:rPrChange w:id="6876" w:author="me" w:date="2014-11-12T12:02:00Z">
                        <w:rPr>
                          <w:rStyle w:val="ae"/>
                          <w:b/>
                          <w:bCs/>
                        </w:rPr>
                      </w:rPrChange>
                    </w:rPr>
                    <w:delText>Inout</w:delText>
                  </w:r>
                </w:del>
                <w:customXmlDelRangeStart w:id="6877" w:author="peng" w:date="2015-01-22T13:50:00Z"/>
              </w:sdtContent>
            </w:sdt>
            <w:customXmlDelRangeEnd w:id="6877"/>
            <w:del w:id="6878" w:author="peng" w:date="2015-01-22T13:50:00Z">
              <w:r w:rsidR="00C44C9A" w:rsidRPr="00C44C9A" w:rsidDel="001D0125">
                <w:rPr>
                  <w:rStyle w:val="ae"/>
                  <w:b/>
                  <w:bCs w:val="0"/>
                  <w:highlight w:val="yellow"/>
                  <w:rPrChange w:id="6879" w:author="me" w:date="2014-11-12T12:02:00Z">
                    <w:rPr>
                      <w:rStyle w:val="ae"/>
                      <w:b/>
                      <w:bCs/>
                    </w:rPr>
                  </w:rPrChange>
                </w:rPr>
                <w:delText xml:space="preserve"> </w:delText>
              </w:r>
            </w:del>
            <w:customXmlDelRangeStart w:id="6880" w:author="peng" w:date="2015-01-22T13:50:00Z"/>
            <w:sdt>
              <w:sdtPr>
                <w:rPr>
                  <w:b/>
                  <w:i w:val="0"/>
                  <w:iCs/>
                  <w:color w:val="808080" w:themeColor="background1" w:themeShade="80"/>
                  <w:highlight w:val="yellow"/>
                </w:rPr>
                <w:alias w:val="Parameter ATTRIBUTE Name"/>
                <w:tag w:val="587291cf-6fe5-457d-a2df-242811a83aad"/>
                <w:id w:val="1442956300"/>
                <w:dataBinding w:xpath="/elements/element[@objid='587291cf-6fe5-457d-a2df-242811a83aad']/content[@alias='Parameter ATTRIBUTE Name']" w:storeItemID="{D35B6978-45B9-4860-8E6E-EDB6F017D2CB}"/>
                <w:text w:multiLine="1"/>
              </w:sdtPr>
              <w:sdtEndPr/>
              <w:sdtContent>
                <w:customXmlDelRangeEnd w:id="6880"/>
                <w:del w:id="6881" w:author="peng" w:date="2015-01-22T13:50:00Z">
                  <w:r w:rsidR="00C44C9A" w:rsidRPr="00C44C9A" w:rsidDel="001D0125">
                    <w:rPr>
                      <w:b/>
                      <w:bCs w:val="0"/>
                      <w:color w:val="auto"/>
                      <w:sz w:val="22"/>
                      <w:szCs w:val="22"/>
                      <w:highlight w:val="yellow"/>
                      <w:rPrChange w:id="6882" w:author="me" w:date="2014-11-12T12:02:00Z">
                        <w:rPr>
                          <w:b/>
                          <w:bCs/>
                          <w:iCs/>
                          <w:color w:val="808080" w:themeColor="background1" w:themeShade="80"/>
                          <w:sz w:val="20"/>
                          <w:szCs w:val="20"/>
                        </w:rPr>
                      </w:rPrChange>
                    </w:rPr>
                    <w:delText>train</w:delText>
                  </w:r>
                </w:del>
                <w:customXmlDelRangeStart w:id="6883" w:author="peng" w:date="2015-01-22T13:50:00Z"/>
              </w:sdtContent>
            </w:sdt>
            <w:customXmlDelRangeEnd w:id="6883"/>
            <w:del w:id="6884" w:author="peng" w:date="2015-01-22T13:50:00Z">
              <w:r w:rsidR="00C44C9A" w:rsidRPr="00C44C9A" w:rsidDel="001D0125">
                <w:rPr>
                  <w:b/>
                  <w:bCs w:val="0"/>
                  <w:color w:val="auto"/>
                  <w:sz w:val="22"/>
                  <w:szCs w:val="22"/>
                  <w:highlight w:val="yellow"/>
                  <w:rPrChange w:id="6885" w:author="me" w:date="2014-11-12T12:02:00Z">
                    <w:rPr>
                      <w:b/>
                      <w:bCs/>
                      <w:iCs/>
                      <w:color w:val="808080" w:themeColor="background1" w:themeShade="80"/>
                      <w:sz w:val="20"/>
                      <w:szCs w:val="20"/>
                    </w:rPr>
                  </w:rPrChange>
                </w:rPr>
                <w:delText xml:space="preserve"> </w:delText>
              </w:r>
            </w:del>
            <w:customXmlDelRangeStart w:id="6886" w:author="peng" w:date="2015-01-22T13:50:00Z"/>
            <w:sdt>
              <w:sdtPr>
                <w:rPr>
                  <w:b/>
                  <w:i w:val="0"/>
                  <w:highlight w:val="yellow"/>
                </w:rPr>
                <w:alias w:val="DataType ATTRIBUTE Name"/>
                <w:tag w:val="00000004-0000-000b-0000-000000000000"/>
                <w:id w:val="1741205079"/>
                <w:dataBinding w:xpath="/elements/element[@objid='00000004-0000-000b-0000-000000000000']/content[@alias='DataType ATTRIBUTE Name']" w:storeItemID="{D35B6978-45B9-4860-8E6E-EDB6F017D2CB}"/>
                <w:text w:multiLine="1"/>
              </w:sdtPr>
              <w:sdtEndPr/>
              <w:sdtContent>
                <w:customXmlDelRangeEnd w:id="6886"/>
                <w:del w:id="6887" w:author="peng" w:date="2015-01-22T13:50:00Z">
                  <w:r w:rsidR="00C44C9A" w:rsidRPr="00C44C9A" w:rsidDel="001D0125">
                    <w:rPr>
                      <w:b/>
                      <w:bCs w:val="0"/>
                      <w:color w:val="auto"/>
                      <w:sz w:val="22"/>
                      <w:szCs w:val="22"/>
                      <w:highlight w:val="yellow"/>
                      <w:rPrChange w:id="6888" w:author="me" w:date="2014-11-12T12:02:00Z">
                        <w:rPr>
                          <w:b/>
                          <w:bCs/>
                          <w:iCs/>
                          <w:color w:val="808080" w:themeColor="background1" w:themeShade="80"/>
                          <w:sz w:val="20"/>
                          <w:szCs w:val="20"/>
                        </w:rPr>
                      </w:rPrChange>
                    </w:rPr>
                    <w:delText>float</w:delText>
                  </w:r>
                </w:del>
                <w:customXmlDelRangeStart w:id="6889" w:author="peng" w:date="2015-01-22T13:50:00Z"/>
              </w:sdtContent>
            </w:sdt>
            <w:customXmlDelRangeEnd w:id="6889"/>
            <w:del w:id="6890" w:author="peng" w:date="2015-01-22T13:50:00Z">
              <w:r w:rsidR="00C44C9A" w:rsidRPr="00C44C9A" w:rsidDel="001D0125">
                <w:rPr>
                  <w:b/>
                  <w:bCs w:val="0"/>
                  <w:color w:val="auto"/>
                  <w:sz w:val="22"/>
                  <w:szCs w:val="22"/>
                  <w:highlight w:val="yellow"/>
                  <w:rPrChange w:id="6891" w:author="me" w:date="2014-11-12T12:02:00Z">
                    <w:rPr>
                      <w:b/>
                      <w:bCs/>
                      <w:iCs/>
                      <w:color w:val="808080" w:themeColor="background1" w:themeShade="80"/>
                      <w:sz w:val="20"/>
                      <w:szCs w:val="20"/>
                    </w:rPr>
                  </w:rPrChange>
                </w:rPr>
                <w:delText>,</w:delText>
              </w:r>
            </w:del>
            <w:customXmlDelRangeStart w:id="6892" w:author="peng" w:date="2015-01-22T13:50:00Z"/>
            <w:sdt>
              <w:sdtPr>
                <w:rPr>
                  <w:rStyle w:val="ae"/>
                  <w:b/>
                  <w:i w:val="0"/>
                  <w:highlight w:val="yellow"/>
                </w:rPr>
                <w:alias w:val="Parameter ATTRIBUTE ParameterPassing"/>
                <w:tag w:val="c74258fc-1c09-4eea-af5b-587edf9017ff"/>
                <w:id w:val="-1752036267"/>
                <w:dataBinding w:xpath="/elements/element[@objid='c74258fc-1c09-4eea-af5b-587edf9017ff']/content[@alias='Parameter ATTRIBUTE ParameterPassing']" w:storeItemID="{D35B6978-45B9-4860-8E6E-EDB6F017D2CB}"/>
                <w:text w:multiLine="1"/>
              </w:sdtPr>
              <w:sdtEndPr>
                <w:rPr>
                  <w:rStyle w:val="ae"/>
                </w:rPr>
              </w:sdtEndPr>
              <w:sdtContent>
                <w:customXmlDelRangeEnd w:id="6892"/>
                <w:del w:id="6893" w:author="peng" w:date="2015-01-22T13:50:00Z">
                  <w:r w:rsidR="00C44C9A" w:rsidRPr="00C44C9A" w:rsidDel="001D0125">
                    <w:rPr>
                      <w:rStyle w:val="ae"/>
                      <w:b/>
                      <w:bCs w:val="0"/>
                      <w:highlight w:val="yellow"/>
                      <w:rPrChange w:id="6894" w:author="me" w:date="2014-11-12T12:02:00Z">
                        <w:rPr>
                          <w:rStyle w:val="ae"/>
                          <w:b/>
                          <w:bCs/>
                        </w:rPr>
                      </w:rPrChange>
                    </w:rPr>
                    <w:delText>Inout</w:delText>
                  </w:r>
                </w:del>
                <w:customXmlDelRangeStart w:id="6895" w:author="peng" w:date="2015-01-22T13:50:00Z"/>
              </w:sdtContent>
            </w:sdt>
            <w:customXmlDelRangeEnd w:id="6895"/>
            <w:del w:id="6896" w:author="peng" w:date="2015-01-22T13:50:00Z">
              <w:r w:rsidR="00C44C9A" w:rsidRPr="00C44C9A" w:rsidDel="001D0125">
                <w:rPr>
                  <w:rStyle w:val="ae"/>
                  <w:b/>
                  <w:bCs w:val="0"/>
                  <w:highlight w:val="yellow"/>
                  <w:rPrChange w:id="6897" w:author="me" w:date="2014-11-12T12:02:00Z">
                    <w:rPr>
                      <w:rStyle w:val="ae"/>
                      <w:b/>
                      <w:bCs/>
                    </w:rPr>
                  </w:rPrChange>
                </w:rPr>
                <w:delText xml:space="preserve"> </w:delText>
              </w:r>
            </w:del>
            <w:customXmlDelRangeStart w:id="6898" w:author="peng" w:date="2015-01-22T13:50:00Z"/>
            <w:sdt>
              <w:sdtPr>
                <w:rPr>
                  <w:b/>
                  <w:i w:val="0"/>
                  <w:iCs/>
                  <w:color w:val="808080" w:themeColor="background1" w:themeShade="80"/>
                  <w:highlight w:val="yellow"/>
                </w:rPr>
                <w:alias w:val="Parameter ATTRIBUTE Name"/>
                <w:tag w:val="c74258fc-1c09-4eea-af5b-587edf9017ff"/>
                <w:id w:val="1900393088"/>
                <w:dataBinding w:xpath="/elements/element[@objid='c74258fc-1c09-4eea-af5b-587edf9017ff']/content[@alias='Parameter ATTRIBUTE Name']" w:storeItemID="{D35B6978-45B9-4860-8E6E-EDB6F017D2CB}"/>
                <w:text w:multiLine="1"/>
              </w:sdtPr>
              <w:sdtEndPr/>
              <w:sdtContent>
                <w:customXmlDelRangeEnd w:id="6898"/>
                <w:del w:id="6899" w:author="peng" w:date="2015-01-22T13:50:00Z">
                  <w:r w:rsidR="00C44C9A" w:rsidRPr="00C44C9A" w:rsidDel="001D0125">
                    <w:rPr>
                      <w:b/>
                      <w:bCs w:val="0"/>
                      <w:color w:val="auto"/>
                      <w:sz w:val="22"/>
                      <w:szCs w:val="22"/>
                      <w:highlight w:val="yellow"/>
                      <w:rPrChange w:id="6900" w:author="me" w:date="2014-11-12T12:02:00Z">
                        <w:rPr>
                          <w:b/>
                          <w:bCs/>
                          <w:iCs/>
                          <w:color w:val="808080" w:themeColor="background1" w:themeShade="80"/>
                          <w:sz w:val="20"/>
                          <w:szCs w:val="20"/>
                        </w:rPr>
                      </w:rPrChange>
                    </w:rPr>
                    <w:delText>test</w:delText>
                  </w:r>
                </w:del>
                <w:customXmlDelRangeStart w:id="6901" w:author="peng" w:date="2015-01-22T13:50:00Z"/>
              </w:sdtContent>
            </w:sdt>
            <w:customXmlDelRangeEnd w:id="6901"/>
            <w:del w:id="6902" w:author="peng" w:date="2015-01-22T13:50:00Z">
              <w:r w:rsidR="00C44C9A" w:rsidRPr="00C44C9A" w:rsidDel="001D0125">
                <w:rPr>
                  <w:b/>
                  <w:bCs w:val="0"/>
                  <w:color w:val="auto"/>
                  <w:sz w:val="22"/>
                  <w:szCs w:val="22"/>
                  <w:highlight w:val="yellow"/>
                  <w:rPrChange w:id="6903" w:author="me" w:date="2014-11-12T12:02:00Z">
                    <w:rPr>
                      <w:b/>
                      <w:bCs/>
                      <w:iCs/>
                      <w:color w:val="808080" w:themeColor="background1" w:themeShade="80"/>
                      <w:sz w:val="20"/>
                      <w:szCs w:val="20"/>
                    </w:rPr>
                  </w:rPrChange>
                </w:rPr>
                <w:delText xml:space="preserve"> </w:delText>
              </w:r>
              <w:commentRangeStart w:id="6904"/>
            </w:del>
            <w:customXmlDelRangeStart w:id="6905" w:author="peng" w:date="2015-01-22T13:50:00Z"/>
            <w:sdt>
              <w:sdtPr>
                <w:rPr>
                  <w:b/>
                  <w:i w:val="0"/>
                  <w:highlight w:val="yellow"/>
                </w:rPr>
                <w:alias w:val="DataType ATTRIBUTE Name"/>
                <w:tag w:val="00000004-0000-000b-0000-000000000000"/>
                <w:id w:val="1109938780"/>
                <w:dataBinding w:xpath="/elements/element[@objid='00000004-0000-000b-0000-000000000000']/content[@alias='DataType ATTRIBUTE Name']" w:storeItemID="{D35B6978-45B9-4860-8E6E-EDB6F017D2CB}"/>
                <w:text w:multiLine="1"/>
              </w:sdtPr>
              <w:sdtEndPr/>
              <w:sdtContent>
                <w:customXmlDelRangeEnd w:id="6905"/>
                <w:del w:id="6906" w:author="peng" w:date="2015-01-22T13:50:00Z">
                  <w:r w:rsidR="00C44C9A" w:rsidRPr="00C44C9A" w:rsidDel="001D0125">
                    <w:rPr>
                      <w:b/>
                      <w:bCs w:val="0"/>
                      <w:color w:val="auto"/>
                      <w:sz w:val="22"/>
                      <w:szCs w:val="22"/>
                      <w:highlight w:val="yellow"/>
                      <w:rPrChange w:id="6907" w:author="me" w:date="2014-11-12T12:02:00Z">
                        <w:rPr>
                          <w:b/>
                          <w:bCs/>
                          <w:iCs/>
                          <w:color w:val="808080" w:themeColor="background1" w:themeShade="80"/>
                          <w:sz w:val="20"/>
                          <w:szCs w:val="20"/>
                        </w:rPr>
                      </w:rPrChange>
                    </w:rPr>
                    <w:delText>float</w:delText>
                  </w:r>
                </w:del>
                <w:customXmlDelRangeStart w:id="6908" w:author="peng" w:date="2015-01-22T13:50:00Z"/>
              </w:sdtContent>
            </w:sdt>
            <w:customXmlDelRangeEnd w:id="6908"/>
            <w:commentRangeEnd w:id="6904"/>
            <w:del w:id="6909" w:author="peng" w:date="2015-01-22T13:50:00Z">
              <w:r w:rsidR="001C7DA8" w:rsidDel="001D0125">
                <w:rPr>
                  <w:rStyle w:val="afa"/>
                </w:rPr>
                <w:commentReference w:id="6904"/>
              </w:r>
              <w:r w:rsidR="00AF2197" w:rsidDel="001D0125">
                <w:delText>)</w:delText>
              </w:r>
            </w:del>
          </w:p>
        </w:tc>
        <w:commentRangeStart w:id="6910"/>
        <w:tc>
          <w:tcPr>
            <w:tcW w:w="0" w:type="auto"/>
          </w:tcPr>
          <w:p w14:paraId="540DA8E4"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911" w:author="peng" w:date="2015-01-22T13:50:00Z"/>
              </w:rPr>
              <w:pPrChange w:id="6912"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913" w:author="peng" w:date="2015-01-22T13:50:00Z"/>
            <w:sdt>
              <w:sdtPr>
                <w:rPr>
                  <w:b w:val="0"/>
                  <w:i w:val="0"/>
                  <w:highlight w:val="yellow"/>
                </w:rPr>
                <w:alias w:val="Operation NOTE description 0"/>
                <w:tag w:val="bd35c418-14d7-4599-891b-34837487a39c"/>
                <w:id w:val="-635873239"/>
                <w:dataBinding w:xpath="/elements/element[@objid='bd35c418-14d7-4599-891b-34837487a39c']/content[@alias='Operation NOTE description 0']" w:storeItemID="{D35B6978-45B9-4860-8E6E-EDB6F017D2CB}"/>
                <w:text w:multiLine="1"/>
              </w:sdtPr>
              <w:sdtEndPr/>
              <w:sdtContent>
                <w:customXmlDelRangeEnd w:id="6913"/>
                <w:del w:id="6914" w:author="peng" w:date="2015-01-22T13:50:00Z">
                  <w:r w:rsidR="00C44C9A" w:rsidRPr="00C44C9A" w:rsidDel="001D0125">
                    <w:rPr>
                      <w:b w:val="0"/>
                      <w:color w:val="auto"/>
                      <w:sz w:val="22"/>
                      <w:szCs w:val="22"/>
                      <w:highlight w:val="yellow"/>
                      <w:rPrChange w:id="6915" w:author="me" w:date="2014-11-12T15:03:00Z">
                        <w:rPr>
                          <w:b w:val="0"/>
                          <w:bCs w:val="0"/>
                          <w:iCs/>
                          <w:color w:val="808080" w:themeColor="background1" w:themeShade="80"/>
                          <w:sz w:val="20"/>
                          <w:szCs w:val="20"/>
                        </w:rPr>
                      </w:rPrChange>
                    </w:rPr>
                    <w:delText>create a boostrap sample of size trainN while leaving others as test data</w:delText>
                  </w:r>
                </w:del>
                <w:ins w:id="6916" w:author="me" w:date="2014-11-12T15:03:00Z">
                  <w:del w:id="6917" w:author="peng" w:date="2015-01-22T13:50:00Z">
                    <w:r w:rsidR="00C44C9A" w:rsidRPr="00C44C9A" w:rsidDel="001D0125">
                      <w:rPr>
                        <w:b w:val="0"/>
                        <w:color w:val="auto"/>
                        <w:sz w:val="22"/>
                        <w:szCs w:val="22"/>
                        <w:highlight w:val="yellow"/>
                        <w:rPrChange w:id="6918" w:author="me" w:date="2014-11-12T15:03:00Z">
                          <w:rPr>
                            <w:b w:val="0"/>
                            <w:bCs w:val="0"/>
                            <w:iCs/>
                            <w:color w:val="808080" w:themeColor="background1" w:themeShade="80"/>
                            <w:sz w:val="20"/>
                            <w:szCs w:val="20"/>
                          </w:rPr>
                        </w:rPrChange>
                      </w:rPr>
                      <w:delText xml:space="preserve">create a boostrap sample of size trainN </w:delText>
                    </w:r>
                  </w:del>
                </w:ins>
                <w:customXmlDelRangeStart w:id="6919" w:author="peng" w:date="2015-01-22T13:50:00Z"/>
              </w:sdtContent>
            </w:sdt>
            <w:customXmlDelRangeEnd w:id="6919"/>
            <w:commentRangeEnd w:id="6910"/>
            <w:del w:id="6920" w:author="peng" w:date="2015-01-22T13:50:00Z">
              <w:r w:rsidR="007E75F6" w:rsidDel="001D0125">
                <w:rPr>
                  <w:rStyle w:val="afa"/>
                </w:rPr>
                <w:commentReference w:id="6910"/>
              </w:r>
            </w:del>
          </w:p>
        </w:tc>
      </w:tr>
      <w:commentRangeStart w:id="6921"/>
      <w:tr w:rsidR="0065251F" w:rsidDel="001D0125" w14:paraId="6CD95081" w14:textId="77777777">
        <w:trPr>
          <w:jc w:val="both"/>
          <w:del w:id="6922"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1714F58" w14:textId="77777777" w:rsidR="0065251F" w:rsidRPr="006A67A6" w:rsidDel="001D0125" w:rsidRDefault="007D1D13">
            <w:pPr>
              <w:pStyle w:val="af4"/>
              <w:rPr>
                <w:del w:id="6923" w:author="peng" w:date="2015-01-22T13:50:00Z"/>
                <w:color w:val="auto"/>
                <w:sz w:val="22"/>
                <w:szCs w:val="22"/>
                <w:highlight w:val="yellow"/>
                <w:rPrChange w:id="6924" w:author="me" w:date="2014-11-12T15:13:00Z">
                  <w:rPr>
                    <w:del w:id="6925" w:author="peng" w:date="2015-01-22T13:50:00Z"/>
                    <w:sz w:val="26"/>
                    <w:szCs w:val="26"/>
                  </w:rPr>
                </w:rPrChange>
              </w:rPr>
              <w:pPrChange w:id="6926" w:author="peng" w:date="2015-01-26T02:41:00Z">
                <w:pPr>
                  <w:pStyle w:val="1"/>
                  <w:pageBreakBefore/>
                  <w:outlineLvl w:val="0"/>
                </w:pPr>
              </w:pPrChange>
            </w:pPr>
            <w:customXmlDelRangeStart w:id="6927" w:author="peng" w:date="2015-01-22T13:50:00Z"/>
            <w:sdt>
              <w:sdtPr>
                <w:rPr>
                  <w:b/>
                  <w:i w:val="0"/>
                  <w:sz w:val="16"/>
                  <w:szCs w:val="16"/>
                  <w:highlight w:val="yellow"/>
                </w:rPr>
                <w:alias w:val="DataType ATTRIBUTE Name"/>
                <w:tag w:val="00000004-0000-0009-0000-000000000000"/>
                <w:id w:val="1794091602"/>
                <w:dataBinding w:xpath="/elements/element[@objid='00000004-0000-0009-0000-000000000000']/content[@alias='DataType ATTRIBUTE Name']" w:storeItemID="{D35B6978-45B9-4860-8E6E-EDB6F017D2CB}"/>
                <w:text w:multiLine="1"/>
              </w:sdtPr>
              <w:sdtEndPr/>
              <w:sdtContent>
                <w:customXmlDelRangeEnd w:id="6927"/>
                <w:del w:id="6928" w:author="peng" w:date="2015-01-22T13:50:00Z">
                  <w:r w:rsidR="00C44C9A" w:rsidRPr="00C44C9A" w:rsidDel="001D0125">
                    <w:rPr>
                      <w:b/>
                      <w:bCs w:val="0"/>
                      <w:color w:val="auto"/>
                      <w:sz w:val="22"/>
                      <w:szCs w:val="22"/>
                      <w:highlight w:val="yellow"/>
                      <w:rPrChange w:id="6929" w:author="me" w:date="2014-11-12T15:13:00Z">
                        <w:rPr>
                          <w:b/>
                          <w:bCs/>
                          <w:iCs/>
                          <w:color w:val="808080" w:themeColor="background1" w:themeShade="80"/>
                          <w:sz w:val="20"/>
                          <w:szCs w:val="20"/>
                        </w:rPr>
                      </w:rPrChange>
                    </w:rPr>
                    <w:delText>integer</w:delText>
                  </w:r>
                </w:del>
                <w:customXmlDelRangeStart w:id="6930" w:author="peng" w:date="2015-01-22T13:50:00Z"/>
              </w:sdtContent>
            </w:sdt>
            <w:customXmlDelRangeEnd w:id="6930"/>
            <w:del w:id="6931" w:author="peng" w:date="2015-01-22T13:50:00Z">
              <w:r w:rsidR="00C44C9A" w:rsidRPr="00C44C9A" w:rsidDel="001D0125">
                <w:rPr>
                  <w:b/>
                  <w:bCs w:val="0"/>
                  <w:color w:val="auto"/>
                  <w:sz w:val="22"/>
                  <w:szCs w:val="22"/>
                  <w:highlight w:val="yellow"/>
                  <w:rPrChange w:id="6932" w:author="me" w:date="2014-11-12T15:13:00Z">
                    <w:rPr>
                      <w:b/>
                      <w:bCs/>
                      <w:iCs/>
                      <w:color w:val="808080" w:themeColor="background1" w:themeShade="80"/>
                      <w:sz w:val="20"/>
                      <w:szCs w:val="20"/>
                    </w:rPr>
                  </w:rPrChange>
                </w:rPr>
                <w:delText xml:space="preserve"> </w:delText>
              </w:r>
            </w:del>
            <w:customXmlDelRangeStart w:id="6933" w:author="peng" w:date="2015-01-22T13:50:00Z"/>
            <w:sdt>
              <w:sdtPr>
                <w:rPr>
                  <w:b/>
                  <w:i w:val="0"/>
                  <w:highlight w:val="yellow"/>
                </w:rPr>
                <w:alias w:val="Operation ATTRIBUTE Name"/>
                <w:tag w:val="22963c8e-9140-49f2-beb7-3b2458a06c51"/>
                <w:id w:val="1635749677"/>
                <w:dataBinding w:xpath="/elements/element[@objid='22963c8e-9140-49f2-beb7-3b2458a06c51']/content[@alias='Operation ATTRIBUTE Name']" w:storeItemID="{D35B6978-45B9-4860-8E6E-EDB6F017D2CB}"/>
                <w:text w:multiLine="1"/>
              </w:sdtPr>
              <w:sdtEndPr/>
              <w:sdtContent>
                <w:customXmlDelRangeEnd w:id="6933"/>
                <w:del w:id="6934" w:author="peng" w:date="2015-01-22T13:50:00Z">
                  <w:r w:rsidR="00C44C9A" w:rsidRPr="00C44C9A" w:rsidDel="001D0125">
                    <w:rPr>
                      <w:b/>
                      <w:bCs w:val="0"/>
                      <w:color w:val="auto"/>
                      <w:sz w:val="22"/>
                      <w:szCs w:val="22"/>
                      <w:highlight w:val="yellow"/>
                      <w:rPrChange w:id="6935" w:author="me" w:date="2014-11-12T15:13:00Z">
                        <w:rPr>
                          <w:b/>
                          <w:bCs/>
                          <w:iCs/>
                          <w:color w:val="808080" w:themeColor="background1" w:themeShade="80"/>
                          <w:sz w:val="20"/>
                          <w:szCs w:val="20"/>
                        </w:rPr>
                      </w:rPrChange>
                    </w:rPr>
                    <w:delText>bootStrapAttr</w:delText>
                  </w:r>
                </w:del>
                <w:customXmlDelRangeStart w:id="6936" w:author="peng" w:date="2015-01-22T13:50:00Z"/>
              </w:sdtContent>
            </w:sdt>
            <w:customXmlDelRangeEnd w:id="6936"/>
            <w:del w:id="6937" w:author="peng" w:date="2015-01-22T13:50:00Z">
              <w:r w:rsidR="00C44C9A" w:rsidRPr="00C44C9A" w:rsidDel="001D0125">
                <w:rPr>
                  <w:b/>
                  <w:bCs w:val="0"/>
                  <w:color w:val="auto"/>
                  <w:sz w:val="22"/>
                  <w:szCs w:val="22"/>
                  <w:highlight w:val="yellow"/>
                  <w:rPrChange w:id="6938" w:author="me" w:date="2014-11-12T15:13:00Z">
                    <w:rPr>
                      <w:b/>
                      <w:bCs/>
                      <w:iCs/>
                      <w:color w:val="808080" w:themeColor="background1" w:themeShade="80"/>
                      <w:sz w:val="20"/>
                      <w:szCs w:val="20"/>
                    </w:rPr>
                  </w:rPrChange>
                </w:rPr>
                <w:delText xml:space="preserve"> ()</w:delText>
              </w:r>
            </w:del>
          </w:p>
        </w:tc>
        <w:tc>
          <w:tcPr>
            <w:tcW w:w="0" w:type="auto"/>
          </w:tcPr>
          <w:p w14:paraId="52FDC772" w14:textId="77777777" w:rsidR="0065251F" w:rsidRPr="006A67A6" w:rsidDel="001D0125" w:rsidRDefault="007D1D13">
            <w:pPr>
              <w:pStyle w:val="af4"/>
              <w:cnfStyle w:val="000000000000" w:firstRow="0" w:lastRow="0" w:firstColumn="0" w:lastColumn="0" w:oddVBand="0" w:evenVBand="0" w:oddHBand="0" w:evenHBand="0" w:firstRowFirstColumn="0" w:firstRowLastColumn="0" w:lastRowFirstColumn="0" w:lastRowLastColumn="0"/>
              <w:rPr>
                <w:del w:id="6939" w:author="peng" w:date="2015-01-22T13:50:00Z"/>
                <w:highlight w:val="yellow"/>
                <w:rPrChange w:id="6940" w:author="me" w:date="2014-11-12T15:13:00Z">
                  <w:rPr>
                    <w:del w:id="6941" w:author="peng" w:date="2015-01-22T13:50:00Z"/>
                  </w:rPr>
                </w:rPrChange>
              </w:rPr>
              <w:pPrChange w:id="6942"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6943" w:author="peng" w:date="2015-01-22T13:50:00Z"/>
            <w:sdt>
              <w:sdtPr>
                <w:rPr>
                  <w:b w:val="0"/>
                  <w:i w:val="0"/>
                  <w:highlight w:val="yellow"/>
                </w:rPr>
                <w:alias w:val="Operation NOTE description 0"/>
                <w:tag w:val="22963c8e-9140-49f2-beb7-3b2458a06c51"/>
                <w:id w:val="103386461"/>
                <w:dataBinding w:xpath="/elements/element[@objid='22963c8e-9140-49f2-beb7-3b2458a06c51']/content[@alias='Operation NOTE description 0']" w:storeItemID="{D35B6978-45B9-4860-8E6E-EDB6F017D2CB}"/>
                <w:text w:multiLine="1"/>
              </w:sdtPr>
              <w:sdtEndPr/>
              <w:sdtContent>
                <w:customXmlDelRangeEnd w:id="6943"/>
                <w:del w:id="6944" w:author="peng" w:date="2015-01-22T13:50:00Z">
                  <w:r w:rsidR="00C44C9A" w:rsidRPr="00C44C9A" w:rsidDel="001D0125">
                    <w:rPr>
                      <w:b w:val="0"/>
                      <w:color w:val="auto"/>
                      <w:sz w:val="22"/>
                      <w:szCs w:val="22"/>
                      <w:highlight w:val="yellow"/>
                      <w:rPrChange w:id="6945" w:author="me" w:date="2014-11-12T15:13:00Z">
                        <w:rPr>
                          <w:b w:val="0"/>
                          <w:bCs w:val="0"/>
                          <w:iCs/>
                          <w:color w:val="808080" w:themeColor="background1" w:themeShade="80"/>
                          <w:sz w:val="20"/>
                          <w:szCs w:val="20"/>
                        </w:rPr>
                      </w:rPrChange>
                    </w:rPr>
                    <w:delText>selects attributes of size attrN from sample</w:delText>
                  </w:r>
                </w:del>
                <w:customXmlDelRangeStart w:id="6946" w:author="peng" w:date="2015-01-22T13:50:00Z"/>
              </w:sdtContent>
            </w:sdt>
            <w:customXmlDelRangeEnd w:id="6946"/>
            <w:commentRangeEnd w:id="6921"/>
            <w:del w:id="6947" w:author="peng" w:date="2015-01-22T13:50:00Z">
              <w:r w:rsidR="0023001B" w:rsidDel="001D0125">
                <w:rPr>
                  <w:rStyle w:val="afa"/>
                </w:rPr>
                <w:commentReference w:id="6921"/>
              </w:r>
            </w:del>
          </w:p>
        </w:tc>
      </w:tr>
      <w:tr w:rsidR="0065251F" w:rsidDel="001D0125" w14:paraId="0F0D12F7" w14:textId="77777777">
        <w:trPr>
          <w:cnfStyle w:val="000000100000" w:firstRow="0" w:lastRow="0" w:firstColumn="0" w:lastColumn="0" w:oddVBand="0" w:evenVBand="0" w:oddHBand="1" w:evenHBand="0" w:firstRowFirstColumn="0" w:firstRowLastColumn="0" w:lastRowFirstColumn="0" w:lastRowLastColumn="0"/>
          <w:jc w:val="both"/>
          <w:del w:id="6948"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7F25AE0" w14:textId="77777777" w:rsidR="0065251F" w:rsidDel="001D0125" w:rsidRDefault="007D1D13">
            <w:pPr>
              <w:pStyle w:val="af4"/>
              <w:rPr>
                <w:del w:id="6949" w:author="peng" w:date="2015-01-22T13:50:00Z"/>
              </w:rPr>
              <w:pPrChange w:id="6950" w:author="peng" w:date="2015-01-26T02:41:00Z">
                <w:pPr>
                  <w:pStyle w:val="1"/>
                  <w:pageBreakBefore/>
                  <w:outlineLvl w:val="0"/>
                </w:pPr>
              </w:pPrChange>
            </w:pPr>
            <w:customXmlDelRangeStart w:id="6951" w:author="peng" w:date="2015-01-22T13:50:00Z"/>
            <w:sdt>
              <w:sdtPr>
                <w:rPr>
                  <w:b/>
                  <w:i w:val="0"/>
                </w:rPr>
                <w:alias w:val="Operation ATTRIBUTE Name"/>
                <w:tag w:val="11f42db2-137b-4fd3-8d5c-065ee3ecdf65"/>
                <w:id w:val="-1895969050"/>
                <w:dataBinding w:xpath="/elements/element[@objid='11f42db2-137b-4fd3-8d5c-065ee3ecdf65']/content[@alias='Operation ATTRIBUTE Name']" w:storeItemID="{D35B6978-45B9-4860-8E6E-EDB6F017D2CB}"/>
                <w:text w:multiLine="1"/>
              </w:sdtPr>
              <w:sdtEndPr/>
              <w:sdtContent>
                <w:customXmlDelRangeEnd w:id="6951"/>
                <w:del w:id="6952" w:author="peng" w:date="2015-01-22T13:50:00Z">
                  <w:r w:rsidR="00AF2197" w:rsidDel="001D0125">
                    <w:delText>createTree</w:delText>
                  </w:r>
                </w:del>
                <w:customXmlDelRangeStart w:id="6953" w:author="peng" w:date="2015-01-22T13:50:00Z"/>
              </w:sdtContent>
            </w:sdt>
            <w:customXmlDelRangeEnd w:id="6953"/>
            <w:del w:id="6954" w:author="peng" w:date="2015-01-22T13:50:00Z">
              <w:r w:rsidR="00AF2197" w:rsidDel="001D0125">
                <w:delText xml:space="preserve"> (</w:delText>
              </w:r>
            </w:del>
            <w:customXmlDelRangeStart w:id="6955" w:author="peng" w:date="2015-01-22T13:50:00Z"/>
            <w:sdt>
              <w:sdtPr>
                <w:rPr>
                  <w:rStyle w:val="ae"/>
                  <w:b/>
                  <w:i w:val="0"/>
                </w:rPr>
                <w:alias w:val="Parameter ATTRIBUTE ParameterPassing"/>
                <w:tag w:val="51b7a646-12af-48f2-82a0-7639aacaca6d"/>
                <w:id w:val="-1520225675"/>
                <w:dataBinding w:xpath="/elements/element[@objid='51b7a646-12af-48f2-82a0-7639aacaca6d']/content[@alias='Parameter ATTRIBUTE ParameterPassing']" w:storeItemID="{D35B6978-45B9-4860-8E6E-EDB6F017D2CB}"/>
                <w:text w:multiLine="1"/>
              </w:sdtPr>
              <w:sdtEndPr>
                <w:rPr>
                  <w:rStyle w:val="ae"/>
                </w:rPr>
              </w:sdtEndPr>
              <w:sdtContent>
                <w:customXmlDelRangeEnd w:id="6955"/>
                <w:del w:id="6956" w:author="peng" w:date="2015-01-22T13:50:00Z">
                  <w:r w:rsidR="00AF2197" w:rsidDel="001D0125">
                    <w:rPr>
                      <w:rStyle w:val="ae"/>
                    </w:rPr>
                    <w:delText>In</w:delText>
                  </w:r>
                </w:del>
                <w:customXmlDelRangeStart w:id="6957" w:author="peng" w:date="2015-01-22T13:50:00Z"/>
              </w:sdtContent>
            </w:sdt>
            <w:customXmlDelRangeEnd w:id="6957"/>
            <w:del w:id="6958" w:author="peng" w:date="2015-01-22T13:50:00Z">
              <w:r w:rsidR="00AF2197" w:rsidDel="001D0125">
                <w:rPr>
                  <w:rStyle w:val="ae"/>
                </w:rPr>
                <w:delText xml:space="preserve"> </w:delText>
              </w:r>
            </w:del>
            <w:customXmlDelRangeStart w:id="6959" w:author="peng" w:date="2015-01-22T13:50:00Z"/>
            <w:sdt>
              <w:sdtPr>
                <w:rPr>
                  <w:b/>
                  <w:i w:val="0"/>
                </w:rPr>
                <w:alias w:val="Parameter ATTRIBUTE Name"/>
                <w:tag w:val="51b7a646-12af-48f2-82a0-7639aacaca6d"/>
                <w:id w:val="318010341"/>
                <w:dataBinding w:xpath="/elements/element[@objid='51b7a646-12af-48f2-82a0-7639aacaca6d']/content[@alias='Parameter ATTRIBUTE Name']" w:storeItemID="{D35B6978-45B9-4860-8E6E-EDB6F017D2CB}"/>
                <w:text w:multiLine="1"/>
              </w:sdtPr>
              <w:sdtEndPr/>
              <w:sdtContent>
                <w:customXmlDelRangeEnd w:id="6959"/>
                <w:del w:id="6960" w:author="peng" w:date="2015-01-22T13:50:00Z">
                  <w:r w:rsidR="00AF2197" w:rsidDel="001D0125">
                    <w:delText>train</w:delText>
                  </w:r>
                </w:del>
                <w:customXmlDelRangeStart w:id="6961" w:author="peng" w:date="2015-01-22T13:50:00Z"/>
              </w:sdtContent>
            </w:sdt>
            <w:customXmlDelRangeEnd w:id="6961"/>
            <w:del w:id="6962" w:author="peng" w:date="2015-01-22T13:50:00Z">
              <w:r w:rsidR="00AF2197" w:rsidDel="001D0125">
                <w:delText xml:space="preserve"> </w:delText>
              </w:r>
            </w:del>
            <w:customXmlDelRangeStart w:id="6963" w:author="peng" w:date="2015-01-22T13:50:00Z"/>
            <w:sdt>
              <w:sdtPr>
                <w:rPr>
                  <w:b/>
                  <w:i w:val="0"/>
                </w:rPr>
                <w:alias w:val="DataType ATTRIBUTE Name"/>
                <w:tag w:val="00000004-0000-000b-0000-000000000000"/>
                <w:id w:val="1879196960"/>
                <w:dataBinding w:xpath="/elements/element[@objid='00000004-0000-000b-0000-000000000000']/content[@alias='DataType ATTRIBUTE Name']" w:storeItemID="{D35B6978-45B9-4860-8E6E-EDB6F017D2CB}"/>
                <w:text w:multiLine="1"/>
              </w:sdtPr>
              <w:sdtEndPr/>
              <w:sdtContent>
                <w:customXmlDelRangeEnd w:id="6963"/>
                <w:del w:id="6964" w:author="peng" w:date="2015-01-22T13:50:00Z">
                  <w:r w:rsidR="00AF2197" w:rsidDel="001D0125">
                    <w:delText>float</w:delText>
                  </w:r>
                </w:del>
                <w:customXmlDelRangeStart w:id="6965" w:author="peng" w:date="2015-01-22T13:50:00Z"/>
              </w:sdtContent>
            </w:sdt>
            <w:customXmlDelRangeEnd w:id="6965"/>
            <w:del w:id="6966" w:author="peng" w:date="2015-01-22T13:50:00Z">
              <w:r w:rsidR="00AF2197" w:rsidDel="001D0125">
                <w:delText>,</w:delText>
              </w:r>
            </w:del>
            <w:customXmlDelRangeStart w:id="6967" w:author="peng" w:date="2015-01-22T13:50:00Z"/>
            <w:sdt>
              <w:sdtPr>
                <w:rPr>
                  <w:rStyle w:val="ae"/>
                  <w:b/>
                  <w:i w:val="0"/>
                </w:rPr>
                <w:alias w:val="Parameter ATTRIBUTE ParameterPassing"/>
                <w:tag w:val="35cd803f-032d-4bea-bff5-220bcf6569b4"/>
                <w:id w:val="691891047"/>
                <w:dataBinding w:xpath="/elements/element[@objid='35cd803f-032d-4bea-bff5-220bcf6569b4']/content[@alias='Parameter ATTRIBUTE ParameterPassing']" w:storeItemID="{D35B6978-45B9-4860-8E6E-EDB6F017D2CB}"/>
                <w:text w:multiLine="1"/>
              </w:sdtPr>
              <w:sdtEndPr>
                <w:rPr>
                  <w:rStyle w:val="ae"/>
                </w:rPr>
              </w:sdtEndPr>
              <w:sdtContent>
                <w:customXmlDelRangeEnd w:id="6967"/>
                <w:del w:id="6968" w:author="peng" w:date="2015-01-22T13:50:00Z">
                  <w:r w:rsidR="00AF2197" w:rsidDel="001D0125">
                    <w:rPr>
                      <w:rStyle w:val="ae"/>
                    </w:rPr>
                    <w:delText>In</w:delText>
                  </w:r>
                </w:del>
                <w:customXmlDelRangeStart w:id="6969" w:author="peng" w:date="2015-01-22T13:50:00Z"/>
              </w:sdtContent>
            </w:sdt>
            <w:customXmlDelRangeEnd w:id="6969"/>
            <w:del w:id="6970" w:author="peng" w:date="2015-01-22T13:50:00Z">
              <w:r w:rsidR="00AF2197" w:rsidDel="001D0125">
                <w:rPr>
                  <w:rStyle w:val="ae"/>
                </w:rPr>
                <w:delText xml:space="preserve"> </w:delText>
              </w:r>
            </w:del>
            <w:customXmlDelRangeStart w:id="6971" w:author="peng" w:date="2015-01-22T13:50:00Z"/>
            <w:sdt>
              <w:sdtPr>
                <w:rPr>
                  <w:b/>
                  <w:i w:val="0"/>
                </w:rPr>
                <w:alias w:val="Parameter ATTRIBUTE Name"/>
                <w:tag w:val="35cd803f-032d-4bea-bff5-220bcf6569b4"/>
                <w:id w:val="-1377460654"/>
                <w:dataBinding w:xpath="/elements/element[@objid='35cd803f-032d-4bea-bff5-220bcf6569b4']/content[@alias='Parameter ATTRIBUTE Name']" w:storeItemID="{D35B6978-45B9-4860-8E6E-EDB6F017D2CB}"/>
                <w:text w:multiLine="1"/>
              </w:sdtPr>
              <w:sdtEndPr/>
              <w:sdtContent>
                <w:customXmlDelRangeEnd w:id="6971"/>
                <w:del w:id="6972" w:author="peng" w:date="2015-01-22T13:50:00Z">
                  <w:r w:rsidR="00AF2197" w:rsidDel="001D0125">
                    <w:delText>nTree</w:delText>
                  </w:r>
                </w:del>
                <w:customXmlDelRangeStart w:id="6973" w:author="peng" w:date="2015-01-22T13:50:00Z"/>
              </w:sdtContent>
            </w:sdt>
            <w:customXmlDelRangeEnd w:id="6973"/>
            <w:del w:id="6974" w:author="peng" w:date="2015-01-22T13:50:00Z">
              <w:r w:rsidR="00AF2197" w:rsidDel="001D0125">
                <w:delText xml:space="preserve"> </w:delText>
              </w:r>
            </w:del>
            <w:customXmlDelRangeStart w:id="6975" w:author="peng" w:date="2015-01-22T13:50:00Z"/>
            <w:sdt>
              <w:sdtPr>
                <w:rPr>
                  <w:b/>
                  <w:i w:val="0"/>
                </w:rPr>
                <w:alias w:val="DataType ATTRIBUTE Name"/>
                <w:tag w:val="00000004-0000-0009-0000-000000000000"/>
                <w:id w:val="168610703"/>
                <w:dataBinding w:xpath="/elements/element[@objid='00000004-0000-0009-0000-000000000000']/content[@alias='DataType ATTRIBUTE Name']" w:storeItemID="{D35B6978-45B9-4860-8E6E-EDB6F017D2CB}"/>
                <w:text w:multiLine="1"/>
              </w:sdtPr>
              <w:sdtEndPr/>
              <w:sdtContent>
                <w:customXmlDelRangeEnd w:id="6975"/>
                <w:del w:id="6976" w:author="peng" w:date="2015-01-22T13:50:00Z">
                  <w:r w:rsidR="00AF2197" w:rsidDel="001D0125">
                    <w:delText>integer</w:delText>
                  </w:r>
                </w:del>
                <w:customXmlDelRangeStart w:id="6977" w:author="peng" w:date="2015-01-22T13:50:00Z"/>
              </w:sdtContent>
            </w:sdt>
            <w:customXmlDelRangeEnd w:id="6977"/>
            <w:del w:id="6978" w:author="peng" w:date="2015-01-22T13:50:00Z">
              <w:r w:rsidR="00AF2197" w:rsidDel="001D0125">
                <w:delText>)</w:delText>
              </w:r>
            </w:del>
          </w:p>
        </w:tc>
        <w:tc>
          <w:tcPr>
            <w:tcW w:w="0" w:type="auto"/>
          </w:tcPr>
          <w:p w14:paraId="57952082"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6979" w:author="peng" w:date="2015-01-22T13:50:00Z"/>
              </w:rPr>
              <w:pPrChange w:id="6980"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6981" w:author="peng" w:date="2015-01-22T13:50:00Z"/>
            <w:sdt>
              <w:sdtPr>
                <w:rPr>
                  <w:b w:val="0"/>
                  <w:i w:val="0"/>
                </w:rPr>
                <w:alias w:val="Operation NOTE description 0"/>
                <w:tag w:val="11f42db2-137b-4fd3-8d5c-065ee3ecdf65"/>
                <w:id w:val="-1729675651"/>
                <w:dataBinding w:xpath="/elements/element[@objid='11f42db2-137b-4fd3-8d5c-065ee3ecdf65']/content[@alias='Operation NOTE description 0']" w:storeItemID="{D35B6978-45B9-4860-8E6E-EDB6F017D2CB}"/>
                <w:text w:multiLine="1"/>
              </w:sdtPr>
              <w:sdtEndPr/>
              <w:sdtContent>
                <w:customXmlDelRangeEnd w:id="6981"/>
                <w:del w:id="6982" w:author="peng" w:date="2015-01-22T13:50:00Z">
                  <w:r w:rsidR="00AF2197" w:rsidDel="001D0125">
                    <w:delText>creates the decision tree according to the specifications of random forest trees</w:delText>
                  </w:r>
                </w:del>
                <w:customXmlDelRangeStart w:id="6983" w:author="peng" w:date="2015-01-22T13:50:00Z"/>
              </w:sdtContent>
            </w:sdt>
            <w:customXmlDelRangeEnd w:id="6983"/>
          </w:p>
        </w:tc>
      </w:tr>
      <w:tr w:rsidR="0065251F" w:rsidDel="001D0125" w14:paraId="2DD74DD6" w14:textId="77777777">
        <w:trPr>
          <w:jc w:val="both"/>
          <w:del w:id="698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39D4B40" w14:textId="77777777" w:rsidR="0065251F" w:rsidDel="001D0125" w:rsidRDefault="007D1D13">
            <w:pPr>
              <w:pStyle w:val="af4"/>
              <w:rPr>
                <w:del w:id="6985" w:author="peng" w:date="2015-01-22T13:50:00Z"/>
              </w:rPr>
              <w:pPrChange w:id="6986" w:author="peng" w:date="2015-01-26T02:41:00Z">
                <w:pPr>
                  <w:pStyle w:val="1"/>
                  <w:pageBreakBefore/>
                  <w:outlineLvl w:val="0"/>
                </w:pPr>
              </w:pPrChange>
            </w:pPr>
            <w:customXmlDelRangeStart w:id="6987" w:author="peng" w:date="2015-01-22T13:50:00Z"/>
            <w:sdt>
              <w:sdtPr>
                <w:rPr>
                  <w:b/>
                  <w:i w:val="0"/>
                </w:rPr>
                <w:alias w:val="Operation ATTRIBUTE Name"/>
                <w:tag w:val="008d3f40-e60d-4c6e-9eb2-7018b83bf180"/>
                <w:id w:val="272838577"/>
                <w:dataBinding w:xpath="/elements/element[@objid='008d3f40-e60d-4c6e-9eb2-7018b83bf180']/content[@alias='Operation ATTRIBUTE Name']" w:storeItemID="{D35B6978-45B9-4860-8E6E-EDB6F017D2CB}"/>
                <w:text w:multiLine="1"/>
              </w:sdtPr>
              <w:sdtEndPr/>
              <w:sdtContent>
                <w:customXmlDelRangeEnd w:id="6987"/>
                <w:del w:id="6988" w:author="peng" w:date="2015-01-22T13:50:00Z">
                  <w:r w:rsidR="00AF2197" w:rsidDel="001D0125">
                    <w:delText>recursiveSplit</w:delText>
                  </w:r>
                </w:del>
                <w:customXmlDelRangeStart w:id="6989" w:author="peng" w:date="2015-01-22T13:50:00Z"/>
              </w:sdtContent>
            </w:sdt>
            <w:customXmlDelRangeEnd w:id="6989"/>
            <w:del w:id="6990" w:author="peng" w:date="2015-01-22T13:50:00Z">
              <w:r w:rsidR="00AF2197" w:rsidDel="001D0125">
                <w:delText xml:space="preserve"> (</w:delText>
              </w:r>
            </w:del>
            <w:customXmlDelRangeStart w:id="6991" w:author="peng" w:date="2015-01-22T13:50:00Z"/>
            <w:sdt>
              <w:sdtPr>
                <w:rPr>
                  <w:rStyle w:val="ae"/>
                  <w:b/>
                  <w:i w:val="0"/>
                </w:rPr>
                <w:alias w:val="Parameter ATTRIBUTE ParameterPassing"/>
                <w:tag w:val="c2c2b214-8cfa-4537-91ca-29e62d2d9b03"/>
                <w:id w:val="-504825896"/>
                <w:dataBinding w:xpath="/elements/element[@objid='c2c2b214-8cfa-4537-91ca-29e62d2d9b03']/content[@alias='Parameter ATTRIBUTE ParameterPassing']" w:storeItemID="{D35B6978-45B9-4860-8E6E-EDB6F017D2CB}"/>
                <w:text w:multiLine="1"/>
              </w:sdtPr>
              <w:sdtEndPr>
                <w:rPr>
                  <w:rStyle w:val="ae"/>
                </w:rPr>
              </w:sdtEndPr>
              <w:sdtContent>
                <w:customXmlDelRangeEnd w:id="6991"/>
                <w:del w:id="6992" w:author="peng" w:date="2015-01-22T13:50:00Z">
                  <w:r w:rsidR="00AF2197" w:rsidDel="001D0125">
                    <w:rPr>
                      <w:rStyle w:val="ae"/>
                    </w:rPr>
                    <w:delText>In</w:delText>
                  </w:r>
                </w:del>
                <w:customXmlDelRangeStart w:id="6993" w:author="peng" w:date="2015-01-22T13:50:00Z"/>
              </w:sdtContent>
            </w:sdt>
            <w:customXmlDelRangeEnd w:id="6993"/>
            <w:del w:id="6994" w:author="peng" w:date="2015-01-22T13:50:00Z">
              <w:r w:rsidR="00AF2197" w:rsidDel="001D0125">
                <w:rPr>
                  <w:rStyle w:val="ae"/>
                </w:rPr>
                <w:delText xml:space="preserve"> </w:delText>
              </w:r>
            </w:del>
            <w:customXmlDelRangeStart w:id="6995" w:author="peng" w:date="2015-01-22T13:50:00Z"/>
            <w:sdt>
              <w:sdtPr>
                <w:rPr>
                  <w:b/>
                  <w:i w:val="0"/>
                </w:rPr>
                <w:alias w:val="Parameter ATTRIBUTE Name"/>
                <w:tag w:val="c2c2b214-8cfa-4537-91ca-29e62d2d9b03"/>
                <w:id w:val="-1810851278"/>
                <w:dataBinding w:xpath="/elements/element[@objid='c2c2b214-8cfa-4537-91ca-29e62d2d9b03']/content[@alias='Parameter ATTRIBUTE Name']" w:storeItemID="{D35B6978-45B9-4860-8E6E-EDB6F017D2CB}"/>
                <w:text w:multiLine="1"/>
              </w:sdtPr>
              <w:sdtEndPr/>
              <w:sdtContent>
                <w:customXmlDelRangeEnd w:id="6995"/>
                <w:del w:id="6996" w:author="peng" w:date="2015-01-22T13:50:00Z">
                  <w:r w:rsidR="00AF2197" w:rsidDel="001D0125">
                    <w:delText>parent</w:delText>
                  </w:r>
                </w:del>
                <w:customXmlDelRangeStart w:id="6997" w:author="peng" w:date="2015-01-22T13:50:00Z"/>
              </w:sdtContent>
            </w:sdt>
            <w:customXmlDelRangeEnd w:id="6997"/>
            <w:del w:id="6998" w:author="peng" w:date="2015-01-22T13:50:00Z">
              <w:r w:rsidR="00AF2197" w:rsidDel="001D0125">
                <w:delText xml:space="preserve"> </w:delText>
              </w:r>
            </w:del>
            <w:customXmlDelRangeStart w:id="6999" w:author="peng" w:date="2015-01-22T13:50:00Z"/>
            <w:sdt>
              <w:sdtPr>
                <w:rPr>
                  <w:b/>
                  <w:i w:val="0"/>
                </w:rPr>
                <w:alias w:val="Class ATTRIBUTE Name"/>
                <w:tag w:val="67321fdf-07c5-4b25-973e-2c0c213fa851"/>
                <w:id w:val="-860507906"/>
                <w:dataBinding w:xpath="/elements/element[@objid='67321fdf-07c5-4b25-973e-2c0c213fa851']/content[@alias='Class ATTRIBUTE Name']" w:storeItemID="{D35B6978-45B9-4860-8E6E-EDB6F017D2CB}"/>
                <w:text w:multiLine="1"/>
              </w:sdtPr>
              <w:sdtEndPr/>
              <w:sdtContent>
                <w:customXmlDelRangeEnd w:id="6999"/>
                <w:del w:id="7000" w:author="peng" w:date="2015-01-22T13:50:00Z">
                  <w:r w:rsidR="00AF2197" w:rsidDel="001D0125">
                    <w:delText>TreeNode</w:delText>
                  </w:r>
                </w:del>
                <w:customXmlDelRangeStart w:id="7001" w:author="peng" w:date="2015-01-22T13:50:00Z"/>
              </w:sdtContent>
            </w:sdt>
            <w:customXmlDelRangeEnd w:id="7001"/>
            <w:del w:id="7002" w:author="peng" w:date="2015-01-22T13:50:00Z">
              <w:r w:rsidR="00AF2197" w:rsidDel="001D0125">
                <w:delText>)</w:delText>
              </w:r>
            </w:del>
          </w:p>
        </w:tc>
        <w:tc>
          <w:tcPr>
            <w:tcW w:w="0" w:type="auto"/>
          </w:tcPr>
          <w:p w14:paraId="445C8E99"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003" w:author="peng" w:date="2015-01-22T13:50:00Z"/>
              </w:rPr>
              <w:pPrChange w:id="7004"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005" w:author="peng" w:date="2015-01-22T13:50:00Z"/>
            <w:sdt>
              <w:sdtPr>
                <w:rPr>
                  <w:b w:val="0"/>
                  <w:i w:val="0"/>
                </w:rPr>
                <w:alias w:val="Operation NOTE description 0"/>
                <w:tag w:val="008d3f40-e60d-4c6e-9eb2-7018b83bf180"/>
                <w:id w:val="1629970416"/>
                <w:dataBinding w:xpath="/elements/element[@objid='008d3f40-e60d-4c6e-9eb2-7018b83bf180']/content[@alias='Operation NOTE description 0']" w:storeItemID="{D35B6978-45B9-4860-8E6E-EDB6F017D2CB}"/>
                <w:text w:multiLine="1"/>
              </w:sdtPr>
              <w:sdtEndPr/>
              <w:sdtContent>
                <w:customXmlDelRangeEnd w:id="7005"/>
                <w:del w:id="7006" w:author="peng" w:date="2015-01-22T13:50:00Z">
                  <w:r w:rsidR="00AF2197" w:rsidDel="001D0125">
                    <w:delText>critical function to create the decision tree with the selected attributes of bootstrap sample</w:delText>
                  </w:r>
                </w:del>
                <w:customXmlDelRangeStart w:id="7007" w:author="peng" w:date="2015-01-22T13:50:00Z"/>
              </w:sdtContent>
            </w:sdt>
            <w:customXmlDelRangeEnd w:id="7007"/>
          </w:p>
        </w:tc>
      </w:tr>
      <w:tr w:rsidR="0065251F" w:rsidDel="001D0125" w14:paraId="5E614488" w14:textId="77777777">
        <w:trPr>
          <w:cnfStyle w:val="000000100000" w:firstRow="0" w:lastRow="0" w:firstColumn="0" w:lastColumn="0" w:oddVBand="0" w:evenVBand="0" w:oddHBand="1" w:evenHBand="0" w:firstRowFirstColumn="0" w:firstRowLastColumn="0" w:lastRowFirstColumn="0" w:lastRowLastColumn="0"/>
          <w:jc w:val="both"/>
          <w:del w:id="7008"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7D1E4CF" w14:textId="77777777" w:rsidR="0065251F" w:rsidDel="001D0125" w:rsidRDefault="007D1D13">
            <w:pPr>
              <w:pStyle w:val="af4"/>
              <w:rPr>
                <w:del w:id="7009" w:author="peng" w:date="2015-01-22T13:50:00Z"/>
              </w:rPr>
              <w:pPrChange w:id="7010" w:author="peng" w:date="2015-01-26T02:41:00Z">
                <w:pPr>
                  <w:pStyle w:val="1"/>
                  <w:pageBreakBefore/>
                  <w:outlineLvl w:val="0"/>
                </w:pPr>
              </w:pPrChange>
            </w:pPr>
            <w:customXmlDelRangeStart w:id="7011" w:author="peng" w:date="2015-01-22T13:50:00Z"/>
            <w:sdt>
              <w:sdtPr>
                <w:rPr>
                  <w:b/>
                  <w:i w:val="0"/>
                </w:rPr>
                <w:alias w:val="DataType ATTRIBUTE Name"/>
                <w:tag w:val="00000004-0000-0009-0000-000000000000"/>
                <w:id w:val="-905385293"/>
                <w:dataBinding w:xpath="/elements/element[@objid='00000004-0000-0009-0000-000000000000']/content[@alias='DataType ATTRIBUTE Name']" w:storeItemID="{D35B6978-45B9-4860-8E6E-EDB6F017D2CB}"/>
                <w:text w:multiLine="1"/>
              </w:sdtPr>
              <w:sdtEndPr/>
              <w:sdtContent>
                <w:customXmlDelRangeEnd w:id="7011"/>
                <w:del w:id="7012" w:author="peng" w:date="2015-01-22T13:50:00Z">
                  <w:r w:rsidR="00AF2197" w:rsidDel="001D0125">
                    <w:delText>integer</w:delText>
                  </w:r>
                </w:del>
                <w:customXmlDelRangeStart w:id="7013" w:author="peng" w:date="2015-01-22T13:50:00Z"/>
              </w:sdtContent>
            </w:sdt>
            <w:customXmlDelRangeEnd w:id="7013"/>
            <w:del w:id="7014" w:author="peng" w:date="2015-01-22T13:50:00Z">
              <w:r w:rsidR="00AF2197" w:rsidDel="001D0125">
                <w:delText xml:space="preserve"> </w:delText>
              </w:r>
            </w:del>
            <w:customXmlDelRangeStart w:id="7015" w:author="peng" w:date="2015-01-22T13:50:00Z"/>
            <w:sdt>
              <w:sdtPr>
                <w:rPr>
                  <w:b/>
                  <w:i w:val="0"/>
                </w:rPr>
                <w:alias w:val="Operation ATTRIBUTE Name"/>
                <w:tag w:val="943639d0-f911-4e72-b5b3-3087f8f11863"/>
                <w:id w:val="1306968662"/>
                <w:dataBinding w:xpath="/elements/element[@objid='943639d0-f911-4e72-b5b3-3087f8f11863']/content[@alias='Operation ATTRIBUTE Name']" w:storeItemID="{D35B6978-45B9-4860-8E6E-EDB6F017D2CB}"/>
                <w:text w:multiLine="1"/>
              </w:sdtPr>
              <w:sdtEndPr/>
              <w:sdtContent>
                <w:customXmlDelRangeEnd w:id="7015"/>
                <w:del w:id="7016" w:author="peng" w:date="2015-01-22T13:50:00Z">
                  <w:r w:rsidR="00AF2197" w:rsidDel="001D0125">
                    <w:delText>classify</w:delText>
                  </w:r>
                </w:del>
                <w:customXmlDelRangeStart w:id="7017" w:author="peng" w:date="2015-01-22T13:50:00Z"/>
              </w:sdtContent>
            </w:sdt>
            <w:customXmlDelRangeEnd w:id="7017"/>
            <w:del w:id="7018" w:author="peng" w:date="2015-01-22T13:50:00Z">
              <w:r w:rsidR="00AF2197" w:rsidDel="001D0125">
                <w:delText xml:space="preserve"> (</w:delText>
              </w:r>
            </w:del>
            <w:customXmlDelRangeStart w:id="7019" w:author="peng" w:date="2015-01-22T13:50:00Z"/>
            <w:sdt>
              <w:sdtPr>
                <w:rPr>
                  <w:rStyle w:val="ae"/>
                  <w:b/>
                  <w:i w:val="0"/>
                </w:rPr>
                <w:alias w:val="Parameter ATTRIBUTE ParameterPassing"/>
                <w:tag w:val="a73f148c-2d1d-4cfd-9bb4-3fcc86556892"/>
                <w:id w:val="-991250381"/>
                <w:dataBinding w:xpath="/elements/element[@objid='a73f148c-2d1d-4cfd-9bb4-3fcc86556892']/content[@alias='Parameter ATTRIBUTE ParameterPassing']" w:storeItemID="{D35B6978-45B9-4860-8E6E-EDB6F017D2CB}"/>
                <w:text w:multiLine="1"/>
              </w:sdtPr>
              <w:sdtEndPr>
                <w:rPr>
                  <w:rStyle w:val="ae"/>
                </w:rPr>
              </w:sdtEndPr>
              <w:sdtContent>
                <w:customXmlDelRangeEnd w:id="7019"/>
                <w:del w:id="7020" w:author="peng" w:date="2015-01-22T13:50:00Z">
                  <w:r w:rsidR="00AF2197" w:rsidDel="001D0125">
                    <w:rPr>
                      <w:rStyle w:val="ae"/>
                    </w:rPr>
                    <w:delText>In</w:delText>
                  </w:r>
                </w:del>
                <w:customXmlDelRangeStart w:id="7021" w:author="peng" w:date="2015-01-22T13:50:00Z"/>
              </w:sdtContent>
            </w:sdt>
            <w:customXmlDelRangeEnd w:id="7021"/>
            <w:del w:id="7022" w:author="peng" w:date="2015-01-22T13:50:00Z">
              <w:r w:rsidR="00AF2197" w:rsidDel="001D0125">
                <w:rPr>
                  <w:rStyle w:val="ae"/>
                </w:rPr>
                <w:delText xml:space="preserve"> </w:delText>
              </w:r>
            </w:del>
            <w:customXmlDelRangeStart w:id="7023" w:author="peng" w:date="2015-01-22T13:50:00Z"/>
            <w:sdt>
              <w:sdtPr>
                <w:rPr>
                  <w:b/>
                  <w:i w:val="0"/>
                </w:rPr>
                <w:alias w:val="Parameter ATTRIBUTE Name"/>
                <w:tag w:val="a73f148c-2d1d-4cfd-9bb4-3fcc86556892"/>
                <w:id w:val="-753206998"/>
                <w:dataBinding w:xpath="/elements/element[@objid='a73f148c-2d1d-4cfd-9bb4-3fcc86556892']/content[@alias='Parameter ATTRIBUTE Name']" w:storeItemID="{D35B6978-45B9-4860-8E6E-EDB6F017D2CB}"/>
                <w:text w:multiLine="1"/>
              </w:sdtPr>
              <w:sdtEndPr/>
              <w:sdtContent>
                <w:customXmlDelRangeEnd w:id="7023"/>
                <w:del w:id="7024" w:author="peng" w:date="2015-01-22T13:50:00Z">
                  <w:r w:rsidR="00AF2197" w:rsidDel="001D0125">
                    <w:delText>testData</w:delText>
                  </w:r>
                </w:del>
                <w:customXmlDelRangeStart w:id="7025" w:author="peng" w:date="2015-01-22T13:50:00Z"/>
              </w:sdtContent>
            </w:sdt>
            <w:customXmlDelRangeEnd w:id="7025"/>
            <w:del w:id="7026" w:author="peng" w:date="2015-01-22T13:50:00Z">
              <w:r w:rsidR="00AF2197" w:rsidDel="001D0125">
                <w:delText xml:space="preserve"> </w:delText>
              </w:r>
            </w:del>
            <w:customXmlDelRangeStart w:id="7027" w:author="peng" w:date="2015-01-22T13:50:00Z"/>
            <w:sdt>
              <w:sdtPr>
                <w:rPr>
                  <w:b/>
                  <w:i w:val="0"/>
                </w:rPr>
                <w:alias w:val="DataType ATTRIBUTE Name"/>
                <w:tag w:val="00000004-0000-000b-0000-000000000000"/>
                <w:id w:val="687336281"/>
                <w:dataBinding w:xpath="/elements/element[@objid='00000004-0000-000b-0000-000000000000']/content[@alias='DataType ATTRIBUTE Name']" w:storeItemID="{D35B6978-45B9-4860-8E6E-EDB6F017D2CB}"/>
                <w:text w:multiLine="1"/>
              </w:sdtPr>
              <w:sdtEndPr/>
              <w:sdtContent>
                <w:customXmlDelRangeEnd w:id="7027"/>
                <w:del w:id="7028" w:author="peng" w:date="2015-01-22T13:50:00Z">
                  <w:r w:rsidR="00AF2197" w:rsidDel="001D0125">
                    <w:delText>float</w:delText>
                  </w:r>
                </w:del>
                <w:customXmlDelRangeStart w:id="7029" w:author="peng" w:date="2015-01-22T13:50:00Z"/>
              </w:sdtContent>
            </w:sdt>
            <w:customXmlDelRangeEnd w:id="7029"/>
            <w:del w:id="7030" w:author="peng" w:date="2015-01-22T13:50:00Z">
              <w:r w:rsidR="00AF2197" w:rsidDel="001D0125">
                <w:delText>)</w:delText>
              </w:r>
            </w:del>
          </w:p>
        </w:tc>
        <w:tc>
          <w:tcPr>
            <w:tcW w:w="0" w:type="auto"/>
          </w:tcPr>
          <w:p w14:paraId="0A43996B"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031" w:author="peng" w:date="2015-01-22T13:50:00Z"/>
              </w:rPr>
              <w:pPrChange w:id="7032"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033" w:author="peng" w:date="2015-01-22T13:50:00Z"/>
            <w:sdt>
              <w:sdtPr>
                <w:rPr>
                  <w:b w:val="0"/>
                  <w:i w:val="0"/>
                </w:rPr>
                <w:alias w:val="Operation NOTE description 0"/>
                <w:tag w:val="943639d0-f911-4e72-b5b3-3087f8f11863"/>
                <w:id w:val="517127196"/>
                <w:dataBinding w:xpath="/elements/element[@objid='943639d0-f911-4e72-b5b3-3087f8f11863']/content[@alias='Operation NOTE description 0']" w:storeItemID="{D35B6978-45B9-4860-8E6E-EDB6F017D2CB}"/>
                <w:text w:multiLine="1"/>
              </w:sdtPr>
              <w:sdtEndPr/>
              <w:sdtContent>
                <w:customXmlDelRangeEnd w:id="7033"/>
                <w:del w:id="7034" w:author="peng" w:date="2015-01-22T13:50:00Z">
                  <w:r w:rsidR="00AF2197" w:rsidDel="001D0125">
                    <w:delText>traverses the tree and returns the prediction of the given test data</w:delText>
                  </w:r>
                </w:del>
                <w:customXmlDelRangeStart w:id="7035" w:author="peng" w:date="2015-01-22T13:50:00Z"/>
              </w:sdtContent>
            </w:sdt>
            <w:customXmlDelRangeEnd w:id="7035"/>
          </w:p>
        </w:tc>
      </w:tr>
      <w:tr w:rsidR="0065251F" w:rsidDel="001D0125" w14:paraId="3A02C7AB" w14:textId="77777777">
        <w:trPr>
          <w:jc w:val="both"/>
          <w:del w:id="703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48F0B1E" w14:textId="77777777" w:rsidR="0065251F" w:rsidDel="001D0125" w:rsidRDefault="007D1D13">
            <w:pPr>
              <w:pStyle w:val="af4"/>
              <w:rPr>
                <w:del w:id="7037" w:author="peng" w:date="2015-01-22T13:50:00Z"/>
              </w:rPr>
              <w:pPrChange w:id="7038" w:author="peng" w:date="2015-01-26T02:41:00Z">
                <w:pPr>
                  <w:pStyle w:val="1"/>
                  <w:pageBreakBefore/>
                  <w:outlineLvl w:val="0"/>
                </w:pPr>
              </w:pPrChange>
            </w:pPr>
            <w:customXmlDelRangeStart w:id="7039" w:author="peng" w:date="2015-01-22T13:50:00Z"/>
            <w:sdt>
              <w:sdtPr>
                <w:rPr>
                  <w:b/>
                  <w:i w:val="0"/>
                </w:rPr>
                <w:alias w:val="DataType ATTRIBUTE Name"/>
                <w:tag w:val="00000004-0000-000d-0000-000000000000"/>
                <w:id w:val="-484399448"/>
                <w:dataBinding w:xpath="/elements/element[@objid='00000004-0000-000d-0000-000000000000']/content[@alias='DataType ATTRIBUTE Name']" w:storeItemID="{D35B6978-45B9-4860-8E6E-EDB6F017D2CB}"/>
                <w:text w:multiLine="1"/>
              </w:sdtPr>
              <w:sdtEndPr/>
              <w:sdtContent>
                <w:customXmlDelRangeEnd w:id="7039"/>
                <w:del w:id="7040" w:author="peng" w:date="2015-01-22T13:50:00Z">
                  <w:r w:rsidR="00AF2197" w:rsidDel="001D0125">
                    <w:delText>string</w:delText>
                  </w:r>
                </w:del>
                <w:customXmlDelRangeStart w:id="7041" w:author="peng" w:date="2015-01-22T13:50:00Z"/>
              </w:sdtContent>
            </w:sdt>
            <w:customXmlDelRangeEnd w:id="7041"/>
            <w:del w:id="7042" w:author="peng" w:date="2015-01-22T13:50:00Z">
              <w:r w:rsidR="00AF2197" w:rsidDel="001D0125">
                <w:delText xml:space="preserve"> </w:delText>
              </w:r>
            </w:del>
            <w:customXmlDelRangeStart w:id="7043" w:author="peng" w:date="2015-01-22T13:50:00Z"/>
            <w:sdt>
              <w:sdtPr>
                <w:rPr>
                  <w:b/>
                  <w:i w:val="0"/>
                </w:rPr>
                <w:alias w:val="Operation ATTRIBUTE Name"/>
                <w:tag w:val="76d43c96-c471-4b7d-a417-d0a16d9c295c"/>
                <w:id w:val="-794525139"/>
                <w:dataBinding w:xpath="/elements/element[@objid='76d43c96-c471-4b7d-a417-d0a16d9c295c']/content[@alias='Operation ATTRIBUTE Name']" w:storeItemID="{D35B6978-45B9-4860-8E6E-EDB6F017D2CB}"/>
                <w:text w:multiLine="1"/>
              </w:sdtPr>
              <w:sdtEndPr/>
              <w:sdtContent>
                <w:customXmlDelRangeEnd w:id="7043"/>
                <w:del w:id="7044" w:author="peng" w:date="2015-01-22T13:50:00Z">
                  <w:r w:rsidR="00AF2197" w:rsidDel="001D0125">
                    <w:delText>saveToString</w:delText>
                  </w:r>
                </w:del>
                <w:customXmlDelRangeStart w:id="7045" w:author="peng" w:date="2015-01-22T13:50:00Z"/>
              </w:sdtContent>
            </w:sdt>
            <w:customXmlDelRangeEnd w:id="7045"/>
            <w:del w:id="7046" w:author="peng" w:date="2015-01-22T13:50:00Z">
              <w:r w:rsidR="00AF2197" w:rsidDel="001D0125">
                <w:delText xml:space="preserve"> ()</w:delText>
              </w:r>
            </w:del>
          </w:p>
        </w:tc>
        <w:tc>
          <w:tcPr>
            <w:tcW w:w="0" w:type="auto"/>
          </w:tcPr>
          <w:p w14:paraId="0EAA6574"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047" w:author="peng" w:date="2015-01-22T13:50:00Z"/>
              </w:rPr>
              <w:pPrChange w:id="7048"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049" w:author="peng" w:date="2015-01-22T13:50:00Z"/>
            <w:sdt>
              <w:sdtPr>
                <w:rPr>
                  <w:b w:val="0"/>
                  <w:i w:val="0"/>
                </w:rPr>
                <w:alias w:val="Operation NOTE description 0"/>
                <w:tag w:val="76d43c96-c471-4b7d-a417-d0a16d9c295c"/>
                <w:id w:val="1439257929"/>
                <w:dataBinding w:xpath="/elements/element[@objid='76d43c96-c471-4b7d-a417-d0a16d9c295c']/content[@alias='Operation NOTE description 0']" w:storeItemID="{D35B6978-45B9-4860-8E6E-EDB6F017D2CB}"/>
                <w:text w:multiLine="1"/>
              </w:sdtPr>
              <w:sdtEndPr/>
              <w:sdtContent>
                <w:customXmlDelRangeEnd w:id="7049"/>
                <w:del w:id="7050" w:author="peng" w:date="2015-01-22T13:50:00Z">
                  <w:r w:rsidR="00AF2197" w:rsidDel="001D0125">
                    <w:delText>traverses through tree nodes and returns the string representation of current decision tree</w:delText>
                  </w:r>
                </w:del>
                <w:customXmlDelRangeStart w:id="7051" w:author="peng" w:date="2015-01-22T13:50:00Z"/>
              </w:sdtContent>
            </w:sdt>
            <w:customXmlDelRangeEnd w:id="7051"/>
          </w:p>
        </w:tc>
      </w:tr>
      <w:tr w:rsidR="0065251F" w:rsidDel="001D0125" w14:paraId="6DCCEF86" w14:textId="77777777">
        <w:trPr>
          <w:cnfStyle w:val="000000100000" w:firstRow="0" w:lastRow="0" w:firstColumn="0" w:lastColumn="0" w:oddVBand="0" w:evenVBand="0" w:oddHBand="1" w:evenHBand="0" w:firstRowFirstColumn="0" w:firstRowLastColumn="0" w:lastRowFirstColumn="0" w:lastRowLastColumn="0"/>
          <w:jc w:val="both"/>
          <w:del w:id="7052"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17B2AB43" w14:textId="77777777" w:rsidR="0065251F" w:rsidDel="001D0125" w:rsidRDefault="007D1D13">
            <w:pPr>
              <w:pStyle w:val="af4"/>
              <w:rPr>
                <w:del w:id="7053" w:author="peng" w:date="2015-01-22T13:50:00Z"/>
              </w:rPr>
              <w:pPrChange w:id="7054" w:author="peng" w:date="2015-01-26T02:41:00Z">
                <w:pPr>
                  <w:pStyle w:val="1"/>
                  <w:pageBreakBefore/>
                  <w:outlineLvl w:val="0"/>
                </w:pPr>
              </w:pPrChange>
            </w:pPr>
            <w:customXmlDelRangeStart w:id="7055" w:author="peng" w:date="2015-01-22T13:50:00Z"/>
            <w:sdt>
              <w:sdtPr>
                <w:rPr>
                  <w:b/>
                  <w:i w:val="0"/>
                </w:rPr>
                <w:alias w:val="Operation ATTRIBUTE Name"/>
                <w:tag w:val="359fef83-1f91-4226-b4e6-33118900cb50"/>
                <w:id w:val="804120310"/>
                <w:dataBinding w:xpath="/elements/element[@objid='359fef83-1f91-4226-b4e6-33118900cb50']/content[@alias='Operation ATTRIBUTE Name']" w:storeItemID="{D35B6978-45B9-4860-8E6E-EDB6F017D2CB}"/>
                <w:text w:multiLine="1"/>
              </w:sdtPr>
              <w:sdtEndPr/>
              <w:sdtContent>
                <w:customXmlDelRangeEnd w:id="7055"/>
                <w:del w:id="7056" w:author="peng" w:date="2015-01-22T13:50:00Z">
                  <w:r w:rsidR="00AF2197" w:rsidDel="001D0125">
                    <w:delText>loadFromString</w:delText>
                  </w:r>
                </w:del>
                <w:customXmlDelRangeStart w:id="7057" w:author="peng" w:date="2015-01-22T13:50:00Z"/>
              </w:sdtContent>
            </w:sdt>
            <w:customXmlDelRangeEnd w:id="7057"/>
            <w:del w:id="7058" w:author="peng" w:date="2015-01-22T13:50:00Z">
              <w:r w:rsidR="00AF2197" w:rsidDel="001D0125">
                <w:delText xml:space="preserve"> (</w:delText>
              </w:r>
            </w:del>
            <w:customXmlDelRangeStart w:id="7059" w:author="peng" w:date="2015-01-22T13:50:00Z"/>
            <w:sdt>
              <w:sdtPr>
                <w:rPr>
                  <w:rStyle w:val="ae"/>
                  <w:b/>
                  <w:i w:val="0"/>
                </w:rPr>
                <w:alias w:val="Parameter ATTRIBUTE ParameterPassing"/>
                <w:tag w:val="321c0474-391c-48d2-895b-f5c4cea95144"/>
                <w:id w:val="-461735522"/>
                <w:dataBinding w:xpath="/elements/element[@objid='321c0474-391c-48d2-895b-f5c4cea95144']/content[@alias='Parameter ATTRIBUTE ParameterPassing']" w:storeItemID="{D35B6978-45B9-4860-8E6E-EDB6F017D2CB}"/>
                <w:text w:multiLine="1"/>
              </w:sdtPr>
              <w:sdtEndPr>
                <w:rPr>
                  <w:rStyle w:val="ae"/>
                </w:rPr>
              </w:sdtEndPr>
              <w:sdtContent>
                <w:customXmlDelRangeEnd w:id="7059"/>
                <w:del w:id="7060" w:author="peng" w:date="2015-01-22T13:50:00Z">
                  <w:r w:rsidR="00AF2197" w:rsidDel="001D0125">
                    <w:rPr>
                      <w:rStyle w:val="ae"/>
                    </w:rPr>
                    <w:delText>In</w:delText>
                  </w:r>
                </w:del>
                <w:customXmlDelRangeStart w:id="7061" w:author="peng" w:date="2015-01-22T13:50:00Z"/>
              </w:sdtContent>
            </w:sdt>
            <w:customXmlDelRangeEnd w:id="7061"/>
            <w:del w:id="7062" w:author="peng" w:date="2015-01-22T13:50:00Z">
              <w:r w:rsidR="00AF2197" w:rsidDel="001D0125">
                <w:rPr>
                  <w:rStyle w:val="ae"/>
                </w:rPr>
                <w:delText xml:space="preserve"> </w:delText>
              </w:r>
            </w:del>
            <w:customXmlDelRangeStart w:id="7063" w:author="peng" w:date="2015-01-22T13:50:00Z"/>
            <w:sdt>
              <w:sdtPr>
                <w:rPr>
                  <w:b/>
                  <w:i w:val="0"/>
                </w:rPr>
                <w:alias w:val="Parameter ATTRIBUTE Name"/>
                <w:tag w:val="321c0474-391c-48d2-895b-f5c4cea95144"/>
                <w:id w:val="-186992721"/>
                <w:dataBinding w:xpath="/elements/element[@objid='321c0474-391c-48d2-895b-f5c4cea95144']/content[@alias='Parameter ATTRIBUTE Name']" w:storeItemID="{D35B6978-45B9-4860-8E6E-EDB6F017D2CB}"/>
                <w:text w:multiLine="1"/>
              </w:sdtPr>
              <w:sdtEndPr/>
              <w:sdtContent>
                <w:customXmlDelRangeEnd w:id="7063"/>
                <w:del w:id="7064" w:author="peng" w:date="2015-01-22T13:50:00Z">
                  <w:r w:rsidR="00AF2197" w:rsidDel="001D0125">
                    <w:delText>tree</w:delText>
                  </w:r>
                </w:del>
                <w:customXmlDelRangeStart w:id="7065" w:author="peng" w:date="2015-01-22T13:50:00Z"/>
              </w:sdtContent>
            </w:sdt>
            <w:customXmlDelRangeEnd w:id="7065"/>
            <w:del w:id="7066" w:author="peng" w:date="2015-01-22T13:50:00Z">
              <w:r w:rsidR="00AF2197" w:rsidDel="001D0125">
                <w:delText xml:space="preserve"> </w:delText>
              </w:r>
            </w:del>
            <w:customXmlDelRangeStart w:id="7067" w:author="peng" w:date="2015-01-22T13:50:00Z"/>
            <w:sdt>
              <w:sdtPr>
                <w:rPr>
                  <w:b/>
                  <w:i w:val="0"/>
                </w:rPr>
                <w:alias w:val="DataType ATTRIBUTE Name"/>
                <w:tag w:val="00000004-0000-000d-0000-000000000000"/>
                <w:id w:val="726424929"/>
                <w:dataBinding w:xpath="/elements/element[@objid='00000004-0000-000d-0000-000000000000']/content[@alias='DataType ATTRIBUTE Name']" w:storeItemID="{D35B6978-45B9-4860-8E6E-EDB6F017D2CB}"/>
                <w:text w:multiLine="1"/>
              </w:sdtPr>
              <w:sdtEndPr/>
              <w:sdtContent>
                <w:customXmlDelRangeEnd w:id="7067"/>
                <w:del w:id="7068" w:author="peng" w:date="2015-01-22T13:50:00Z">
                  <w:r w:rsidR="00AF2197" w:rsidDel="001D0125">
                    <w:delText>string</w:delText>
                  </w:r>
                </w:del>
                <w:customXmlDelRangeStart w:id="7069" w:author="peng" w:date="2015-01-22T13:50:00Z"/>
              </w:sdtContent>
            </w:sdt>
            <w:customXmlDelRangeEnd w:id="7069"/>
            <w:del w:id="7070" w:author="peng" w:date="2015-01-22T13:50:00Z">
              <w:r w:rsidR="00AF2197" w:rsidDel="001D0125">
                <w:delText>)</w:delText>
              </w:r>
            </w:del>
          </w:p>
        </w:tc>
        <w:tc>
          <w:tcPr>
            <w:tcW w:w="0" w:type="auto"/>
          </w:tcPr>
          <w:p w14:paraId="3C60EF66"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071" w:author="peng" w:date="2015-01-22T13:50:00Z"/>
              </w:rPr>
              <w:pPrChange w:id="7072"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073" w:author="peng" w:date="2015-01-22T13:50:00Z"/>
            <w:sdt>
              <w:sdtPr>
                <w:rPr>
                  <w:b w:val="0"/>
                  <w:i w:val="0"/>
                </w:rPr>
                <w:alias w:val="Operation NOTE description 0"/>
                <w:tag w:val="359fef83-1f91-4226-b4e6-33118900cb50"/>
                <w:id w:val="-1727295483"/>
                <w:dataBinding w:xpath="/elements/element[@objid='359fef83-1f91-4226-b4e6-33118900cb50']/content[@alias='Operation NOTE description 0']" w:storeItemID="{D35B6978-45B9-4860-8E6E-EDB6F017D2CB}"/>
                <w:text w:multiLine="1"/>
              </w:sdtPr>
              <w:sdtEndPr/>
              <w:sdtContent>
                <w:customXmlDelRangeEnd w:id="7073"/>
                <w:del w:id="7074" w:author="peng" w:date="2015-01-22T13:50:00Z">
                  <w:r w:rsidR="00BB4122" w:rsidDel="001D0125">
                    <w:delText>recontruct this decision tree object using the string previously generated by toString()</w:delText>
                  </w:r>
                </w:del>
                <w:ins w:id="7075" w:author="me" w:date="2014-11-12T15:40:00Z">
                  <w:del w:id="7076" w:author="peng" w:date="2015-01-22T13:50:00Z">
                    <w:r w:rsidR="00BB4122" w:rsidDel="001D0125">
                      <w:delText>reconstruct this decision tree object using the string previously generated by toString()</w:delText>
                    </w:r>
                  </w:del>
                </w:ins>
                <w:customXmlDelRangeStart w:id="7077" w:author="peng" w:date="2015-01-22T13:50:00Z"/>
              </w:sdtContent>
            </w:sdt>
            <w:customXmlDelRangeEnd w:id="7077"/>
          </w:p>
        </w:tc>
      </w:tr>
    </w:tbl>
    <w:p w14:paraId="6A0DCEDB" w14:textId="77777777" w:rsidR="002A635A" w:rsidRPr="002A635A" w:rsidDel="001D0125" w:rsidRDefault="00AF2197">
      <w:pPr>
        <w:pStyle w:val="af4"/>
        <w:rPr>
          <w:del w:id="7078" w:author="peng" w:date="2015-01-22T13:50:00Z"/>
        </w:rPr>
        <w:pPrChange w:id="7079" w:author="peng" w:date="2015-01-26T02:41:00Z">
          <w:pPr>
            <w:pStyle w:val="1"/>
            <w:pageBreakBefore/>
          </w:pPr>
        </w:pPrChange>
      </w:pPr>
      <w:del w:id="7080"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11</w:delText>
        </w:r>
        <w:r w:rsidR="00C44C9A" w:rsidDel="001D0125">
          <w:fldChar w:fldCharType="end"/>
        </w:r>
        <w:r w:rsidDel="001D0125">
          <w:delText> Operations of Class "DecisionTree"</w:delText>
        </w:r>
      </w:del>
    </w:p>
    <w:tbl>
      <w:tblPr>
        <w:tblStyle w:val="-1"/>
        <w:tblW w:w="5000" w:type="pct"/>
        <w:jc w:val="both"/>
        <w:tblLook w:val="04A0" w:firstRow="1" w:lastRow="0" w:firstColumn="1" w:lastColumn="0" w:noHBand="0" w:noVBand="1"/>
      </w:tblPr>
      <w:tblGrid>
        <w:gridCol w:w="2899"/>
        <w:gridCol w:w="6153"/>
      </w:tblGrid>
      <w:tr w:rsidR="0065251F" w:rsidDel="001D0125" w14:paraId="1D97192F" w14:textId="77777777" w:rsidTr="0065251F">
        <w:trPr>
          <w:cnfStyle w:val="100000000000" w:firstRow="1" w:lastRow="0" w:firstColumn="0" w:lastColumn="0" w:oddVBand="0" w:evenVBand="0" w:oddHBand="0" w:evenHBand="0" w:firstRowFirstColumn="0" w:firstRowLastColumn="0" w:lastRowFirstColumn="0" w:lastRowLastColumn="0"/>
          <w:tblHeader/>
          <w:jc w:val="both"/>
          <w:del w:id="708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EC5860B" w14:textId="77777777" w:rsidR="0065251F" w:rsidDel="001D0125" w:rsidRDefault="00AF2197">
            <w:pPr>
              <w:pStyle w:val="af4"/>
              <w:rPr>
                <w:del w:id="7082" w:author="peng" w:date="2015-01-22T13:50:00Z"/>
              </w:rPr>
              <w:pPrChange w:id="7083" w:author="peng" w:date="2015-01-26T02:41:00Z">
                <w:pPr>
                  <w:pStyle w:val="1"/>
                  <w:pageBreakBefore/>
                  <w:outlineLvl w:val="0"/>
                </w:pPr>
              </w:pPrChange>
            </w:pPr>
            <w:del w:id="7084" w:author="peng" w:date="2015-01-22T13:50:00Z">
              <w:r w:rsidDel="001D0125">
                <w:delText>Name</w:delText>
              </w:r>
            </w:del>
          </w:p>
        </w:tc>
        <w:tc>
          <w:tcPr>
            <w:tcW w:w="0" w:type="auto"/>
          </w:tcPr>
          <w:p w14:paraId="6AB42FB5"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7085" w:author="peng" w:date="2015-01-22T13:50:00Z"/>
              </w:rPr>
              <w:pPrChange w:id="7086"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commentRangeStart w:id="7087"/>
            <w:del w:id="7088" w:author="peng" w:date="2015-01-22T13:50:00Z">
              <w:r w:rsidDel="001D0125">
                <w:delText>Description</w:delText>
              </w:r>
              <w:commentRangeEnd w:id="7087"/>
              <w:r w:rsidR="00EC224C" w:rsidDel="001D0125">
                <w:rPr>
                  <w:rStyle w:val="afa"/>
                  <w:color w:val="auto"/>
                </w:rPr>
                <w:commentReference w:id="7087"/>
              </w:r>
            </w:del>
          </w:p>
        </w:tc>
      </w:tr>
      <w:tr w:rsidR="0065251F" w:rsidDel="001D0125" w14:paraId="1753DCA3" w14:textId="77777777">
        <w:trPr>
          <w:cnfStyle w:val="000000100000" w:firstRow="0" w:lastRow="0" w:firstColumn="0" w:lastColumn="0" w:oddVBand="0" w:evenVBand="0" w:oddHBand="1" w:evenHBand="0" w:firstRowFirstColumn="0" w:firstRowLastColumn="0" w:lastRowFirstColumn="0" w:lastRowLastColumn="0"/>
          <w:jc w:val="both"/>
          <w:del w:id="708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8ADDF2A" w14:textId="77777777" w:rsidR="0065251F" w:rsidRPr="00EC224C" w:rsidDel="001D0125" w:rsidRDefault="007D1D13">
            <w:pPr>
              <w:pStyle w:val="af4"/>
              <w:rPr>
                <w:del w:id="7090" w:author="peng" w:date="2015-01-22T13:50:00Z"/>
                <w:color w:val="auto"/>
                <w:sz w:val="22"/>
                <w:szCs w:val="22"/>
                <w:highlight w:val="yellow"/>
                <w:rPrChange w:id="7091" w:author="me" w:date="2014-11-12T11:59:00Z">
                  <w:rPr>
                    <w:del w:id="7092" w:author="peng" w:date="2015-01-22T13:50:00Z"/>
                    <w:sz w:val="26"/>
                    <w:szCs w:val="26"/>
                  </w:rPr>
                </w:rPrChange>
              </w:rPr>
              <w:pPrChange w:id="7093" w:author="peng" w:date="2015-01-26T02:41:00Z">
                <w:pPr>
                  <w:pStyle w:val="1"/>
                  <w:pageBreakBefore/>
                  <w:outlineLvl w:val="0"/>
                </w:pPr>
              </w:pPrChange>
            </w:pPr>
            <w:customXmlDelRangeStart w:id="7094" w:author="peng" w:date="2015-01-22T13:50:00Z"/>
            <w:sdt>
              <w:sdtPr>
                <w:rPr>
                  <w:b/>
                  <w:i w:val="0"/>
                  <w:sz w:val="16"/>
                  <w:szCs w:val="16"/>
                  <w:highlight w:val="yellow"/>
                </w:rPr>
                <w:alias w:val="Attribute ATTRIBUTE Name"/>
                <w:tag w:val="ebb8f3f9-dd89-4d5b-b771-a57032b21977"/>
                <w:id w:val="1802732303"/>
                <w:dataBinding w:xpath="/elements/element[@objid='ebb8f3f9-dd89-4d5b-b771-a57032b21977']/content[@alias='Attribute ATTRIBUTE Name']" w:storeItemID="{D35B6978-45B9-4860-8E6E-EDB6F017D2CB}"/>
                <w:text w:multiLine="1"/>
              </w:sdtPr>
              <w:sdtEndPr/>
              <w:sdtContent>
                <w:customXmlDelRangeEnd w:id="7094"/>
                <w:del w:id="7095" w:author="peng" w:date="2015-01-22T13:50:00Z">
                  <w:r w:rsidR="00C44C9A" w:rsidRPr="00C44C9A" w:rsidDel="001D0125">
                    <w:rPr>
                      <w:b/>
                      <w:bCs w:val="0"/>
                      <w:color w:val="auto"/>
                      <w:sz w:val="22"/>
                      <w:szCs w:val="22"/>
                      <w:highlight w:val="yellow"/>
                      <w:rPrChange w:id="7096" w:author="me" w:date="2014-11-12T11:59:00Z">
                        <w:rPr>
                          <w:b/>
                          <w:bCs/>
                          <w:iCs/>
                          <w:color w:val="808080" w:themeColor="background1" w:themeShade="80"/>
                          <w:sz w:val="20"/>
                          <w:szCs w:val="20"/>
                        </w:rPr>
                      </w:rPrChange>
                    </w:rPr>
                    <w:delText>dataN</w:delText>
                  </w:r>
                </w:del>
                <w:customXmlDelRangeStart w:id="7097" w:author="peng" w:date="2015-01-22T13:50:00Z"/>
              </w:sdtContent>
            </w:sdt>
            <w:customXmlDelRangeEnd w:id="7097"/>
            <w:del w:id="7098" w:author="peng" w:date="2015-01-22T13:50:00Z">
              <w:r w:rsidR="00C44C9A" w:rsidRPr="00C44C9A" w:rsidDel="001D0125">
                <w:rPr>
                  <w:b/>
                  <w:bCs w:val="0"/>
                  <w:color w:val="auto"/>
                  <w:sz w:val="22"/>
                  <w:szCs w:val="22"/>
                  <w:highlight w:val="yellow"/>
                  <w:rPrChange w:id="7099" w:author="me" w:date="2014-11-12T11:59:00Z">
                    <w:rPr>
                      <w:b/>
                      <w:bCs/>
                      <w:iCs/>
                      <w:color w:val="808080" w:themeColor="background1" w:themeShade="80"/>
                      <w:sz w:val="20"/>
                      <w:szCs w:val="20"/>
                    </w:rPr>
                  </w:rPrChange>
                </w:rPr>
                <w:delText xml:space="preserve"> : [</w:delText>
              </w:r>
            </w:del>
            <w:customXmlDelRangeStart w:id="7100" w:author="peng" w:date="2015-01-22T13:50:00Z"/>
            <w:sdt>
              <w:sdtPr>
                <w:rPr>
                  <w:b/>
                  <w:i w:val="0"/>
                  <w:highlight w:val="yellow"/>
                </w:rPr>
                <w:alias w:val="Attribute ATTRIBUTE MultiplicityMin"/>
                <w:tag w:val="ebb8f3f9-dd89-4d5b-b771-a57032b21977"/>
                <w:id w:val="599994696"/>
                <w:dataBinding w:xpath="/elements/element[@objid='ebb8f3f9-dd89-4d5b-b771-a57032b21977']/content[@alias='Attribute ATTRIBUTE MultiplicityMin']" w:storeItemID="{D35B6978-45B9-4860-8E6E-EDB6F017D2CB}"/>
                <w:text w:multiLine="1"/>
              </w:sdtPr>
              <w:sdtEndPr/>
              <w:sdtContent>
                <w:customXmlDelRangeEnd w:id="7100"/>
                <w:del w:id="7101" w:author="peng" w:date="2015-01-22T13:50:00Z">
                  <w:r w:rsidR="00C44C9A" w:rsidRPr="00C44C9A" w:rsidDel="001D0125">
                    <w:rPr>
                      <w:b/>
                      <w:bCs w:val="0"/>
                      <w:color w:val="auto"/>
                      <w:sz w:val="22"/>
                      <w:szCs w:val="22"/>
                      <w:highlight w:val="yellow"/>
                      <w:rPrChange w:id="7102" w:author="me" w:date="2014-11-12T11:59:00Z">
                        <w:rPr>
                          <w:b/>
                          <w:bCs/>
                          <w:iCs/>
                          <w:color w:val="808080" w:themeColor="background1" w:themeShade="80"/>
                          <w:sz w:val="20"/>
                          <w:szCs w:val="20"/>
                        </w:rPr>
                      </w:rPrChange>
                    </w:rPr>
                    <w:delText>1</w:delText>
                  </w:r>
                </w:del>
                <w:customXmlDelRangeStart w:id="7103" w:author="peng" w:date="2015-01-22T13:50:00Z"/>
              </w:sdtContent>
            </w:sdt>
            <w:customXmlDelRangeEnd w:id="7103"/>
            <w:del w:id="7104" w:author="peng" w:date="2015-01-22T13:50:00Z">
              <w:r w:rsidR="00C44C9A" w:rsidRPr="00C44C9A" w:rsidDel="001D0125">
                <w:rPr>
                  <w:b/>
                  <w:bCs w:val="0"/>
                  <w:color w:val="auto"/>
                  <w:sz w:val="22"/>
                  <w:szCs w:val="22"/>
                  <w:highlight w:val="yellow"/>
                  <w:rPrChange w:id="7105" w:author="me" w:date="2014-11-12T11:59:00Z">
                    <w:rPr>
                      <w:b/>
                      <w:bCs/>
                      <w:iCs/>
                      <w:color w:val="808080" w:themeColor="background1" w:themeShade="80"/>
                      <w:sz w:val="20"/>
                      <w:szCs w:val="20"/>
                    </w:rPr>
                  </w:rPrChange>
                </w:rPr>
                <w:delText>..</w:delText>
              </w:r>
            </w:del>
            <w:customXmlDelRangeStart w:id="7106" w:author="peng" w:date="2015-01-22T13:50:00Z"/>
            <w:sdt>
              <w:sdtPr>
                <w:rPr>
                  <w:b/>
                  <w:i w:val="0"/>
                  <w:highlight w:val="yellow"/>
                </w:rPr>
                <w:alias w:val="Attribute ATTRIBUTE MultiplicityMax"/>
                <w:tag w:val="ebb8f3f9-dd89-4d5b-b771-a57032b21977"/>
                <w:id w:val="-625233082"/>
                <w:dataBinding w:xpath="/elements/element[@objid='ebb8f3f9-dd89-4d5b-b771-a57032b21977']/content[@alias='Attribute ATTRIBUTE MultiplicityMax']" w:storeItemID="{D35B6978-45B9-4860-8E6E-EDB6F017D2CB}"/>
                <w:text w:multiLine="1"/>
              </w:sdtPr>
              <w:sdtEndPr/>
              <w:sdtContent>
                <w:customXmlDelRangeEnd w:id="7106"/>
                <w:del w:id="7107" w:author="peng" w:date="2015-01-22T13:50:00Z">
                  <w:r w:rsidR="00C44C9A" w:rsidRPr="00C44C9A" w:rsidDel="001D0125">
                    <w:rPr>
                      <w:b/>
                      <w:bCs w:val="0"/>
                      <w:color w:val="auto"/>
                      <w:sz w:val="22"/>
                      <w:szCs w:val="22"/>
                      <w:highlight w:val="yellow"/>
                      <w:rPrChange w:id="7108" w:author="me" w:date="2014-11-12T11:59:00Z">
                        <w:rPr>
                          <w:b/>
                          <w:bCs/>
                          <w:iCs/>
                          <w:color w:val="808080" w:themeColor="background1" w:themeShade="80"/>
                          <w:sz w:val="20"/>
                          <w:szCs w:val="20"/>
                        </w:rPr>
                      </w:rPrChange>
                    </w:rPr>
                    <w:delText>1</w:delText>
                  </w:r>
                </w:del>
                <w:customXmlDelRangeStart w:id="7109" w:author="peng" w:date="2015-01-22T13:50:00Z"/>
              </w:sdtContent>
            </w:sdt>
            <w:customXmlDelRangeEnd w:id="7109"/>
            <w:del w:id="7110" w:author="peng" w:date="2015-01-22T13:50:00Z">
              <w:r w:rsidR="00C44C9A" w:rsidRPr="00C44C9A" w:rsidDel="001D0125">
                <w:rPr>
                  <w:b/>
                  <w:bCs w:val="0"/>
                  <w:color w:val="auto"/>
                  <w:sz w:val="22"/>
                  <w:szCs w:val="22"/>
                  <w:highlight w:val="yellow"/>
                  <w:rPrChange w:id="7111" w:author="me" w:date="2014-11-12T11:59:00Z">
                    <w:rPr>
                      <w:b/>
                      <w:bCs/>
                      <w:iCs/>
                      <w:color w:val="808080" w:themeColor="background1" w:themeShade="80"/>
                      <w:sz w:val="20"/>
                      <w:szCs w:val="20"/>
                    </w:rPr>
                  </w:rPrChange>
                </w:rPr>
                <w:delText xml:space="preserve">] </w:delText>
              </w:r>
            </w:del>
            <w:customXmlDelRangeStart w:id="7112" w:author="peng" w:date="2015-01-22T13:50:00Z"/>
            <w:sdt>
              <w:sdtPr>
                <w:rPr>
                  <w:b/>
                  <w:i w:val="0"/>
                  <w:highlight w:val="yellow"/>
                </w:rPr>
                <w:alias w:val="DataType ATTRIBUTE Name"/>
                <w:tag w:val="00000004-0000-0009-0000-000000000000"/>
                <w:id w:val="-423652785"/>
                <w:dataBinding w:xpath="/elements/element[@objid='00000004-0000-0009-0000-000000000000']/content[@alias='DataType ATTRIBUTE Name']" w:storeItemID="{D35B6978-45B9-4860-8E6E-EDB6F017D2CB}"/>
                <w:text w:multiLine="1"/>
              </w:sdtPr>
              <w:sdtEndPr/>
              <w:sdtContent>
                <w:customXmlDelRangeEnd w:id="7112"/>
                <w:del w:id="7113" w:author="peng" w:date="2015-01-22T13:50:00Z">
                  <w:r w:rsidR="00C44C9A" w:rsidRPr="00C44C9A" w:rsidDel="001D0125">
                    <w:rPr>
                      <w:b/>
                      <w:bCs w:val="0"/>
                      <w:color w:val="auto"/>
                      <w:sz w:val="22"/>
                      <w:szCs w:val="22"/>
                      <w:highlight w:val="yellow"/>
                      <w:rPrChange w:id="7114" w:author="me" w:date="2014-11-12T11:59:00Z">
                        <w:rPr>
                          <w:b/>
                          <w:bCs/>
                          <w:iCs/>
                          <w:color w:val="808080" w:themeColor="background1" w:themeShade="80"/>
                          <w:sz w:val="20"/>
                          <w:szCs w:val="20"/>
                        </w:rPr>
                      </w:rPrChange>
                    </w:rPr>
                    <w:delText>integer</w:delText>
                  </w:r>
                </w:del>
                <w:customXmlDelRangeStart w:id="7115" w:author="peng" w:date="2015-01-22T13:50:00Z"/>
              </w:sdtContent>
            </w:sdt>
            <w:customXmlDelRangeEnd w:id="7115"/>
          </w:p>
        </w:tc>
        <w:tc>
          <w:tcPr>
            <w:tcW w:w="0" w:type="auto"/>
          </w:tcPr>
          <w:p w14:paraId="515725D9" w14:textId="77777777" w:rsidR="0065251F" w:rsidRPr="00EC224C"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116" w:author="peng" w:date="2015-01-22T13:50:00Z"/>
                <w:highlight w:val="yellow"/>
                <w:rPrChange w:id="7117" w:author="me" w:date="2014-11-12T11:59:00Z">
                  <w:rPr>
                    <w:del w:id="7118" w:author="peng" w:date="2015-01-22T13:50:00Z"/>
                  </w:rPr>
                </w:rPrChange>
              </w:rPr>
              <w:pPrChange w:id="7119"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120" w:author="peng" w:date="2015-01-22T13:50:00Z"/>
            <w:sdt>
              <w:sdtPr>
                <w:rPr>
                  <w:b w:val="0"/>
                  <w:i w:val="0"/>
                  <w:highlight w:val="yellow"/>
                </w:rPr>
                <w:alias w:val="Attribute NOTE description 0"/>
                <w:tag w:val="ebb8f3f9-dd89-4d5b-b771-a57032b21977"/>
                <w:id w:val="754706969"/>
                <w:dataBinding w:xpath="/elements/element[@objid='ebb8f3f9-dd89-4d5b-b771-a57032b21977']/content[@alias='Attribute NOTE description 0']" w:storeItemID="{D35B6978-45B9-4860-8E6E-EDB6F017D2CB}"/>
                <w:text w:multiLine="1"/>
              </w:sdtPr>
              <w:sdtEndPr/>
              <w:sdtContent>
                <w:customXmlDelRangeEnd w:id="7120"/>
                <w:del w:id="7121" w:author="peng" w:date="2015-01-22T13:50:00Z">
                  <w:r w:rsidR="00C44C9A" w:rsidRPr="00C44C9A" w:rsidDel="001D0125">
                    <w:rPr>
                      <w:b w:val="0"/>
                      <w:color w:val="auto"/>
                      <w:sz w:val="22"/>
                      <w:szCs w:val="22"/>
                      <w:highlight w:val="yellow"/>
                      <w:rPrChange w:id="7122" w:author="me" w:date="2014-11-12T11:59:00Z">
                        <w:rPr>
                          <w:b w:val="0"/>
                          <w:bCs w:val="0"/>
                          <w:iCs/>
                          <w:color w:val="808080" w:themeColor="background1" w:themeShade="80"/>
                          <w:sz w:val="20"/>
                          <w:szCs w:val="20"/>
                        </w:rPr>
                      </w:rPrChange>
                    </w:rPr>
                    <w:delText>total size of the data (training and testing)</w:delText>
                  </w:r>
                </w:del>
                <w:customXmlDelRangeStart w:id="7123" w:author="peng" w:date="2015-01-22T13:50:00Z"/>
              </w:sdtContent>
            </w:sdt>
            <w:customXmlDelRangeEnd w:id="7123"/>
          </w:p>
        </w:tc>
      </w:tr>
      <w:tr w:rsidR="0065251F" w:rsidDel="001D0125" w14:paraId="3A64DD0A" w14:textId="77777777">
        <w:trPr>
          <w:jc w:val="both"/>
          <w:del w:id="712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74414C9" w14:textId="77777777" w:rsidR="0065251F" w:rsidDel="001D0125" w:rsidRDefault="007D1D13">
            <w:pPr>
              <w:pStyle w:val="af4"/>
              <w:rPr>
                <w:del w:id="7125" w:author="peng" w:date="2015-01-22T13:50:00Z"/>
              </w:rPr>
              <w:pPrChange w:id="7126" w:author="peng" w:date="2015-01-26T02:41:00Z">
                <w:pPr>
                  <w:pStyle w:val="1"/>
                  <w:pageBreakBefore/>
                  <w:outlineLvl w:val="0"/>
                </w:pPr>
              </w:pPrChange>
            </w:pPr>
            <w:customXmlDelRangeStart w:id="7127" w:author="peng" w:date="2015-01-22T13:50:00Z"/>
            <w:sdt>
              <w:sdtPr>
                <w:rPr>
                  <w:b/>
                  <w:i w:val="0"/>
                </w:rPr>
                <w:alias w:val="Attribute ATTRIBUTE Name"/>
                <w:tag w:val="0e6e5a8a-cb9a-426f-99dd-bbc8cd785220"/>
                <w:id w:val="1021984142"/>
                <w:dataBinding w:xpath="/elements/element[@objid='0e6e5a8a-cb9a-426f-99dd-bbc8cd785220']/content[@alias='Attribute ATTRIBUTE Name']" w:storeItemID="{D35B6978-45B9-4860-8E6E-EDB6F017D2CB}"/>
                <w:text w:multiLine="1"/>
              </w:sdtPr>
              <w:sdtEndPr/>
              <w:sdtContent>
                <w:customXmlDelRangeEnd w:id="7127"/>
                <w:del w:id="7128" w:author="peng" w:date="2015-01-22T13:50:00Z">
                  <w:r w:rsidR="00AF2197" w:rsidDel="001D0125">
                    <w:delText>trainN</w:delText>
                  </w:r>
                </w:del>
                <w:customXmlDelRangeStart w:id="7129" w:author="peng" w:date="2015-01-22T13:50:00Z"/>
              </w:sdtContent>
            </w:sdt>
            <w:customXmlDelRangeEnd w:id="7129"/>
            <w:del w:id="7130" w:author="peng" w:date="2015-01-22T13:50:00Z">
              <w:r w:rsidR="00AF2197" w:rsidDel="001D0125">
                <w:delText xml:space="preserve"> : [</w:delText>
              </w:r>
            </w:del>
            <w:customXmlDelRangeStart w:id="7131" w:author="peng" w:date="2015-01-22T13:50:00Z"/>
            <w:sdt>
              <w:sdtPr>
                <w:rPr>
                  <w:b/>
                  <w:i w:val="0"/>
                </w:rPr>
                <w:alias w:val="Attribute ATTRIBUTE MultiplicityMin"/>
                <w:tag w:val="0e6e5a8a-cb9a-426f-99dd-bbc8cd785220"/>
                <w:id w:val="-807091656"/>
                <w:dataBinding w:xpath="/elements/element[@objid='0e6e5a8a-cb9a-426f-99dd-bbc8cd785220']/content[@alias='Attribute ATTRIBUTE MultiplicityMin']" w:storeItemID="{D35B6978-45B9-4860-8E6E-EDB6F017D2CB}"/>
                <w:text w:multiLine="1"/>
              </w:sdtPr>
              <w:sdtEndPr/>
              <w:sdtContent>
                <w:customXmlDelRangeEnd w:id="7131"/>
                <w:del w:id="7132" w:author="peng" w:date="2015-01-22T13:50:00Z">
                  <w:r w:rsidR="00AF2197" w:rsidDel="001D0125">
                    <w:delText>1</w:delText>
                  </w:r>
                </w:del>
                <w:customXmlDelRangeStart w:id="7133" w:author="peng" w:date="2015-01-22T13:50:00Z"/>
              </w:sdtContent>
            </w:sdt>
            <w:customXmlDelRangeEnd w:id="7133"/>
            <w:del w:id="7134" w:author="peng" w:date="2015-01-22T13:50:00Z">
              <w:r w:rsidR="00AF2197" w:rsidDel="001D0125">
                <w:delText>..</w:delText>
              </w:r>
            </w:del>
            <w:customXmlDelRangeStart w:id="7135" w:author="peng" w:date="2015-01-22T13:50:00Z"/>
            <w:sdt>
              <w:sdtPr>
                <w:rPr>
                  <w:b/>
                  <w:i w:val="0"/>
                </w:rPr>
                <w:alias w:val="Attribute ATTRIBUTE MultiplicityMax"/>
                <w:tag w:val="0e6e5a8a-cb9a-426f-99dd-bbc8cd785220"/>
                <w:id w:val="1047413574"/>
                <w:dataBinding w:xpath="/elements/element[@objid='0e6e5a8a-cb9a-426f-99dd-bbc8cd785220']/content[@alias='Attribute ATTRIBUTE MultiplicityMax']" w:storeItemID="{D35B6978-45B9-4860-8E6E-EDB6F017D2CB}"/>
                <w:text w:multiLine="1"/>
              </w:sdtPr>
              <w:sdtEndPr/>
              <w:sdtContent>
                <w:customXmlDelRangeEnd w:id="7135"/>
                <w:del w:id="7136" w:author="peng" w:date="2015-01-22T13:50:00Z">
                  <w:r w:rsidR="00AF2197" w:rsidDel="001D0125">
                    <w:delText>1</w:delText>
                  </w:r>
                </w:del>
                <w:customXmlDelRangeStart w:id="7137" w:author="peng" w:date="2015-01-22T13:50:00Z"/>
              </w:sdtContent>
            </w:sdt>
            <w:customXmlDelRangeEnd w:id="7137"/>
            <w:del w:id="7138" w:author="peng" w:date="2015-01-22T13:50:00Z">
              <w:r w:rsidR="00AF2197" w:rsidDel="001D0125">
                <w:delText xml:space="preserve">] </w:delText>
              </w:r>
            </w:del>
            <w:customXmlDelRangeStart w:id="7139" w:author="peng" w:date="2015-01-22T13:50:00Z"/>
            <w:sdt>
              <w:sdtPr>
                <w:rPr>
                  <w:b/>
                  <w:i w:val="0"/>
                </w:rPr>
                <w:alias w:val="DataType ATTRIBUTE Name"/>
                <w:tag w:val="00000004-0000-0009-0000-000000000000"/>
                <w:id w:val="803279276"/>
                <w:dataBinding w:xpath="/elements/element[@objid='00000004-0000-0009-0000-000000000000']/content[@alias='DataType ATTRIBUTE Name']" w:storeItemID="{D35B6978-45B9-4860-8E6E-EDB6F017D2CB}"/>
                <w:text w:multiLine="1"/>
              </w:sdtPr>
              <w:sdtEndPr/>
              <w:sdtContent>
                <w:customXmlDelRangeEnd w:id="7139"/>
                <w:del w:id="7140" w:author="peng" w:date="2015-01-22T13:50:00Z">
                  <w:r w:rsidR="00AF2197" w:rsidDel="001D0125">
                    <w:delText>integer</w:delText>
                  </w:r>
                </w:del>
                <w:customXmlDelRangeStart w:id="7141" w:author="peng" w:date="2015-01-22T13:50:00Z"/>
              </w:sdtContent>
            </w:sdt>
            <w:customXmlDelRangeEnd w:id="7141"/>
          </w:p>
        </w:tc>
        <w:tc>
          <w:tcPr>
            <w:tcW w:w="0" w:type="auto"/>
          </w:tcPr>
          <w:p w14:paraId="59DE2601"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142" w:author="peng" w:date="2015-01-22T13:50:00Z"/>
              </w:rPr>
              <w:pPrChange w:id="7143"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144" w:author="peng" w:date="2015-01-22T13:50:00Z"/>
            <w:sdt>
              <w:sdtPr>
                <w:rPr>
                  <w:b w:val="0"/>
                  <w:i w:val="0"/>
                </w:rPr>
                <w:alias w:val="Attribute NOTE description 0"/>
                <w:tag w:val="0e6e5a8a-cb9a-426f-99dd-bbc8cd785220"/>
                <w:id w:val="1326556233"/>
                <w:dataBinding w:xpath="/elements/element[@objid='0e6e5a8a-cb9a-426f-99dd-bbc8cd785220']/content[@alias='Attribute NOTE description 0']" w:storeItemID="{D35B6978-45B9-4860-8E6E-EDB6F017D2CB}"/>
                <w:text w:multiLine="1"/>
              </w:sdtPr>
              <w:sdtEndPr/>
              <w:sdtContent>
                <w:customXmlDelRangeEnd w:id="7144"/>
                <w:del w:id="7145" w:author="peng" w:date="2015-01-22T13:50:00Z">
                  <w:r w:rsidR="00AF2197" w:rsidDel="001D0125">
                    <w:delText>size of the bootstrap samples to train (assigned by RFLearner)</w:delText>
                  </w:r>
                </w:del>
                <w:customXmlDelRangeStart w:id="7146" w:author="peng" w:date="2015-01-22T13:50:00Z"/>
              </w:sdtContent>
            </w:sdt>
            <w:customXmlDelRangeEnd w:id="7146"/>
          </w:p>
        </w:tc>
      </w:tr>
      <w:tr w:rsidR="0065251F" w:rsidDel="001D0125" w14:paraId="2D1FEAC4" w14:textId="77777777">
        <w:trPr>
          <w:cnfStyle w:val="000000100000" w:firstRow="0" w:lastRow="0" w:firstColumn="0" w:lastColumn="0" w:oddVBand="0" w:evenVBand="0" w:oddHBand="1" w:evenHBand="0" w:firstRowFirstColumn="0" w:firstRowLastColumn="0" w:lastRowFirstColumn="0" w:lastRowLastColumn="0"/>
          <w:jc w:val="both"/>
          <w:del w:id="714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A8098F5" w14:textId="77777777" w:rsidR="0065251F" w:rsidDel="001D0125" w:rsidRDefault="007D1D13">
            <w:pPr>
              <w:pStyle w:val="af4"/>
              <w:rPr>
                <w:del w:id="7148" w:author="peng" w:date="2015-01-22T13:50:00Z"/>
              </w:rPr>
              <w:pPrChange w:id="7149" w:author="peng" w:date="2015-01-26T02:41:00Z">
                <w:pPr>
                  <w:pStyle w:val="1"/>
                  <w:pageBreakBefore/>
                  <w:outlineLvl w:val="0"/>
                </w:pPr>
              </w:pPrChange>
            </w:pPr>
            <w:customXmlDelRangeStart w:id="7150" w:author="peng" w:date="2015-01-22T13:50:00Z"/>
            <w:sdt>
              <w:sdtPr>
                <w:rPr>
                  <w:b/>
                  <w:i w:val="0"/>
                </w:rPr>
                <w:alias w:val="Attribute ATTRIBUTE Name"/>
                <w:tag w:val="c8d51bcf-a123-439a-a3af-27758281545f"/>
                <w:id w:val="-240099021"/>
                <w:dataBinding w:xpath="/elements/element[@objid='c8d51bcf-a123-439a-a3af-27758281545f']/content[@alias='Attribute ATTRIBUTE Name']" w:storeItemID="{D35B6978-45B9-4860-8E6E-EDB6F017D2CB}"/>
                <w:text w:multiLine="1"/>
              </w:sdtPr>
              <w:sdtEndPr/>
              <w:sdtContent>
                <w:customXmlDelRangeEnd w:id="7150"/>
                <w:del w:id="7151" w:author="peng" w:date="2015-01-22T13:50:00Z">
                  <w:r w:rsidR="00AF2197" w:rsidDel="001D0125">
                    <w:delText>attrN</w:delText>
                  </w:r>
                </w:del>
                <w:customXmlDelRangeStart w:id="7152" w:author="peng" w:date="2015-01-22T13:50:00Z"/>
              </w:sdtContent>
            </w:sdt>
            <w:customXmlDelRangeEnd w:id="7152"/>
            <w:del w:id="7153" w:author="peng" w:date="2015-01-22T13:50:00Z">
              <w:r w:rsidR="00AF2197" w:rsidDel="001D0125">
                <w:delText xml:space="preserve"> : [</w:delText>
              </w:r>
            </w:del>
            <w:customXmlDelRangeStart w:id="7154" w:author="peng" w:date="2015-01-22T13:50:00Z"/>
            <w:sdt>
              <w:sdtPr>
                <w:rPr>
                  <w:b/>
                  <w:i w:val="0"/>
                </w:rPr>
                <w:alias w:val="Attribute ATTRIBUTE MultiplicityMin"/>
                <w:tag w:val="c8d51bcf-a123-439a-a3af-27758281545f"/>
                <w:id w:val="926154140"/>
                <w:dataBinding w:xpath="/elements/element[@objid='c8d51bcf-a123-439a-a3af-27758281545f']/content[@alias='Attribute ATTRIBUTE MultiplicityMin']" w:storeItemID="{D35B6978-45B9-4860-8E6E-EDB6F017D2CB}"/>
                <w:text w:multiLine="1"/>
              </w:sdtPr>
              <w:sdtEndPr/>
              <w:sdtContent>
                <w:customXmlDelRangeEnd w:id="7154"/>
                <w:del w:id="7155" w:author="peng" w:date="2015-01-22T13:50:00Z">
                  <w:r w:rsidR="00AF2197" w:rsidDel="001D0125">
                    <w:delText>1</w:delText>
                  </w:r>
                </w:del>
                <w:customXmlDelRangeStart w:id="7156" w:author="peng" w:date="2015-01-22T13:50:00Z"/>
              </w:sdtContent>
            </w:sdt>
            <w:customXmlDelRangeEnd w:id="7156"/>
            <w:del w:id="7157" w:author="peng" w:date="2015-01-22T13:50:00Z">
              <w:r w:rsidR="00AF2197" w:rsidDel="001D0125">
                <w:delText>..</w:delText>
              </w:r>
            </w:del>
            <w:customXmlDelRangeStart w:id="7158" w:author="peng" w:date="2015-01-22T13:50:00Z"/>
            <w:sdt>
              <w:sdtPr>
                <w:rPr>
                  <w:b/>
                  <w:i w:val="0"/>
                </w:rPr>
                <w:alias w:val="Attribute ATTRIBUTE MultiplicityMax"/>
                <w:tag w:val="c8d51bcf-a123-439a-a3af-27758281545f"/>
                <w:id w:val="-907527188"/>
                <w:dataBinding w:xpath="/elements/element[@objid='c8d51bcf-a123-439a-a3af-27758281545f']/content[@alias='Attribute ATTRIBUTE MultiplicityMax']" w:storeItemID="{D35B6978-45B9-4860-8E6E-EDB6F017D2CB}"/>
                <w:text w:multiLine="1"/>
              </w:sdtPr>
              <w:sdtEndPr/>
              <w:sdtContent>
                <w:customXmlDelRangeEnd w:id="7158"/>
                <w:del w:id="7159" w:author="peng" w:date="2015-01-22T13:50:00Z">
                  <w:r w:rsidR="00AF2197" w:rsidDel="001D0125">
                    <w:delText>1</w:delText>
                  </w:r>
                </w:del>
                <w:customXmlDelRangeStart w:id="7160" w:author="peng" w:date="2015-01-22T13:50:00Z"/>
              </w:sdtContent>
            </w:sdt>
            <w:customXmlDelRangeEnd w:id="7160"/>
            <w:del w:id="7161" w:author="peng" w:date="2015-01-22T13:50:00Z">
              <w:r w:rsidR="00AF2197" w:rsidDel="001D0125">
                <w:delText xml:space="preserve">] </w:delText>
              </w:r>
            </w:del>
            <w:customXmlDelRangeStart w:id="7162" w:author="peng" w:date="2015-01-22T13:50:00Z"/>
            <w:sdt>
              <w:sdtPr>
                <w:rPr>
                  <w:b/>
                  <w:i w:val="0"/>
                </w:rPr>
                <w:alias w:val="DataType ATTRIBUTE Name"/>
                <w:tag w:val="00000004-0000-0009-0000-000000000000"/>
                <w:id w:val="731972994"/>
                <w:dataBinding w:xpath="/elements/element[@objid='00000004-0000-0009-0000-000000000000']/content[@alias='DataType ATTRIBUTE Name']" w:storeItemID="{D35B6978-45B9-4860-8E6E-EDB6F017D2CB}"/>
                <w:text w:multiLine="1"/>
              </w:sdtPr>
              <w:sdtEndPr/>
              <w:sdtContent>
                <w:customXmlDelRangeEnd w:id="7162"/>
                <w:del w:id="7163" w:author="peng" w:date="2015-01-22T13:50:00Z">
                  <w:r w:rsidR="00AF2197" w:rsidDel="001D0125">
                    <w:delText>integer</w:delText>
                  </w:r>
                </w:del>
                <w:customXmlDelRangeStart w:id="7164" w:author="peng" w:date="2015-01-22T13:50:00Z"/>
              </w:sdtContent>
            </w:sdt>
            <w:customXmlDelRangeEnd w:id="7164"/>
          </w:p>
        </w:tc>
        <w:tc>
          <w:tcPr>
            <w:tcW w:w="0" w:type="auto"/>
          </w:tcPr>
          <w:p w14:paraId="4278BE0E"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165" w:author="peng" w:date="2015-01-22T13:50:00Z"/>
              </w:rPr>
              <w:pPrChange w:id="7166"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167" w:author="peng" w:date="2015-01-22T13:50:00Z"/>
            <w:sdt>
              <w:sdtPr>
                <w:rPr>
                  <w:b w:val="0"/>
                  <w:i w:val="0"/>
                </w:rPr>
                <w:alias w:val="Attribute NOTE description 0"/>
                <w:tag w:val="c8d51bcf-a123-439a-a3af-27758281545f"/>
                <w:id w:val="-1664146226"/>
                <w:dataBinding w:xpath="/elements/element[@objid='c8d51bcf-a123-439a-a3af-27758281545f']/content[@alias='Attribute NOTE description 0']" w:storeItemID="{D35B6978-45B9-4860-8E6E-EDB6F017D2CB}"/>
                <w:text w:multiLine="1"/>
              </w:sdtPr>
              <w:sdtEndPr/>
              <w:sdtContent>
                <w:customXmlDelRangeEnd w:id="7167"/>
                <w:del w:id="7168" w:author="peng" w:date="2015-01-22T13:50:00Z">
                  <w:r w:rsidR="00AF2197" w:rsidDel="001D0125">
                    <w:delText>size of the attributes to train (assigned by RFLearner)</w:delText>
                  </w:r>
                </w:del>
                <w:customXmlDelRangeStart w:id="7169" w:author="peng" w:date="2015-01-22T13:50:00Z"/>
              </w:sdtContent>
            </w:sdt>
            <w:customXmlDelRangeEnd w:id="7169"/>
          </w:p>
        </w:tc>
      </w:tr>
    </w:tbl>
    <w:p w14:paraId="3C7E2636" w14:textId="77777777" w:rsidR="002A635A" w:rsidRPr="002A635A" w:rsidDel="001D0125" w:rsidRDefault="00AF2197">
      <w:pPr>
        <w:pStyle w:val="af4"/>
        <w:rPr>
          <w:del w:id="7170" w:author="peng" w:date="2015-01-22T13:50:00Z"/>
        </w:rPr>
        <w:pPrChange w:id="7171" w:author="peng" w:date="2015-01-26T02:41:00Z">
          <w:pPr>
            <w:pStyle w:val="1"/>
            <w:pageBreakBefore/>
          </w:pPr>
        </w:pPrChange>
      </w:pPr>
      <w:del w:id="7172"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12</w:delText>
        </w:r>
        <w:r w:rsidR="00C44C9A" w:rsidDel="001D0125">
          <w:fldChar w:fldCharType="end"/>
        </w:r>
        <w:r w:rsidDel="001D0125">
          <w:delText> Attributes of Class "DecisionTree"</w:delText>
        </w:r>
      </w:del>
    </w:p>
    <w:tbl>
      <w:tblPr>
        <w:tblStyle w:val="-1"/>
        <w:tblW w:w="5000" w:type="pct"/>
        <w:jc w:val="both"/>
        <w:tblLook w:val="04A0" w:firstRow="1" w:lastRow="0" w:firstColumn="1" w:lastColumn="0" w:noHBand="0" w:noVBand="1"/>
      </w:tblPr>
      <w:tblGrid>
        <w:gridCol w:w="4431"/>
        <w:gridCol w:w="4621"/>
      </w:tblGrid>
      <w:tr w:rsidR="0065251F" w:rsidDel="001D0125" w14:paraId="3BF6E272" w14:textId="77777777" w:rsidTr="0065251F">
        <w:trPr>
          <w:cnfStyle w:val="100000000000" w:firstRow="1" w:lastRow="0" w:firstColumn="0" w:lastColumn="0" w:oddVBand="0" w:evenVBand="0" w:oddHBand="0" w:evenHBand="0" w:firstRowFirstColumn="0" w:firstRowLastColumn="0" w:lastRowFirstColumn="0" w:lastRowLastColumn="0"/>
          <w:tblHeader/>
          <w:jc w:val="both"/>
          <w:del w:id="717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E8CCA9F" w14:textId="77777777" w:rsidR="0065251F" w:rsidDel="001D0125" w:rsidRDefault="00AF2197">
            <w:pPr>
              <w:pStyle w:val="af4"/>
              <w:rPr>
                <w:del w:id="7174" w:author="peng" w:date="2015-01-22T13:50:00Z"/>
              </w:rPr>
              <w:pPrChange w:id="7175" w:author="peng" w:date="2015-01-26T02:41:00Z">
                <w:pPr>
                  <w:pStyle w:val="1"/>
                  <w:pageBreakBefore/>
                  <w:outlineLvl w:val="0"/>
                </w:pPr>
              </w:pPrChange>
            </w:pPr>
            <w:del w:id="7176" w:author="peng" w:date="2015-01-22T13:50:00Z">
              <w:r w:rsidDel="001D0125">
                <w:delText>Name</w:delText>
              </w:r>
            </w:del>
          </w:p>
        </w:tc>
        <w:tc>
          <w:tcPr>
            <w:tcW w:w="0" w:type="auto"/>
          </w:tcPr>
          <w:p w14:paraId="0A4609E9"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7177" w:author="peng" w:date="2015-01-22T13:50:00Z"/>
              </w:rPr>
              <w:pPrChange w:id="7178"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7179" w:author="peng" w:date="2015-01-22T13:50:00Z">
              <w:r w:rsidDel="001D0125">
                <w:delText>Description</w:delText>
              </w:r>
            </w:del>
          </w:p>
        </w:tc>
      </w:tr>
      <w:tr w:rsidR="0065251F" w:rsidDel="001D0125" w14:paraId="6C4E1161" w14:textId="77777777">
        <w:trPr>
          <w:cnfStyle w:val="000000100000" w:firstRow="0" w:lastRow="0" w:firstColumn="0" w:lastColumn="0" w:oddVBand="0" w:evenVBand="0" w:oddHBand="1" w:evenHBand="0" w:firstRowFirstColumn="0" w:firstRowLastColumn="0" w:lastRowFirstColumn="0" w:lastRowLastColumn="0"/>
          <w:jc w:val="both"/>
          <w:del w:id="7180"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95A0F1A" w14:textId="77777777" w:rsidR="0065251F" w:rsidDel="001D0125" w:rsidRDefault="007D1D13">
            <w:pPr>
              <w:pStyle w:val="af4"/>
              <w:rPr>
                <w:del w:id="7181" w:author="peng" w:date="2015-01-22T13:50:00Z"/>
              </w:rPr>
              <w:pPrChange w:id="7182" w:author="peng" w:date="2015-01-26T02:41:00Z">
                <w:pPr>
                  <w:pStyle w:val="1"/>
                  <w:pageBreakBefore/>
                  <w:outlineLvl w:val="0"/>
                </w:pPr>
              </w:pPrChange>
            </w:pPr>
            <w:customXmlDelRangeStart w:id="7183" w:author="peng" w:date="2015-01-22T13:50:00Z"/>
            <w:sdt>
              <w:sdtPr>
                <w:rPr>
                  <w:b/>
                  <w:i w:val="0"/>
                </w:rPr>
                <w:alias w:val="Association ATTRIBUTE Name"/>
                <w:tag w:val="ebcc0750-dcdc-4e30-8f38-7271a0fa2902"/>
                <w:id w:val="806752334"/>
                <w:dataBinding w:xpath="/elements/element[@objid='ebcc0750-dcdc-4e30-8f38-7271a0fa2902']/content[@alias='Association ATTRIBUTE Name']" w:storeItemID="{D35B6978-45B9-4860-8E6E-EDB6F017D2CB}"/>
                <w:text w:multiLine="1"/>
              </w:sdtPr>
              <w:sdtEndPr/>
              <w:sdtContent>
                <w:customXmlDelRangeEnd w:id="7183"/>
                <w:customXmlDelRangeStart w:id="7184" w:author="peng" w:date="2015-01-22T13:50:00Z"/>
              </w:sdtContent>
            </w:sdt>
            <w:customXmlDelRangeEnd w:id="7184"/>
            <w:del w:id="7185" w:author="peng" w:date="2015-01-22T13:50:00Z">
              <w:r w:rsidR="00AF2197" w:rsidDel="001D0125">
                <w:delText>-&gt;</w:delText>
              </w:r>
            </w:del>
            <w:customXmlDelRangeStart w:id="7186" w:author="peng" w:date="2015-01-22T13:50:00Z"/>
            <w:sdt>
              <w:sdtPr>
                <w:rPr>
                  <w:b/>
                  <w:i w:val="0"/>
                </w:rPr>
                <w:alias w:val="AssociationEnd ATTRIBUTE Name"/>
                <w:tag w:val="bd717090-214d-4987-9ab8-8616e6eb28ed"/>
                <w:id w:val="-1044288991"/>
                <w:dataBinding w:xpath="/elements/element[@objid='bd717090-214d-4987-9ab8-8616e6eb28ed']/content[@alias='AssociationEnd ATTRIBUTE Name']" w:storeItemID="{D35B6978-45B9-4860-8E6E-EDB6F017D2CB}"/>
                <w:text w:multiLine="1"/>
              </w:sdtPr>
              <w:sdtEndPr/>
              <w:sdtContent>
                <w:customXmlDelRangeEnd w:id="7186"/>
                <w:del w:id="7187" w:author="peng" w:date="2015-01-22T13:50:00Z">
                  <w:r w:rsidR="00AF2197" w:rsidDel="001D0125">
                    <w:delText>rootNode</w:delText>
                  </w:r>
                </w:del>
                <w:customXmlDelRangeStart w:id="7188" w:author="peng" w:date="2015-01-22T13:50:00Z"/>
              </w:sdtContent>
            </w:sdt>
            <w:customXmlDelRangeEnd w:id="7188"/>
            <w:del w:id="7189" w:author="peng" w:date="2015-01-22T13:50:00Z">
              <w:r w:rsidR="00AF2197" w:rsidDel="001D0125">
                <w:delText xml:space="preserve"> : [</w:delText>
              </w:r>
            </w:del>
            <w:customXmlDelRangeStart w:id="7190" w:author="peng" w:date="2015-01-22T13:50:00Z"/>
            <w:sdt>
              <w:sdtPr>
                <w:rPr>
                  <w:b/>
                  <w:i w:val="0"/>
                </w:rPr>
                <w:alias w:val="AssociationEnd ATTRIBUTE MultiplicityMin"/>
                <w:tag w:val="bd717090-214d-4987-9ab8-8616e6eb28ed"/>
                <w:id w:val="-1063871023"/>
                <w:dataBinding w:xpath="/elements/element[@objid='bd717090-214d-4987-9ab8-8616e6eb28ed']/content[@alias='AssociationEnd ATTRIBUTE MultiplicityMin']" w:storeItemID="{D35B6978-45B9-4860-8E6E-EDB6F017D2CB}"/>
                <w:text w:multiLine="1"/>
              </w:sdtPr>
              <w:sdtEndPr/>
              <w:sdtContent>
                <w:customXmlDelRangeEnd w:id="7190"/>
                <w:del w:id="7191" w:author="peng" w:date="2015-01-22T13:50:00Z">
                  <w:r w:rsidR="00AF2197" w:rsidDel="001D0125">
                    <w:delText>0</w:delText>
                  </w:r>
                </w:del>
                <w:customXmlDelRangeStart w:id="7192" w:author="peng" w:date="2015-01-22T13:50:00Z"/>
              </w:sdtContent>
            </w:sdt>
            <w:customXmlDelRangeEnd w:id="7192"/>
            <w:del w:id="7193" w:author="peng" w:date="2015-01-22T13:50:00Z">
              <w:r w:rsidR="00AF2197" w:rsidDel="001D0125">
                <w:delText>..</w:delText>
              </w:r>
            </w:del>
            <w:customXmlDelRangeStart w:id="7194" w:author="peng" w:date="2015-01-22T13:50:00Z"/>
            <w:sdt>
              <w:sdtPr>
                <w:rPr>
                  <w:b/>
                  <w:i w:val="0"/>
                </w:rPr>
                <w:alias w:val="AssociationEnd ATTRIBUTE MultiplicityMax"/>
                <w:tag w:val="bd717090-214d-4987-9ab8-8616e6eb28ed"/>
                <w:id w:val="-1099864080"/>
                <w:dataBinding w:xpath="/elements/element[@objid='bd717090-214d-4987-9ab8-8616e6eb28ed']/content[@alias='AssociationEnd ATTRIBUTE MultiplicityMax']" w:storeItemID="{D35B6978-45B9-4860-8E6E-EDB6F017D2CB}"/>
                <w:text w:multiLine="1"/>
              </w:sdtPr>
              <w:sdtEndPr/>
              <w:sdtContent>
                <w:customXmlDelRangeEnd w:id="7194"/>
                <w:del w:id="7195" w:author="peng" w:date="2015-01-22T13:50:00Z">
                  <w:r w:rsidR="00AF2197" w:rsidDel="001D0125">
                    <w:delText>1</w:delText>
                  </w:r>
                </w:del>
                <w:customXmlDelRangeStart w:id="7196" w:author="peng" w:date="2015-01-22T13:50:00Z"/>
              </w:sdtContent>
            </w:sdt>
            <w:customXmlDelRangeEnd w:id="7196"/>
            <w:del w:id="7197" w:author="peng" w:date="2015-01-22T13:50:00Z">
              <w:r w:rsidR="00AF2197" w:rsidDel="001D0125">
                <w:delText xml:space="preserve">] </w:delText>
              </w:r>
              <w:r w:rsidR="005F08CA" w:rsidDel="001D0125">
                <w:rPr>
                  <w:color w:val="auto"/>
                </w:rPr>
                <w:fldChar w:fldCharType="begin"/>
              </w:r>
              <w:r w:rsidR="005F08CA" w:rsidDel="001D0125">
                <w:delInstrText xml:space="preserve"> HYPERLINK \l "_67321fdf-07c5-4b25-973e-2c0c213fa851" \h </w:delInstrText>
              </w:r>
              <w:r w:rsidR="005F08CA" w:rsidDel="001D0125">
                <w:rPr>
                  <w:color w:val="auto"/>
                </w:rPr>
                <w:fldChar w:fldCharType="separate"/>
              </w:r>
              <w:r w:rsidR="00AF2197" w:rsidDel="001D0125">
                <w:rPr>
                  <w:rStyle w:val="af2"/>
                </w:rPr>
                <w:delText>TreeNode</w:delText>
              </w:r>
              <w:r w:rsidR="005F08CA" w:rsidDel="001D0125">
                <w:rPr>
                  <w:rStyle w:val="af2"/>
                  <w:b/>
                  <w:i w:val="0"/>
                </w:rPr>
                <w:fldChar w:fldCharType="end"/>
              </w:r>
            </w:del>
          </w:p>
        </w:tc>
        <w:tc>
          <w:tcPr>
            <w:tcW w:w="0" w:type="auto"/>
          </w:tcPr>
          <w:p w14:paraId="5F020A32"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198" w:author="peng" w:date="2015-01-22T13:50:00Z"/>
              </w:rPr>
              <w:pPrChange w:id="7199"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200" w:author="peng" w:date="2015-01-22T13:50:00Z"/>
            <w:sdt>
              <w:sdtPr>
                <w:rPr>
                  <w:b w:val="0"/>
                  <w:i w:val="0"/>
                </w:rPr>
                <w:alias w:val="AssociationEnd NOTE description 0"/>
                <w:tag w:val="bd717090-214d-4987-9ab8-8616e6eb28ed"/>
                <w:id w:val="-1373537278"/>
                <w:dataBinding w:xpath="/elements/element[@objid='bd717090-214d-4987-9ab8-8616e6eb28ed']/content[@alias='AssociationEnd NOTE description 0']" w:storeItemID="{D35B6978-45B9-4860-8E6E-EDB6F017D2CB}"/>
                <w:text w:multiLine="1"/>
              </w:sdtPr>
              <w:sdtEndPr/>
              <w:sdtContent>
                <w:customXmlDelRangeEnd w:id="7200"/>
                <w:del w:id="7201" w:author="peng" w:date="2015-01-22T13:50:00Z">
                  <w:r w:rsidR="00AF2197" w:rsidDel="001D0125">
                    <w:delText>root node of this decision tree</w:delText>
                  </w:r>
                </w:del>
                <w:customXmlDelRangeStart w:id="7202" w:author="peng" w:date="2015-01-22T13:50:00Z"/>
              </w:sdtContent>
            </w:sdt>
            <w:customXmlDelRangeEnd w:id="7202"/>
          </w:p>
        </w:tc>
      </w:tr>
    </w:tbl>
    <w:p w14:paraId="09FDA1B0" w14:textId="77777777" w:rsidR="0065251F" w:rsidDel="001D0125" w:rsidRDefault="00AF2197">
      <w:pPr>
        <w:pStyle w:val="af4"/>
        <w:rPr>
          <w:del w:id="7203" w:author="peng" w:date="2015-01-22T13:50:00Z"/>
        </w:rPr>
        <w:pPrChange w:id="7204" w:author="peng" w:date="2015-01-26T02:41:00Z">
          <w:pPr>
            <w:pStyle w:val="1"/>
            <w:pageBreakBefore/>
          </w:pPr>
        </w:pPrChange>
      </w:pPr>
      <w:del w:id="7205"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13</w:delText>
        </w:r>
        <w:r w:rsidR="00C44C9A" w:rsidDel="001D0125">
          <w:fldChar w:fldCharType="end"/>
        </w:r>
        <w:r w:rsidDel="001D0125">
          <w:delText> Associations of Class "DecisionTree"</w:delText>
        </w:r>
      </w:del>
    </w:p>
    <w:p w14:paraId="6230A2B2" w14:textId="77777777" w:rsidR="0065251F" w:rsidDel="001D0125" w:rsidRDefault="00AF2197">
      <w:pPr>
        <w:pStyle w:val="af4"/>
        <w:rPr>
          <w:del w:id="7206" w:author="peng" w:date="2015-01-22T13:50:00Z"/>
        </w:rPr>
        <w:pPrChange w:id="7207" w:author="peng" w:date="2015-01-26T02:41:00Z">
          <w:pPr>
            <w:pStyle w:val="1"/>
            <w:pageBreakBefore/>
          </w:pPr>
        </w:pPrChange>
      </w:pPr>
      <w:bookmarkStart w:id="7208" w:name="_67321fdf-07c5-4b25-973e-2c0c213fa851"/>
      <w:del w:id="7209" w:author="peng" w:date="2015-01-22T13:50:00Z">
        <w:r w:rsidDel="001D0125">
          <w:delText>Class "</w:delText>
        </w:r>
      </w:del>
      <w:customXmlDelRangeStart w:id="7210" w:author="peng" w:date="2015-01-22T13:50:00Z"/>
      <w:sdt>
        <w:sdtPr>
          <w:rPr>
            <w:bCs/>
            <w:i w:val="0"/>
            <w:sz w:val="26"/>
            <w:szCs w:val="26"/>
          </w:rPr>
          <w:alias w:val="Class ATTRIBUTE Name"/>
          <w:tag w:val="67321fdf-07c5-4b25-973e-2c0c213fa851"/>
          <w:id w:val="-1358264527"/>
          <w:dataBinding w:xpath="/elements/element[@objid='67321fdf-07c5-4b25-973e-2c0c213fa851']/content[@alias='Class ATTRIBUTE Name']" w:storeItemID="{D35B6978-45B9-4860-8E6E-EDB6F017D2CB}"/>
          <w:text w:multiLine="1"/>
        </w:sdtPr>
        <w:sdtEndPr/>
        <w:sdtContent>
          <w:customXmlDelRangeEnd w:id="7210"/>
          <w:del w:id="7211" w:author="peng" w:date="2015-01-22T13:50:00Z">
            <w:r w:rsidDel="001D0125">
              <w:delText>TreeNode</w:delText>
            </w:r>
          </w:del>
          <w:customXmlDelRangeStart w:id="7212" w:author="peng" w:date="2015-01-22T13:50:00Z"/>
        </w:sdtContent>
      </w:sdt>
      <w:customXmlDelRangeEnd w:id="7212"/>
      <w:del w:id="7213" w:author="peng" w:date="2015-01-22T13:50:00Z">
        <w:r w:rsidDel="001D0125">
          <w:delText>"</w:delText>
        </w:r>
        <w:bookmarkEnd w:id="7208"/>
      </w:del>
    </w:p>
    <w:p w14:paraId="7EDE649F" w14:textId="77777777" w:rsidR="0065251F" w:rsidDel="001D0125" w:rsidRDefault="00AF2197">
      <w:pPr>
        <w:pStyle w:val="af4"/>
        <w:rPr>
          <w:del w:id="7214" w:author="peng" w:date="2015-01-22T13:50:00Z"/>
          <w:rStyle w:val="ae"/>
          <w:b w:val="0"/>
          <w:bCs/>
        </w:rPr>
        <w:pPrChange w:id="7215" w:author="peng" w:date="2015-01-26T02:41:00Z">
          <w:pPr>
            <w:pStyle w:val="1"/>
            <w:pageBreakBefore/>
          </w:pPr>
        </w:pPrChange>
      </w:pPr>
      <w:del w:id="7216" w:author="peng" w:date="2015-01-22T13:50:00Z">
        <w:r w:rsidDel="001D0125">
          <w:rPr>
            <w:rStyle w:val="ae"/>
          </w:rPr>
          <w:delText xml:space="preserve">from Package </w:delText>
        </w:r>
      </w:del>
      <w:customXmlDelRangeStart w:id="7217" w:author="peng" w:date="2015-01-22T13:50:00Z"/>
      <w:sdt>
        <w:sdtPr>
          <w:rPr>
            <w:rStyle w:val="ae"/>
            <w:b w:val="0"/>
            <w:iCs w:val="0"/>
            <w:spacing w:val="15"/>
          </w:rPr>
          <w:alias w:val="Package ATTRIBUTE Name"/>
          <w:tag w:val="3dcb2c09-2a32-475f-982a-7933da523875"/>
          <w:id w:val="-855576570"/>
          <w:dataBinding w:xpath="/elements/element[@objid='3dcb2c09-2a32-475f-982a-7933da523875']/content[@alias='Package ATTRIBUTE Name']" w:storeItemID="{D35B6978-45B9-4860-8E6E-EDB6F017D2CB}"/>
          <w:text w:multiLine="1"/>
        </w:sdtPr>
        <w:sdtEndPr>
          <w:rPr>
            <w:rStyle w:val="ae"/>
          </w:rPr>
        </w:sdtEndPr>
        <w:sdtContent>
          <w:customXmlDelRangeEnd w:id="7217"/>
          <w:del w:id="7218" w:author="peng" w:date="2015-01-22T13:50:00Z">
            <w:r w:rsidDel="001D0125">
              <w:rPr>
                <w:rStyle w:val="ae"/>
              </w:rPr>
              <w:delText>gforge</w:delText>
            </w:r>
          </w:del>
          <w:customXmlDelRangeStart w:id="7219" w:author="peng" w:date="2015-01-22T13:50:00Z"/>
        </w:sdtContent>
      </w:sdt>
      <w:customXmlDelRangeEnd w:id="7219"/>
      <w:del w:id="7220" w:author="peng" w:date="2015-01-22T13:50:00Z">
        <w:r w:rsidDel="001D0125">
          <w:rPr>
            <w:rStyle w:val="ae"/>
          </w:rPr>
          <w:delText>.</w:delText>
        </w:r>
      </w:del>
      <w:customXmlDelRangeStart w:id="7221" w:author="peng" w:date="2015-01-22T13:50:00Z"/>
      <w:sdt>
        <w:sdtPr>
          <w:rPr>
            <w:rStyle w:val="ae"/>
            <w:b w:val="0"/>
            <w:iCs w:val="0"/>
            <w:spacing w:val="15"/>
          </w:rPr>
          <w:alias w:val="Package ATTRIBUTE Name"/>
          <w:tag w:val="3c0eec90-a163-4364-8ec1-855c885b184b"/>
          <w:id w:val="-1917843398"/>
          <w:dataBinding w:xpath="/elements/element[@objid='3c0eec90-a163-4364-8ec1-855c885b184b']/content[@alias='Package ATTRIBUTE Name']" w:storeItemID="{D35B6978-45B9-4860-8E6E-EDB6F017D2CB}"/>
          <w:text w:multiLine="1"/>
        </w:sdtPr>
        <w:sdtEndPr>
          <w:rPr>
            <w:rStyle w:val="ae"/>
          </w:rPr>
        </w:sdtEndPr>
        <w:sdtContent>
          <w:customXmlDelRangeEnd w:id="7221"/>
          <w:del w:id="7222" w:author="peng" w:date="2015-01-22T13:50:00Z">
            <w:r w:rsidDel="001D0125">
              <w:rPr>
                <w:rStyle w:val="ae"/>
              </w:rPr>
              <w:delText>RandomForestHOG</w:delText>
            </w:r>
          </w:del>
          <w:customXmlDelRangeStart w:id="7223" w:author="peng" w:date="2015-01-22T13:50:00Z"/>
        </w:sdtContent>
      </w:sdt>
      <w:customXmlDelRangeEnd w:id="7223"/>
      <w:del w:id="7224" w:author="peng" w:date="2015-01-22T13:50:00Z">
        <w:r w:rsidDel="001D0125">
          <w:rPr>
            <w:rStyle w:val="ae"/>
          </w:rPr>
          <w:delText>.</w:delText>
        </w:r>
        <w:r w:rsidR="00C44C9A" w:rsidDel="001D0125">
          <w:rPr>
            <w:b w:val="0"/>
            <w:iCs/>
            <w:spacing w:val="15"/>
            <w:sz w:val="24"/>
            <w:szCs w:val="24"/>
          </w:rPr>
          <w:fldChar w:fldCharType="begin"/>
        </w:r>
        <w:r w:rsidR="005F1E5A" w:rsidDel="001D0125">
          <w:delInstrText>HYPERLINK \l "_59aa1dec-a6d5-40e5-bf32-21f89bc84295" \h</w:delInstrText>
        </w:r>
        <w:r w:rsidR="00C44C9A" w:rsidDel="001D0125">
          <w:rPr>
            <w:b w:val="0"/>
            <w:iCs/>
            <w:spacing w:val="15"/>
            <w:sz w:val="24"/>
            <w:szCs w:val="24"/>
          </w:rPr>
          <w:fldChar w:fldCharType="separate"/>
        </w:r>
        <w:r w:rsidDel="001D0125">
          <w:rPr>
            <w:rStyle w:val="af2"/>
          </w:rPr>
          <w:delText>DecisionTree</w:delText>
        </w:r>
        <w:r w:rsidR="00C44C9A" w:rsidDel="001D0125">
          <w:rPr>
            <w:b w:val="0"/>
            <w:iCs/>
            <w:spacing w:val="15"/>
            <w:sz w:val="24"/>
            <w:szCs w:val="24"/>
          </w:rPr>
          <w:fldChar w:fldCharType="end"/>
        </w:r>
      </w:del>
    </w:p>
    <w:p w14:paraId="34C71F6C" w14:textId="77777777" w:rsidR="0065251F" w:rsidDel="001D0125" w:rsidRDefault="007D1D13">
      <w:pPr>
        <w:pStyle w:val="af4"/>
        <w:rPr>
          <w:del w:id="7225" w:author="peng" w:date="2015-01-22T13:50:00Z"/>
        </w:rPr>
        <w:pPrChange w:id="7226" w:author="peng" w:date="2015-01-26T02:41:00Z">
          <w:pPr>
            <w:pStyle w:val="1"/>
            <w:pageBreakBefore/>
          </w:pPr>
        </w:pPrChange>
      </w:pPr>
      <w:customXmlDelRangeStart w:id="7227" w:author="peng" w:date="2015-01-22T13:50:00Z"/>
      <w:sdt>
        <w:sdtPr>
          <w:rPr>
            <w:b w:val="0"/>
            <w:i w:val="0"/>
          </w:rPr>
          <w:alias w:val="Class NOTE description 0"/>
          <w:tag w:val="67321fdf-07c5-4b25-973e-2c0c213fa851"/>
          <w:id w:val="-762686285"/>
          <w:dataBinding w:xpath="/elements/element[@objid='67321fdf-07c5-4b25-973e-2c0c213fa851']/content[@alias='Class NOTE description 0']" w:storeItemID="{D35B6978-45B9-4860-8E6E-EDB6F017D2CB}"/>
          <w:text w:multiLine="1"/>
        </w:sdtPr>
        <w:sdtEndPr/>
        <w:sdtContent>
          <w:customXmlDelRangeEnd w:id="7227"/>
          <w:del w:id="7228" w:author="peng" w:date="2015-01-22T13:50:00Z">
            <w:r w:rsidR="00AF2197" w:rsidDel="001D0125">
              <w:delText>This class contains the elements of a node in tree data structure.</w:delText>
            </w:r>
          </w:del>
          <w:customXmlDelRangeStart w:id="7229" w:author="peng" w:date="2015-01-22T13:50:00Z"/>
        </w:sdtContent>
      </w:sdt>
      <w:customXmlDelRangeEnd w:id="7229"/>
    </w:p>
    <w:p w14:paraId="560D4F38" w14:textId="77777777" w:rsidR="0065251F" w:rsidDel="001D0125" w:rsidRDefault="0065251F">
      <w:pPr>
        <w:pStyle w:val="af4"/>
        <w:rPr>
          <w:del w:id="7230" w:author="peng" w:date="2015-01-22T13:50:00Z"/>
        </w:rPr>
        <w:pPrChange w:id="7231" w:author="peng" w:date="2015-01-26T02:41:00Z">
          <w:pPr>
            <w:pStyle w:val="1"/>
            <w:pageBreakBefore/>
          </w:pPr>
        </w:pPrChange>
      </w:pPr>
    </w:p>
    <w:p w14:paraId="57A50124" w14:textId="77777777" w:rsidR="0065251F" w:rsidDel="001D0125" w:rsidRDefault="00AF2197">
      <w:pPr>
        <w:pStyle w:val="af4"/>
        <w:rPr>
          <w:del w:id="7232" w:author="peng" w:date="2015-01-22T13:50:00Z"/>
          <w:lang w:eastAsia="zh-TW"/>
        </w:rPr>
        <w:pPrChange w:id="7233" w:author="peng" w:date="2015-01-26T02:41:00Z">
          <w:pPr>
            <w:pStyle w:val="1"/>
            <w:pageBreakBefore/>
          </w:pPr>
        </w:pPrChange>
      </w:pPr>
      <w:del w:id="7234"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7</w:delText>
        </w:r>
        <w:r w:rsidR="00C44C9A" w:rsidDel="001D0125">
          <w:fldChar w:fldCharType="end"/>
        </w:r>
        <w:r w:rsidDel="001D0125">
          <w:delText> TreeNode</w:delText>
        </w:r>
      </w:del>
    </w:p>
    <w:p w14:paraId="7029AE32" w14:textId="634E6A94" w:rsidR="0065251F" w:rsidDel="001D0125" w:rsidRDefault="001D0125">
      <w:pPr>
        <w:pStyle w:val="af4"/>
        <w:rPr>
          <w:del w:id="7235" w:author="peng" w:date="2015-01-22T13:50:00Z"/>
        </w:rPr>
        <w:pPrChange w:id="7236" w:author="peng" w:date="2015-01-26T02:41:00Z">
          <w:pPr>
            <w:pStyle w:val="1"/>
            <w:pageBreakBefore/>
          </w:pPr>
        </w:pPrChange>
      </w:pPr>
      <w:ins w:id="7237" w:author="me" w:date="2014-11-12T13:58:00Z">
        <w:del w:id="7238" w:author="peng" w:date="2015-01-22T13:50:00Z">
          <w:r w:rsidDel="001D0125">
            <w:rPr>
              <w:b w:val="0"/>
              <w:i w:val="0"/>
              <w:noProof/>
              <w:lang w:eastAsia="zh-TW"/>
            </w:rPr>
            <mc:AlternateContent>
              <mc:Choice Requires="wps">
                <w:drawing>
                  <wp:anchor distT="0" distB="0" distL="114300" distR="114300" simplePos="0" relativeHeight="251732992" behindDoc="0" locked="0" layoutInCell="1" allowOverlap="1" wp14:anchorId="4018EA99" wp14:editId="4D2D70D5">
                    <wp:simplePos x="0" y="0"/>
                    <wp:positionH relativeFrom="column">
                      <wp:posOffset>4137025</wp:posOffset>
                    </wp:positionH>
                    <wp:positionV relativeFrom="paragraph">
                      <wp:posOffset>143510</wp:posOffset>
                    </wp:positionV>
                    <wp:extent cx="1049020" cy="443230"/>
                    <wp:effectExtent l="7620" t="5715" r="10160" b="8255"/>
                    <wp:wrapNone/>
                    <wp:docPr id="4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443230"/>
                            </a:xfrm>
                            <a:prstGeom prst="rect">
                              <a:avLst/>
                            </a:prstGeom>
                            <a:solidFill>
                              <a:srgbClr val="FFFFFF"/>
                            </a:solidFill>
                            <a:ln w="9525">
                              <a:solidFill>
                                <a:srgbClr val="000000"/>
                              </a:solidFill>
                              <a:miter lim="800000"/>
                              <a:headEnd/>
                              <a:tailEnd/>
                            </a:ln>
                          </wps:spPr>
                          <wps:txbx>
                            <w:txbxContent>
                              <w:p w14:paraId="337733B7" w14:textId="77777777" w:rsidR="00420066" w:rsidRDefault="00420066" w:rsidP="00C35AB1">
                                <w:ins w:id="7239" w:author="me" w:date="2014-11-12T13:55:00Z">
                                  <w:r>
                                    <w:t xml:space="preserve">Is it necessary? </w:t>
                                  </w:r>
                                  <w:r>
                                    <w:br/>
                                    <w:t>What for??</w:t>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18EA99" id="Text Box 21" o:spid="_x0000_s1030" type="#_x0000_t202" style="position:absolute;left:0;text-align:left;margin-left:325.75pt;margin-top:11.3pt;width:82.6pt;height:3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">
                    <v:textbox>
                      <w:txbxContent>
                        <w:p w14:paraId="337733B7" w14:textId="77777777" w:rsidR="00420066" w:rsidRDefault="00420066" w:rsidP="00C35AB1">
                          <w:ins w:id="7209" w:author="me" w:date="2014-11-12T13:55:00Z">
                            <w:r>
                              <w:t xml:space="preserve">Is it necessary? </w:t>
                            </w:r>
                            <w:r>
                              <w:br/>
                              <w:t>What for??</w:t>
                            </w:r>
                          </w:ins>
                        </w:p>
                      </w:txbxContent>
                    </v:textbox>
                  </v:shape>
                </w:pict>
              </mc:Fallback>
            </mc:AlternateContent>
          </w:r>
          <w:r w:rsidDel="001D0125">
            <w:rPr>
              <w:b w:val="0"/>
              <w:i w:val="0"/>
              <w:noProof/>
              <w:lang w:eastAsia="zh-TW"/>
            </w:rPr>
            <mc:AlternateContent>
              <mc:Choice Requires="wps">
                <w:drawing>
                  <wp:anchor distT="0" distB="0" distL="114300" distR="114300" simplePos="0" relativeHeight="251731968" behindDoc="0" locked="0" layoutInCell="1" allowOverlap="1" wp14:anchorId="16ECD914" wp14:editId="6C33F922">
                    <wp:simplePos x="0" y="0"/>
                    <wp:positionH relativeFrom="column">
                      <wp:posOffset>2948305</wp:posOffset>
                    </wp:positionH>
                    <wp:positionV relativeFrom="paragraph">
                      <wp:posOffset>54610</wp:posOffset>
                    </wp:positionV>
                    <wp:extent cx="1200150" cy="603250"/>
                    <wp:effectExtent l="19050" t="21590" r="19050" b="22860"/>
                    <wp:wrapNone/>
                    <wp:docPr id="4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0325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01EC5" id="Rectangle 20" o:spid="_x0000_s1026" style="position:absolute;margin-left:232.15pt;margin-top:4.3pt;width:94.5pt;height: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" filled="f" strokecolor="red" strokeweight="2.5pt"/>
                </w:pict>
              </mc:Fallback>
            </mc:AlternateContent>
          </w:r>
        </w:del>
      </w:ins>
      <w:del w:id="7240" w:author="peng" w:date="2015-01-22T13:50:00Z">
        <w:r w:rsidR="00F9361D" w:rsidDel="001D0125">
          <w:rPr>
            <w:b w:val="0"/>
            <w:i w:val="0"/>
            <w:noProof/>
            <w:lang w:eastAsia="zh-TW"/>
          </w:rPr>
          <w:drawing>
            <wp:inline distT="0" distB="0" distL="0" distR="0" wp14:anchorId="3C76BAE1" wp14:editId="31EC278D">
              <wp:extent cx="3959225" cy="2545080"/>
              <wp:effectExtent l="0" t="0" r="3175" b="762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66136872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del>
    </w:p>
    <w:tbl>
      <w:tblPr>
        <w:tblStyle w:val="-1"/>
        <w:tblW w:w="5000" w:type="pct"/>
        <w:jc w:val="both"/>
        <w:tblLook w:val="04A0" w:firstRow="1" w:lastRow="0" w:firstColumn="1" w:lastColumn="0" w:noHBand="0" w:noVBand="1"/>
      </w:tblPr>
      <w:tblGrid>
        <w:gridCol w:w="3534"/>
        <w:gridCol w:w="5518"/>
      </w:tblGrid>
      <w:tr w:rsidR="0065251F" w:rsidDel="001D0125" w14:paraId="34401068" w14:textId="77777777" w:rsidTr="0065251F">
        <w:trPr>
          <w:cnfStyle w:val="100000000000" w:firstRow="1" w:lastRow="0" w:firstColumn="0" w:lastColumn="0" w:oddVBand="0" w:evenVBand="0" w:oddHBand="0" w:evenHBand="0" w:firstRowFirstColumn="0" w:firstRowLastColumn="0" w:lastRowFirstColumn="0" w:lastRowLastColumn="0"/>
          <w:tblHeader/>
          <w:jc w:val="both"/>
          <w:del w:id="724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A0CB87E" w14:textId="77777777" w:rsidR="0065251F" w:rsidDel="001D0125" w:rsidRDefault="00AF2197">
            <w:pPr>
              <w:pStyle w:val="af4"/>
              <w:rPr>
                <w:del w:id="7242" w:author="peng" w:date="2015-01-22T13:50:00Z"/>
              </w:rPr>
              <w:pPrChange w:id="7243" w:author="peng" w:date="2015-01-26T02:41:00Z">
                <w:pPr>
                  <w:pStyle w:val="1"/>
                  <w:pageBreakBefore/>
                  <w:outlineLvl w:val="0"/>
                </w:pPr>
              </w:pPrChange>
            </w:pPr>
            <w:del w:id="7244" w:author="peng" w:date="2015-01-22T13:50:00Z">
              <w:r w:rsidDel="001D0125">
                <w:delText>Name</w:delText>
              </w:r>
            </w:del>
          </w:p>
        </w:tc>
        <w:tc>
          <w:tcPr>
            <w:tcW w:w="0" w:type="auto"/>
          </w:tcPr>
          <w:p w14:paraId="250E64DC"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7245" w:author="peng" w:date="2015-01-22T13:50:00Z"/>
              </w:rPr>
              <w:pPrChange w:id="7246"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7247" w:author="peng" w:date="2015-01-22T13:50:00Z">
              <w:r w:rsidDel="001D0125">
                <w:delText>Description</w:delText>
              </w:r>
            </w:del>
          </w:p>
        </w:tc>
      </w:tr>
      <w:tr w:rsidR="0065251F" w:rsidDel="001D0125" w14:paraId="10B206A0" w14:textId="77777777">
        <w:trPr>
          <w:cnfStyle w:val="000000100000" w:firstRow="0" w:lastRow="0" w:firstColumn="0" w:lastColumn="0" w:oddVBand="0" w:evenVBand="0" w:oddHBand="1" w:evenHBand="0" w:firstRowFirstColumn="0" w:firstRowLastColumn="0" w:lastRowFirstColumn="0" w:lastRowLastColumn="0"/>
          <w:jc w:val="both"/>
          <w:del w:id="7248"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18C2405F" w14:textId="77777777" w:rsidR="0065251F" w:rsidDel="001D0125" w:rsidRDefault="007D1D13">
            <w:pPr>
              <w:pStyle w:val="af4"/>
              <w:rPr>
                <w:del w:id="7249" w:author="peng" w:date="2015-01-22T13:50:00Z"/>
              </w:rPr>
              <w:pPrChange w:id="7250" w:author="peng" w:date="2015-01-26T02:41:00Z">
                <w:pPr>
                  <w:pStyle w:val="1"/>
                  <w:pageBreakBefore/>
                  <w:outlineLvl w:val="0"/>
                </w:pPr>
              </w:pPrChange>
            </w:pPr>
            <w:customXmlDelRangeStart w:id="7251" w:author="peng" w:date="2015-01-22T13:50:00Z"/>
            <w:sdt>
              <w:sdtPr>
                <w:rPr>
                  <w:b/>
                  <w:i w:val="0"/>
                </w:rPr>
                <w:alias w:val="Operation ATTRIBUTE Name"/>
                <w:tag w:val="51f070ca-6fe8-4d4e-868c-c62c2b31c082"/>
                <w:id w:val="1821148782"/>
                <w:dataBinding w:xpath="/elements/element[@objid='51f070ca-6fe8-4d4e-868c-c62c2b31c082']/content[@alias='Operation ATTRIBUTE Name']" w:storeItemID="{D35B6978-45B9-4860-8E6E-EDB6F017D2CB}"/>
                <w:text w:multiLine="1"/>
              </w:sdtPr>
              <w:sdtEndPr/>
              <w:sdtContent>
                <w:customXmlDelRangeEnd w:id="7251"/>
                <w:del w:id="7252" w:author="peng" w:date="2015-01-22T13:50:00Z">
                  <w:r w:rsidR="00AF2197" w:rsidDel="001D0125">
                    <w:delText>TreeNode</w:delText>
                  </w:r>
                </w:del>
                <w:customXmlDelRangeStart w:id="7253" w:author="peng" w:date="2015-01-22T13:50:00Z"/>
              </w:sdtContent>
            </w:sdt>
            <w:customXmlDelRangeEnd w:id="7253"/>
            <w:del w:id="7254" w:author="peng" w:date="2015-01-22T13:50:00Z">
              <w:r w:rsidR="00AF2197" w:rsidDel="001D0125">
                <w:delText xml:space="preserve"> ()</w:delText>
              </w:r>
            </w:del>
          </w:p>
        </w:tc>
        <w:tc>
          <w:tcPr>
            <w:tcW w:w="0" w:type="auto"/>
          </w:tcPr>
          <w:p w14:paraId="6F2C4723"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255" w:author="peng" w:date="2015-01-22T13:50:00Z"/>
              </w:rPr>
              <w:pPrChange w:id="7256"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257" w:author="peng" w:date="2015-01-22T13:50:00Z"/>
            <w:sdt>
              <w:sdtPr>
                <w:rPr>
                  <w:b w:val="0"/>
                  <w:i w:val="0"/>
                </w:rPr>
                <w:alias w:val="Operation NOTE description 0"/>
                <w:tag w:val="51f070ca-6fe8-4d4e-868c-c62c2b31c082"/>
                <w:id w:val="-1979366898"/>
                <w:dataBinding w:xpath="/elements/element[@objid='51f070ca-6fe8-4d4e-868c-c62c2b31c082']/content[@alias='Operation NOTE description 0']" w:storeItemID="{D35B6978-45B9-4860-8E6E-EDB6F017D2CB}"/>
                <w:text w:multiLine="1"/>
              </w:sdtPr>
              <w:sdtEndPr/>
              <w:sdtContent>
                <w:customXmlDelRangeEnd w:id="7257"/>
                <w:del w:id="7258" w:author="peng" w:date="2015-01-22T13:50:00Z">
                  <w:r w:rsidR="00AF2197" w:rsidDel="001D0125">
                    <w:delText>constructs the tree node</w:delText>
                  </w:r>
                </w:del>
                <w:customXmlDelRangeStart w:id="7259" w:author="peng" w:date="2015-01-22T13:50:00Z"/>
              </w:sdtContent>
            </w:sdt>
            <w:customXmlDelRangeEnd w:id="7259"/>
          </w:p>
        </w:tc>
      </w:tr>
    </w:tbl>
    <w:p w14:paraId="18B4D3D0" w14:textId="77777777" w:rsidR="0065251F" w:rsidDel="001D0125" w:rsidRDefault="00AF2197">
      <w:pPr>
        <w:pStyle w:val="af4"/>
        <w:rPr>
          <w:del w:id="7260" w:author="peng" w:date="2015-01-22T13:50:00Z"/>
        </w:rPr>
        <w:pPrChange w:id="7261" w:author="peng" w:date="2015-01-26T02:41:00Z">
          <w:pPr>
            <w:pStyle w:val="1"/>
            <w:pageBreakBefore/>
          </w:pPr>
        </w:pPrChange>
      </w:pPr>
      <w:del w:id="7262"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14</w:delText>
        </w:r>
        <w:r w:rsidR="00C44C9A" w:rsidDel="001D0125">
          <w:fldChar w:fldCharType="end"/>
        </w:r>
        <w:r w:rsidDel="001D0125">
          <w:delText> Operations of Class "TreeNode"</w:delText>
        </w:r>
      </w:del>
    </w:p>
    <w:p w14:paraId="6C2E8211" w14:textId="77777777" w:rsidR="002A635A" w:rsidDel="001D0125" w:rsidRDefault="002A635A">
      <w:pPr>
        <w:pStyle w:val="af4"/>
        <w:rPr>
          <w:del w:id="7263" w:author="peng" w:date="2015-01-22T13:50:00Z"/>
        </w:rPr>
        <w:pPrChange w:id="7264" w:author="peng" w:date="2015-01-26T02:41:00Z">
          <w:pPr>
            <w:pStyle w:val="1"/>
            <w:pageBreakBefore/>
          </w:pPr>
        </w:pPrChange>
      </w:pPr>
    </w:p>
    <w:p w14:paraId="4F40A629" w14:textId="77777777" w:rsidR="002A635A" w:rsidRPr="002A635A" w:rsidDel="001D0125" w:rsidRDefault="002A635A">
      <w:pPr>
        <w:pStyle w:val="af4"/>
        <w:rPr>
          <w:del w:id="7265" w:author="peng" w:date="2015-01-22T13:50:00Z"/>
        </w:rPr>
        <w:pPrChange w:id="7266" w:author="peng" w:date="2015-01-26T02:41:00Z">
          <w:pPr>
            <w:pStyle w:val="1"/>
            <w:pageBreakBefore/>
          </w:pPr>
        </w:pPrChange>
      </w:pPr>
    </w:p>
    <w:tbl>
      <w:tblPr>
        <w:tblStyle w:val="-1"/>
        <w:tblW w:w="5000" w:type="pct"/>
        <w:jc w:val="both"/>
        <w:tblLook w:val="04A0" w:firstRow="1" w:lastRow="0" w:firstColumn="1" w:lastColumn="0" w:noHBand="0" w:noVBand="1"/>
      </w:tblPr>
      <w:tblGrid>
        <w:gridCol w:w="3896"/>
        <w:gridCol w:w="5156"/>
      </w:tblGrid>
      <w:tr w:rsidR="0065251F" w:rsidDel="001D0125" w14:paraId="6F779631" w14:textId="77777777" w:rsidTr="0065251F">
        <w:trPr>
          <w:cnfStyle w:val="100000000000" w:firstRow="1" w:lastRow="0" w:firstColumn="0" w:lastColumn="0" w:oddVBand="0" w:evenVBand="0" w:oddHBand="0" w:evenHBand="0" w:firstRowFirstColumn="0" w:firstRowLastColumn="0" w:lastRowFirstColumn="0" w:lastRowLastColumn="0"/>
          <w:tblHeader/>
          <w:jc w:val="both"/>
          <w:del w:id="726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7E334097" w14:textId="77777777" w:rsidR="0065251F" w:rsidDel="001D0125" w:rsidRDefault="00AF2197">
            <w:pPr>
              <w:pStyle w:val="af4"/>
              <w:rPr>
                <w:del w:id="7268" w:author="peng" w:date="2015-01-22T13:50:00Z"/>
              </w:rPr>
              <w:pPrChange w:id="7269" w:author="peng" w:date="2015-01-26T02:41:00Z">
                <w:pPr>
                  <w:pStyle w:val="1"/>
                  <w:pageBreakBefore/>
                  <w:outlineLvl w:val="0"/>
                </w:pPr>
              </w:pPrChange>
            </w:pPr>
            <w:del w:id="7270" w:author="peng" w:date="2015-01-22T13:50:00Z">
              <w:r w:rsidDel="001D0125">
                <w:delText>Name</w:delText>
              </w:r>
            </w:del>
          </w:p>
        </w:tc>
        <w:tc>
          <w:tcPr>
            <w:tcW w:w="0" w:type="auto"/>
          </w:tcPr>
          <w:p w14:paraId="0F41EEEC"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7271" w:author="peng" w:date="2015-01-22T13:50:00Z"/>
              </w:rPr>
              <w:pPrChange w:id="7272"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7273" w:author="peng" w:date="2015-01-22T13:50:00Z">
              <w:r w:rsidDel="001D0125">
                <w:delText>Description</w:delText>
              </w:r>
            </w:del>
          </w:p>
        </w:tc>
      </w:tr>
      <w:tr w:rsidR="0065251F" w:rsidDel="001D0125" w14:paraId="724B77F2" w14:textId="77777777">
        <w:trPr>
          <w:cnfStyle w:val="000000100000" w:firstRow="0" w:lastRow="0" w:firstColumn="0" w:lastColumn="0" w:oddVBand="0" w:evenVBand="0" w:oddHBand="1" w:evenHBand="0" w:firstRowFirstColumn="0" w:firstRowLastColumn="0" w:lastRowFirstColumn="0" w:lastRowLastColumn="0"/>
          <w:jc w:val="both"/>
          <w:del w:id="727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9C9DA6C" w14:textId="77777777" w:rsidR="0065251F" w:rsidRPr="00C35AB1" w:rsidDel="001D0125" w:rsidRDefault="007D1D13">
            <w:pPr>
              <w:pStyle w:val="af4"/>
              <w:rPr>
                <w:del w:id="7275" w:author="peng" w:date="2015-01-22T13:50:00Z"/>
                <w:b/>
                <w:bCs w:val="0"/>
                <w:highlight w:val="yellow"/>
                <w:rPrChange w:id="7276" w:author="me" w:date="2014-11-12T14:00:00Z">
                  <w:rPr>
                    <w:del w:id="7277" w:author="peng" w:date="2015-01-22T13:50:00Z"/>
                    <w:b/>
                    <w:bCs/>
                  </w:rPr>
                </w:rPrChange>
              </w:rPr>
              <w:pPrChange w:id="7278" w:author="peng" w:date="2015-01-26T02:41:00Z">
                <w:pPr>
                  <w:pStyle w:val="1"/>
                  <w:pageBreakBefore/>
                  <w:outlineLvl w:val="0"/>
                </w:pPr>
              </w:pPrChange>
            </w:pPr>
            <w:customXmlDelRangeStart w:id="7279" w:author="peng" w:date="2015-01-22T13:50:00Z"/>
            <w:sdt>
              <w:sdtPr>
                <w:rPr>
                  <w:b/>
                  <w:i w:val="0"/>
                  <w:highlight w:val="yellow"/>
                </w:rPr>
                <w:alias w:val="Attribute ATTRIBUTE Name"/>
                <w:tag w:val="2299517a-7564-4108-ab5c-71ec87dc0b77"/>
                <w:id w:val="1816222052"/>
                <w:dataBinding w:xpath="/elements/element[@objid='2299517a-7564-4108-ab5c-71ec87dc0b77']/content[@alias='Attribute ATTRIBUTE Name']" w:storeItemID="{D35B6978-45B9-4860-8E6E-EDB6F017D2CB}"/>
                <w:text w:multiLine="1"/>
              </w:sdtPr>
              <w:sdtEndPr/>
              <w:sdtContent>
                <w:customXmlDelRangeEnd w:id="7279"/>
                <w:del w:id="7280" w:author="peng" w:date="2015-01-22T13:50:00Z">
                  <w:r w:rsidR="00C44C9A" w:rsidRPr="00C44C9A" w:rsidDel="001D0125">
                    <w:rPr>
                      <w:b/>
                      <w:bCs w:val="0"/>
                      <w:color w:val="auto"/>
                      <w:sz w:val="22"/>
                      <w:szCs w:val="22"/>
                      <w:highlight w:val="yellow"/>
                      <w:rPrChange w:id="7281" w:author="me" w:date="2014-11-12T14:00:00Z">
                        <w:rPr>
                          <w:b/>
                          <w:bCs/>
                          <w:iCs/>
                          <w:color w:val="808080" w:themeColor="background1" w:themeShade="80"/>
                          <w:sz w:val="20"/>
                          <w:szCs w:val="20"/>
                        </w:rPr>
                      </w:rPrChange>
                    </w:rPr>
                    <w:delText>isLeaf</w:delText>
                  </w:r>
                </w:del>
                <w:customXmlDelRangeStart w:id="7282" w:author="peng" w:date="2015-01-22T13:50:00Z"/>
              </w:sdtContent>
            </w:sdt>
            <w:customXmlDelRangeEnd w:id="7282"/>
            <w:del w:id="7283" w:author="peng" w:date="2015-01-22T13:50:00Z">
              <w:r w:rsidR="00C44C9A" w:rsidRPr="00C44C9A" w:rsidDel="001D0125">
                <w:rPr>
                  <w:b/>
                  <w:bCs w:val="0"/>
                  <w:color w:val="auto"/>
                  <w:sz w:val="22"/>
                  <w:szCs w:val="22"/>
                  <w:highlight w:val="yellow"/>
                  <w:rPrChange w:id="7284" w:author="me" w:date="2014-11-12T14:00:00Z">
                    <w:rPr>
                      <w:b/>
                      <w:bCs/>
                      <w:iCs/>
                      <w:color w:val="808080" w:themeColor="background1" w:themeShade="80"/>
                      <w:sz w:val="20"/>
                      <w:szCs w:val="20"/>
                    </w:rPr>
                  </w:rPrChange>
                </w:rPr>
                <w:delText xml:space="preserve"> : [</w:delText>
              </w:r>
            </w:del>
            <w:customXmlDelRangeStart w:id="7285" w:author="peng" w:date="2015-01-22T13:50:00Z"/>
            <w:sdt>
              <w:sdtPr>
                <w:rPr>
                  <w:b/>
                  <w:i w:val="0"/>
                  <w:highlight w:val="yellow"/>
                </w:rPr>
                <w:alias w:val="Attribute ATTRIBUTE MultiplicityMin"/>
                <w:tag w:val="2299517a-7564-4108-ab5c-71ec87dc0b77"/>
                <w:id w:val="-1320888264"/>
                <w:dataBinding w:xpath="/elements/element[@objid='2299517a-7564-4108-ab5c-71ec87dc0b77']/content[@alias='Attribute ATTRIBUTE MultiplicityMin']" w:storeItemID="{D35B6978-45B9-4860-8E6E-EDB6F017D2CB}"/>
                <w:text w:multiLine="1"/>
              </w:sdtPr>
              <w:sdtEndPr/>
              <w:sdtContent>
                <w:customXmlDelRangeEnd w:id="7285"/>
                <w:del w:id="7286" w:author="peng" w:date="2015-01-22T13:50:00Z">
                  <w:r w:rsidR="00C44C9A" w:rsidRPr="00C44C9A" w:rsidDel="001D0125">
                    <w:rPr>
                      <w:b/>
                      <w:bCs w:val="0"/>
                      <w:color w:val="auto"/>
                      <w:sz w:val="22"/>
                      <w:szCs w:val="22"/>
                      <w:highlight w:val="yellow"/>
                      <w:rPrChange w:id="7287" w:author="me" w:date="2014-11-12T14:00:00Z">
                        <w:rPr>
                          <w:b/>
                          <w:bCs/>
                          <w:iCs/>
                          <w:color w:val="808080" w:themeColor="background1" w:themeShade="80"/>
                          <w:sz w:val="20"/>
                          <w:szCs w:val="20"/>
                        </w:rPr>
                      </w:rPrChange>
                    </w:rPr>
                    <w:delText>1</w:delText>
                  </w:r>
                </w:del>
                <w:customXmlDelRangeStart w:id="7288" w:author="peng" w:date="2015-01-22T13:50:00Z"/>
              </w:sdtContent>
            </w:sdt>
            <w:customXmlDelRangeEnd w:id="7288"/>
            <w:del w:id="7289" w:author="peng" w:date="2015-01-22T13:50:00Z">
              <w:r w:rsidR="00C44C9A" w:rsidRPr="00C44C9A" w:rsidDel="001D0125">
                <w:rPr>
                  <w:b/>
                  <w:bCs w:val="0"/>
                  <w:color w:val="auto"/>
                  <w:sz w:val="22"/>
                  <w:szCs w:val="22"/>
                  <w:highlight w:val="yellow"/>
                  <w:rPrChange w:id="7290" w:author="me" w:date="2014-11-12T14:00:00Z">
                    <w:rPr>
                      <w:b/>
                      <w:bCs/>
                      <w:iCs/>
                      <w:color w:val="808080" w:themeColor="background1" w:themeShade="80"/>
                      <w:sz w:val="20"/>
                      <w:szCs w:val="20"/>
                    </w:rPr>
                  </w:rPrChange>
                </w:rPr>
                <w:delText>..</w:delText>
              </w:r>
            </w:del>
            <w:customXmlDelRangeStart w:id="7291" w:author="peng" w:date="2015-01-22T13:50:00Z"/>
            <w:sdt>
              <w:sdtPr>
                <w:rPr>
                  <w:b/>
                  <w:i w:val="0"/>
                  <w:highlight w:val="yellow"/>
                </w:rPr>
                <w:alias w:val="Attribute ATTRIBUTE MultiplicityMax"/>
                <w:tag w:val="2299517a-7564-4108-ab5c-71ec87dc0b77"/>
                <w:id w:val="1389066588"/>
                <w:dataBinding w:xpath="/elements/element[@objid='2299517a-7564-4108-ab5c-71ec87dc0b77']/content[@alias='Attribute ATTRIBUTE MultiplicityMax']" w:storeItemID="{D35B6978-45B9-4860-8E6E-EDB6F017D2CB}"/>
                <w:text w:multiLine="1"/>
              </w:sdtPr>
              <w:sdtEndPr/>
              <w:sdtContent>
                <w:customXmlDelRangeEnd w:id="7291"/>
                <w:del w:id="7292" w:author="peng" w:date="2015-01-22T13:50:00Z">
                  <w:r w:rsidR="00C44C9A" w:rsidRPr="00C44C9A" w:rsidDel="001D0125">
                    <w:rPr>
                      <w:b/>
                      <w:bCs w:val="0"/>
                      <w:color w:val="auto"/>
                      <w:sz w:val="22"/>
                      <w:szCs w:val="22"/>
                      <w:highlight w:val="yellow"/>
                      <w:rPrChange w:id="7293" w:author="me" w:date="2014-11-12T14:00:00Z">
                        <w:rPr>
                          <w:b/>
                          <w:bCs/>
                          <w:iCs/>
                          <w:color w:val="808080" w:themeColor="background1" w:themeShade="80"/>
                          <w:sz w:val="20"/>
                          <w:szCs w:val="20"/>
                        </w:rPr>
                      </w:rPrChange>
                    </w:rPr>
                    <w:delText>1</w:delText>
                  </w:r>
                </w:del>
                <w:customXmlDelRangeStart w:id="7294" w:author="peng" w:date="2015-01-22T13:50:00Z"/>
              </w:sdtContent>
            </w:sdt>
            <w:customXmlDelRangeEnd w:id="7294"/>
            <w:del w:id="7295" w:author="peng" w:date="2015-01-22T13:50:00Z">
              <w:r w:rsidR="00C44C9A" w:rsidRPr="00C44C9A" w:rsidDel="001D0125">
                <w:rPr>
                  <w:b/>
                  <w:bCs w:val="0"/>
                  <w:color w:val="auto"/>
                  <w:sz w:val="22"/>
                  <w:szCs w:val="22"/>
                  <w:highlight w:val="yellow"/>
                  <w:rPrChange w:id="7296" w:author="me" w:date="2014-11-12T14:00:00Z">
                    <w:rPr>
                      <w:b/>
                      <w:bCs/>
                      <w:iCs/>
                      <w:color w:val="808080" w:themeColor="background1" w:themeShade="80"/>
                      <w:sz w:val="20"/>
                      <w:szCs w:val="20"/>
                    </w:rPr>
                  </w:rPrChange>
                </w:rPr>
                <w:delText xml:space="preserve">] </w:delText>
              </w:r>
            </w:del>
            <w:customXmlDelRangeStart w:id="7297" w:author="peng" w:date="2015-01-22T13:50:00Z"/>
            <w:sdt>
              <w:sdtPr>
                <w:rPr>
                  <w:b/>
                  <w:i w:val="0"/>
                  <w:highlight w:val="yellow"/>
                </w:rPr>
                <w:alias w:val="DataType ATTRIBUTE Name"/>
                <w:tag w:val="00000004-0000-0005-0000-000000000000"/>
                <w:id w:val="642473685"/>
                <w:dataBinding w:xpath="/elements/element[@objid='00000004-0000-0005-0000-000000000000']/content[@alias='DataType ATTRIBUTE Name']" w:storeItemID="{D35B6978-45B9-4860-8E6E-EDB6F017D2CB}"/>
                <w:text w:multiLine="1"/>
              </w:sdtPr>
              <w:sdtEndPr/>
              <w:sdtContent>
                <w:customXmlDelRangeEnd w:id="7297"/>
                <w:del w:id="7298" w:author="peng" w:date="2015-01-22T13:50:00Z">
                  <w:r w:rsidR="00C44C9A" w:rsidRPr="00C44C9A" w:rsidDel="001D0125">
                    <w:rPr>
                      <w:b/>
                      <w:bCs w:val="0"/>
                      <w:color w:val="auto"/>
                      <w:sz w:val="22"/>
                      <w:szCs w:val="22"/>
                      <w:highlight w:val="yellow"/>
                      <w:rPrChange w:id="7299" w:author="me" w:date="2014-11-12T14:00:00Z">
                        <w:rPr>
                          <w:b/>
                          <w:bCs/>
                          <w:iCs/>
                          <w:color w:val="808080" w:themeColor="background1" w:themeShade="80"/>
                          <w:sz w:val="20"/>
                          <w:szCs w:val="20"/>
                        </w:rPr>
                      </w:rPrChange>
                    </w:rPr>
                    <w:delText>boolean</w:delText>
                  </w:r>
                </w:del>
                <w:customXmlDelRangeStart w:id="7300" w:author="peng" w:date="2015-01-22T13:50:00Z"/>
              </w:sdtContent>
            </w:sdt>
            <w:customXmlDelRangeEnd w:id="7300"/>
          </w:p>
        </w:tc>
        <w:commentRangeStart w:id="7301"/>
        <w:tc>
          <w:tcPr>
            <w:tcW w:w="0" w:type="auto"/>
          </w:tcPr>
          <w:p w14:paraId="2FCD4E8E" w14:textId="77777777" w:rsidR="0065251F" w:rsidRPr="00C35AB1"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302" w:author="peng" w:date="2015-01-22T13:50:00Z"/>
                <w:highlight w:val="yellow"/>
                <w:rPrChange w:id="7303" w:author="me" w:date="2014-11-12T14:00:00Z">
                  <w:rPr>
                    <w:del w:id="7304" w:author="peng" w:date="2015-01-22T13:50:00Z"/>
                  </w:rPr>
                </w:rPrChange>
              </w:rPr>
              <w:pPrChange w:id="7305"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306" w:author="peng" w:date="2015-01-22T13:50:00Z"/>
            <w:sdt>
              <w:sdtPr>
                <w:rPr>
                  <w:b w:val="0"/>
                  <w:i w:val="0"/>
                  <w:highlight w:val="yellow"/>
                </w:rPr>
                <w:alias w:val="Attribute NOTE description 0"/>
                <w:tag w:val="2299517a-7564-4108-ab5c-71ec87dc0b77"/>
                <w:id w:val="1999070909"/>
                <w:dataBinding w:xpath="/elements/element[@objid='2299517a-7564-4108-ab5c-71ec87dc0b77']/content[@alias='Attribute NOTE description 0']" w:storeItemID="{D35B6978-45B9-4860-8E6E-EDB6F017D2CB}"/>
                <w:text w:multiLine="1"/>
              </w:sdtPr>
              <w:sdtEndPr/>
              <w:sdtContent>
                <w:customXmlDelRangeEnd w:id="7306"/>
                <w:del w:id="7307" w:author="peng" w:date="2015-01-22T13:50:00Z">
                  <w:r w:rsidR="00C44C9A" w:rsidRPr="00C44C9A" w:rsidDel="001D0125">
                    <w:rPr>
                      <w:b w:val="0"/>
                      <w:color w:val="auto"/>
                      <w:sz w:val="22"/>
                      <w:szCs w:val="22"/>
                      <w:highlight w:val="yellow"/>
                      <w:rPrChange w:id="7308" w:author="me" w:date="2014-11-12T14:00:00Z">
                        <w:rPr>
                          <w:b w:val="0"/>
                          <w:bCs w:val="0"/>
                          <w:iCs/>
                          <w:color w:val="808080" w:themeColor="background1" w:themeShade="80"/>
                          <w:sz w:val="20"/>
                          <w:szCs w:val="20"/>
                        </w:rPr>
                      </w:rPrChange>
                    </w:rPr>
                    <w:delText>indicates if the node is a leaf</w:delText>
                  </w:r>
                </w:del>
                <w:customXmlDelRangeStart w:id="7309" w:author="peng" w:date="2015-01-22T13:50:00Z"/>
              </w:sdtContent>
            </w:sdt>
            <w:customXmlDelRangeEnd w:id="7309"/>
            <w:commentRangeEnd w:id="7301"/>
            <w:del w:id="7310" w:author="peng" w:date="2015-01-22T13:50:00Z">
              <w:r w:rsidR="00C35AB1" w:rsidDel="001D0125">
                <w:rPr>
                  <w:rStyle w:val="afa"/>
                </w:rPr>
                <w:commentReference w:id="7301"/>
              </w:r>
            </w:del>
          </w:p>
        </w:tc>
      </w:tr>
      <w:tr w:rsidR="0065251F" w:rsidDel="001D0125" w14:paraId="28E3CA05" w14:textId="77777777">
        <w:trPr>
          <w:jc w:val="both"/>
          <w:del w:id="731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445815D" w14:textId="77777777" w:rsidR="0065251F" w:rsidDel="001D0125" w:rsidRDefault="007D1D13">
            <w:pPr>
              <w:pStyle w:val="af4"/>
              <w:rPr>
                <w:del w:id="7312" w:author="peng" w:date="2015-01-22T13:50:00Z"/>
              </w:rPr>
              <w:pPrChange w:id="7313" w:author="peng" w:date="2015-01-26T02:41:00Z">
                <w:pPr>
                  <w:pStyle w:val="1"/>
                  <w:pageBreakBefore/>
                  <w:outlineLvl w:val="0"/>
                </w:pPr>
              </w:pPrChange>
            </w:pPr>
            <w:customXmlDelRangeStart w:id="7314" w:author="peng" w:date="2015-01-22T13:50:00Z"/>
            <w:sdt>
              <w:sdtPr>
                <w:rPr>
                  <w:b/>
                  <w:i w:val="0"/>
                </w:rPr>
                <w:alias w:val="Attribute ATTRIBUTE Name"/>
                <w:tag w:val="eba4fa88-e515-4ffe-92c8-c4719ccedcf3"/>
                <w:id w:val="-1377539356"/>
                <w:dataBinding w:xpath="/elements/element[@objid='eba4fa88-e515-4ffe-92c8-c4719ccedcf3']/content[@alias='Attribute ATTRIBUTE Name']" w:storeItemID="{D35B6978-45B9-4860-8E6E-EDB6F017D2CB}"/>
                <w:text w:multiLine="1"/>
              </w:sdtPr>
              <w:sdtEndPr/>
              <w:sdtContent>
                <w:customXmlDelRangeEnd w:id="7314"/>
                <w:del w:id="7315" w:author="peng" w:date="2015-01-22T13:50:00Z">
                  <w:r w:rsidR="00AF2197" w:rsidDel="001D0125">
                    <w:delText>level</w:delText>
                  </w:r>
                </w:del>
                <w:customXmlDelRangeStart w:id="7316" w:author="peng" w:date="2015-01-22T13:50:00Z"/>
              </w:sdtContent>
            </w:sdt>
            <w:customXmlDelRangeEnd w:id="7316"/>
            <w:del w:id="7317" w:author="peng" w:date="2015-01-22T13:50:00Z">
              <w:r w:rsidR="00AF2197" w:rsidDel="001D0125">
                <w:delText xml:space="preserve"> : [</w:delText>
              </w:r>
            </w:del>
            <w:customXmlDelRangeStart w:id="7318" w:author="peng" w:date="2015-01-22T13:50:00Z"/>
            <w:sdt>
              <w:sdtPr>
                <w:rPr>
                  <w:b/>
                  <w:i w:val="0"/>
                </w:rPr>
                <w:alias w:val="Attribute ATTRIBUTE MultiplicityMin"/>
                <w:tag w:val="eba4fa88-e515-4ffe-92c8-c4719ccedcf3"/>
                <w:id w:val="-66492680"/>
                <w:dataBinding w:xpath="/elements/element[@objid='eba4fa88-e515-4ffe-92c8-c4719ccedcf3']/content[@alias='Attribute ATTRIBUTE MultiplicityMin']" w:storeItemID="{D35B6978-45B9-4860-8E6E-EDB6F017D2CB}"/>
                <w:text w:multiLine="1"/>
              </w:sdtPr>
              <w:sdtEndPr/>
              <w:sdtContent>
                <w:customXmlDelRangeEnd w:id="7318"/>
                <w:del w:id="7319" w:author="peng" w:date="2015-01-22T13:50:00Z">
                  <w:r w:rsidR="00AF2197" w:rsidDel="001D0125">
                    <w:delText>1</w:delText>
                  </w:r>
                </w:del>
                <w:customXmlDelRangeStart w:id="7320" w:author="peng" w:date="2015-01-22T13:50:00Z"/>
              </w:sdtContent>
            </w:sdt>
            <w:customXmlDelRangeEnd w:id="7320"/>
            <w:del w:id="7321" w:author="peng" w:date="2015-01-22T13:50:00Z">
              <w:r w:rsidR="00AF2197" w:rsidDel="001D0125">
                <w:delText>..</w:delText>
              </w:r>
            </w:del>
            <w:customXmlDelRangeStart w:id="7322" w:author="peng" w:date="2015-01-22T13:50:00Z"/>
            <w:sdt>
              <w:sdtPr>
                <w:rPr>
                  <w:b/>
                  <w:i w:val="0"/>
                </w:rPr>
                <w:alias w:val="Attribute ATTRIBUTE MultiplicityMax"/>
                <w:tag w:val="eba4fa88-e515-4ffe-92c8-c4719ccedcf3"/>
                <w:id w:val="-2058386401"/>
                <w:dataBinding w:xpath="/elements/element[@objid='eba4fa88-e515-4ffe-92c8-c4719ccedcf3']/content[@alias='Attribute ATTRIBUTE MultiplicityMax']" w:storeItemID="{D35B6978-45B9-4860-8E6E-EDB6F017D2CB}"/>
                <w:text w:multiLine="1"/>
              </w:sdtPr>
              <w:sdtEndPr/>
              <w:sdtContent>
                <w:customXmlDelRangeEnd w:id="7322"/>
                <w:del w:id="7323" w:author="peng" w:date="2015-01-22T13:50:00Z">
                  <w:r w:rsidR="00AF2197" w:rsidDel="001D0125">
                    <w:delText>1</w:delText>
                  </w:r>
                </w:del>
                <w:customXmlDelRangeStart w:id="7324" w:author="peng" w:date="2015-01-22T13:50:00Z"/>
              </w:sdtContent>
            </w:sdt>
            <w:customXmlDelRangeEnd w:id="7324"/>
            <w:del w:id="7325" w:author="peng" w:date="2015-01-22T13:50:00Z">
              <w:r w:rsidR="00AF2197" w:rsidDel="001D0125">
                <w:delText xml:space="preserve">] </w:delText>
              </w:r>
            </w:del>
            <w:customXmlDelRangeStart w:id="7326" w:author="peng" w:date="2015-01-22T13:50:00Z"/>
            <w:sdt>
              <w:sdtPr>
                <w:rPr>
                  <w:b/>
                  <w:i w:val="0"/>
                </w:rPr>
                <w:alias w:val="DataType ATTRIBUTE Name"/>
                <w:tag w:val="00000004-0000-0009-0000-000000000000"/>
                <w:id w:val="-309326407"/>
                <w:dataBinding w:xpath="/elements/element[@objid='00000004-0000-0009-0000-000000000000']/content[@alias='DataType ATTRIBUTE Name']" w:storeItemID="{D35B6978-45B9-4860-8E6E-EDB6F017D2CB}"/>
                <w:text w:multiLine="1"/>
              </w:sdtPr>
              <w:sdtEndPr/>
              <w:sdtContent>
                <w:customXmlDelRangeEnd w:id="7326"/>
                <w:del w:id="7327" w:author="peng" w:date="2015-01-22T13:50:00Z">
                  <w:r w:rsidR="00AF2197" w:rsidDel="001D0125">
                    <w:delText>integer</w:delText>
                  </w:r>
                </w:del>
                <w:customXmlDelRangeStart w:id="7328" w:author="peng" w:date="2015-01-22T13:50:00Z"/>
              </w:sdtContent>
            </w:sdt>
            <w:customXmlDelRangeEnd w:id="7328"/>
          </w:p>
        </w:tc>
        <w:tc>
          <w:tcPr>
            <w:tcW w:w="0" w:type="auto"/>
          </w:tcPr>
          <w:p w14:paraId="0980AFC5"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329" w:author="peng" w:date="2015-01-22T13:50:00Z"/>
              </w:rPr>
              <w:pPrChange w:id="7330"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331" w:author="peng" w:date="2015-01-22T13:50:00Z"/>
            <w:sdt>
              <w:sdtPr>
                <w:rPr>
                  <w:b w:val="0"/>
                  <w:i w:val="0"/>
                </w:rPr>
                <w:alias w:val="Attribute NOTE description 0"/>
                <w:tag w:val="eba4fa88-e515-4ffe-92c8-c4719ccedcf3"/>
                <w:id w:val="-1373144019"/>
                <w:dataBinding w:xpath="/elements/element[@objid='eba4fa88-e515-4ffe-92c8-c4719ccedcf3']/content[@alias='Attribute NOTE description 0']" w:storeItemID="{D35B6978-45B9-4860-8E6E-EDB6F017D2CB}"/>
                <w:text w:multiLine="1"/>
              </w:sdtPr>
              <w:sdtEndPr/>
              <w:sdtContent>
                <w:customXmlDelRangeEnd w:id="7331"/>
                <w:del w:id="7332" w:author="peng" w:date="2015-01-22T13:50:00Z">
                  <w:r w:rsidR="00AF2197" w:rsidDel="001D0125">
                    <w:delText>current level in the tree</w:delText>
                  </w:r>
                </w:del>
                <w:customXmlDelRangeStart w:id="7333" w:author="peng" w:date="2015-01-22T13:50:00Z"/>
              </w:sdtContent>
            </w:sdt>
            <w:customXmlDelRangeEnd w:id="7333"/>
          </w:p>
        </w:tc>
      </w:tr>
      <w:tr w:rsidR="0065251F" w:rsidDel="001D0125" w14:paraId="720D5A56" w14:textId="77777777">
        <w:trPr>
          <w:cnfStyle w:val="000000100000" w:firstRow="0" w:lastRow="0" w:firstColumn="0" w:lastColumn="0" w:oddVBand="0" w:evenVBand="0" w:oddHBand="1" w:evenHBand="0" w:firstRowFirstColumn="0" w:firstRowLastColumn="0" w:lastRowFirstColumn="0" w:lastRowLastColumn="0"/>
          <w:jc w:val="both"/>
          <w:del w:id="733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5C9F729" w14:textId="77777777" w:rsidR="0065251F" w:rsidDel="001D0125" w:rsidRDefault="007D1D13">
            <w:pPr>
              <w:pStyle w:val="af4"/>
              <w:rPr>
                <w:del w:id="7335" w:author="peng" w:date="2015-01-22T13:50:00Z"/>
              </w:rPr>
              <w:pPrChange w:id="7336" w:author="peng" w:date="2015-01-26T02:41:00Z">
                <w:pPr>
                  <w:pStyle w:val="1"/>
                  <w:pageBreakBefore/>
                  <w:outlineLvl w:val="0"/>
                </w:pPr>
              </w:pPrChange>
            </w:pPr>
            <w:customXmlDelRangeStart w:id="7337" w:author="peng" w:date="2015-01-22T13:50:00Z"/>
            <w:sdt>
              <w:sdtPr>
                <w:rPr>
                  <w:b/>
                  <w:i w:val="0"/>
                </w:rPr>
                <w:alias w:val="Attribute ATTRIBUTE Name"/>
                <w:tag w:val="4f2aede1-a0e6-4376-8945-3f234d7973ed"/>
                <w:id w:val="407438178"/>
                <w:dataBinding w:xpath="/elements/element[@objid='4f2aede1-a0e6-4376-8945-3f234d7973ed']/content[@alias='Attribute ATTRIBUTE Name']" w:storeItemID="{D35B6978-45B9-4860-8E6E-EDB6F017D2CB}"/>
                <w:text w:multiLine="1"/>
              </w:sdtPr>
              <w:sdtEndPr/>
              <w:sdtContent>
                <w:customXmlDelRangeEnd w:id="7337"/>
                <w:del w:id="7338" w:author="peng" w:date="2015-01-22T13:50:00Z">
                  <w:r w:rsidR="00AF2197" w:rsidDel="001D0125">
                    <w:delText>splitAttr</w:delText>
                  </w:r>
                </w:del>
                <w:customXmlDelRangeStart w:id="7339" w:author="peng" w:date="2015-01-22T13:50:00Z"/>
              </w:sdtContent>
            </w:sdt>
            <w:customXmlDelRangeEnd w:id="7339"/>
            <w:del w:id="7340" w:author="peng" w:date="2015-01-22T13:50:00Z">
              <w:r w:rsidR="00AF2197" w:rsidDel="001D0125">
                <w:delText xml:space="preserve"> : [</w:delText>
              </w:r>
            </w:del>
            <w:customXmlDelRangeStart w:id="7341" w:author="peng" w:date="2015-01-22T13:50:00Z"/>
            <w:sdt>
              <w:sdtPr>
                <w:rPr>
                  <w:b/>
                  <w:i w:val="0"/>
                </w:rPr>
                <w:alias w:val="Attribute ATTRIBUTE MultiplicityMin"/>
                <w:tag w:val="4f2aede1-a0e6-4376-8945-3f234d7973ed"/>
                <w:id w:val="-24183000"/>
                <w:dataBinding w:xpath="/elements/element[@objid='4f2aede1-a0e6-4376-8945-3f234d7973ed']/content[@alias='Attribute ATTRIBUTE MultiplicityMin']" w:storeItemID="{D35B6978-45B9-4860-8E6E-EDB6F017D2CB}"/>
                <w:text w:multiLine="1"/>
              </w:sdtPr>
              <w:sdtEndPr/>
              <w:sdtContent>
                <w:customXmlDelRangeEnd w:id="7341"/>
                <w:del w:id="7342" w:author="peng" w:date="2015-01-22T13:50:00Z">
                  <w:r w:rsidR="00AF2197" w:rsidDel="001D0125">
                    <w:delText>1</w:delText>
                  </w:r>
                </w:del>
                <w:customXmlDelRangeStart w:id="7343" w:author="peng" w:date="2015-01-22T13:50:00Z"/>
              </w:sdtContent>
            </w:sdt>
            <w:customXmlDelRangeEnd w:id="7343"/>
            <w:del w:id="7344" w:author="peng" w:date="2015-01-22T13:50:00Z">
              <w:r w:rsidR="00AF2197" w:rsidDel="001D0125">
                <w:delText>..</w:delText>
              </w:r>
            </w:del>
            <w:customXmlDelRangeStart w:id="7345" w:author="peng" w:date="2015-01-22T13:50:00Z"/>
            <w:sdt>
              <w:sdtPr>
                <w:rPr>
                  <w:b/>
                  <w:i w:val="0"/>
                </w:rPr>
                <w:alias w:val="Attribute ATTRIBUTE MultiplicityMax"/>
                <w:tag w:val="4f2aede1-a0e6-4376-8945-3f234d7973ed"/>
                <w:id w:val="241996754"/>
                <w:dataBinding w:xpath="/elements/element[@objid='4f2aede1-a0e6-4376-8945-3f234d7973ed']/content[@alias='Attribute ATTRIBUTE MultiplicityMax']" w:storeItemID="{D35B6978-45B9-4860-8E6E-EDB6F017D2CB}"/>
                <w:text w:multiLine="1"/>
              </w:sdtPr>
              <w:sdtEndPr/>
              <w:sdtContent>
                <w:customXmlDelRangeEnd w:id="7345"/>
                <w:del w:id="7346" w:author="peng" w:date="2015-01-22T13:50:00Z">
                  <w:r w:rsidR="00AF2197" w:rsidDel="001D0125">
                    <w:delText>1</w:delText>
                  </w:r>
                </w:del>
                <w:customXmlDelRangeStart w:id="7347" w:author="peng" w:date="2015-01-22T13:50:00Z"/>
              </w:sdtContent>
            </w:sdt>
            <w:customXmlDelRangeEnd w:id="7347"/>
            <w:del w:id="7348" w:author="peng" w:date="2015-01-22T13:50:00Z">
              <w:r w:rsidR="00AF2197" w:rsidDel="001D0125">
                <w:delText xml:space="preserve">] </w:delText>
              </w:r>
            </w:del>
            <w:customXmlDelRangeStart w:id="7349" w:author="peng" w:date="2015-01-22T13:50:00Z"/>
            <w:sdt>
              <w:sdtPr>
                <w:rPr>
                  <w:b/>
                  <w:i w:val="0"/>
                </w:rPr>
                <w:alias w:val="DataType ATTRIBUTE Name"/>
                <w:tag w:val="00000004-0000-0009-0000-000000000000"/>
                <w:id w:val="882989202"/>
                <w:dataBinding w:xpath="/elements/element[@objid='00000004-0000-0009-0000-000000000000']/content[@alias='DataType ATTRIBUTE Name']" w:storeItemID="{D35B6978-45B9-4860-8E6E-EDB6F017D2CB}"/>
                <w:text w:multiLine="1"/>
              </w:sdtPr>
              <w:sdtEndPr/>
              <w:sdtContent>
                <w:customXmlDelRangeEnd w:id="7349"/>
                <w:del w:id="7350" w:author="peng" w:date="2015-01-22T13:50:00Z">
                  <w:r w:rsidR="00AF2197" w:rsidDel="001D0125">
                    <w:delText>integer</w:delText>
                  </w:r>
                </w:del>
                <w:customXmlDelRangeStart w:id="7351" w:author="peng" w:date="2015-01-22T13:50:00Z"/>
              </w:sdtContent>
            </w:sdt>
            <w:customXmlDelRangeEnd w:id="7351"/>
          </w:p>
        </w:tc>
        <w:tc>
          <w:tcPr>
            <w:tcW w:w="0" w:type="auto"/>
          </w:tcPr>
          <w:p w14:paraId="701BB576"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352" w:author="peng" w:date="2015-01-22T13:50:00Z"/>
              </w:rPr>
              <w:pPrChange w:id="7353"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354" w:author="peng" w:date="2015-01-22T13:50:00Z"/>
            <w:sdt>
              <w:sdtPr>
                <w:rPr>
                  <w:b w:val="0"/>
                  <w:i w:val="0"/>
                </w:rPr>
                <w:alias w:val="Attribute NOTE description 0"/>
                <w:tag w:val="4f2aede1-a0e6-4376-8945-3f234d7973ed"/>
                <w:id w:val="796107252"/>
                <w:dataBinding w:xpath="/elements/element[@objid='4f2aede1-a0e6-4376-8945-3f234d7973ed']/content[@alias='Attribute NOTE description 0']" w:storeItemID="{D35B6978-45B9-4860-8E6E-EDB6F017D2CB}"/>
                <w:text w:multiLine="1"/>
              </w:sdtPr>
              <w:sdtEndPr/>
              <w:sdtContent>
                <w:customXmlDelRangeEnd w:id="7354"/>
                <w:del w:id="7355" w:author="peng" w:date="2015-01-22T13:50:00Z">
                  <w:r w:rsidR="00AF2197" w:rsidDel="001D0125">
                    <w:delText>attribute to split on</w:delText>
                  </w:r>
                </w:del>
                <w:customXmlDelRangeStart w:id="7356" w:author="peng" w:date="2015-01-22T13:50:00Z"/>
              </w:sdtContent>
            </w:sdt>
            <w:customXmlDelRangeEnd w:id="7356"/>
          </w:p>
        </w:tc>
      </w:tr>
      <w:tr w:rsidR="0065251F" w:rsidDel="001D0125" w14:paraId="78AAEAE8" w14:textId="77777777">
        <w:trPr>
          <w:jc w:val="both"/>
          <w:del w:id="735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54F99CB" w14:textId="77777777" w:rsidR="0065251F" w:rsidDel="001D0125" w:rsidRDefault="007D1D13">
            <w:pPr>
              <w:pStyle w:val="af4"/>
              <w:rPr>
                <w:del w:id="7358" w:author="peng" w:date="2015-01-22T13:50:00Z"/>
              </w:rPr>
              <w:pPrChange w:id="7359" w:author="peng" w:date="2015-01-26T02:41:00Z">
                <w:pPr>
                  <w:pStyle w:val="1"/>
                  <w:pageBreakBefore/>
                  <w:outlineLvl w:val="0"/>
                </w:pPr>
              </w:pPrChange>
            </w:pPr>
            <w:customXmlDelRangeStart w:id="7360" w:author="peng" w:date="2015-01-22T13:50:00Z"/>
            <w:sdt>
              <w:sdtPr>
                <w:rPr>
                  <w:b/>
                  <w:i w:val="0"/>
                </w:rPr>
                <w:alias w:val="Attribute ATTRIBUTE Name"/>
                <w:tag w:val="17f327ce-60bb-464b-89fd-8117dccb10a2"/>
                <w:id w:val="2076315508"/>
                <w:dataBinding w:xpath="/elements/element[@objid='17f327ce-60bb-464b-89fd-8117dccb10a2']/content[@alias='Attribute ATTRIBUTE Name']" w:storeItemID="{D35B6978-45B9-4860-8E6E-EDB6F017D2CB}"/>
                <w:text w:multiLine="1"/>
              </w:sdtPr>
              <w:sdtEndPr/>
              <w:sdtContent>
                <w:customXmlDelRangeEnd w:id="7360"/>
                <w:del w:id="7361" w:author="peng" w:date="2015-01-22T13:50:00Z">
                  <w:r w:rsidR="00AF2197" w:rsidDel="001D0125">
                    <w:delText>splitVal</w:delText>
                  </w:r>
                </w:del>
                <w:customXmlDelRangeStart w:id="7362" w:author="peng" w:date="2015-01-22T13:50:00Z"/>
              </w:sdtContent>
            </w:sdt>
            <w:customXmlDelRangeEnd w:id="7362"/>
            <w:del w:id="7363" w:author="peng" w:date="2015-01-22T13:50:00Z">
              <w:r w:rsidR="00AF2197" w:rsidDel="001D0125">
                <w:delText xml:space="preserve"> : [</w:delText>
              </w:r>
            </w:del>
            <w:customXmlDelRangeStart w:id="7364" w:author="peng" w:date="2015-01-22T13:50:00Z"/>
            <w:sdt>
              <w:sdtPr>
                <w:rPr>
                  <w:b/>
                  <w:i w:val="0"/>
                </w:rPr>
                <w:alias w:val="Attribute ATTRIBUTE MultiplicityMin"/>
                <w:tag w:val="17f327ce-60bb-464b-89fd-8117dccb10a2"/>
                <w:id w:val="271451760"/>
                <w:dataBinding w:xpath="/elements/element[@objid='17f327ce-60bb-464b-89fd-8117dccb10a2']/content[@alias='Attribute ATTRIBUTE MultiplicityMin']" w:storeItemID="{D35B6978-45B9-4860-8E6E-EDB6F017D2CB}"/>
                <w:text w:multiLine="1"/>
              </w:sdtPr>
              <w:sdtEndPr/>
              <w:sdtContent>
                <w:customXmlDelRangeEnd w:id="7364"/>
                <w:del w:id="7365" w:author="peng" w:date="2015-01-22T13:50:00Z">
                  <w:r w:rsidR="00AF2197" w:rsidDel="001D0125">
                    <w:delText>1</w:delText>
                  </w:r>
                </w:del>
                <w:customXmlDelRangeStart w:id="7366" w:author="peng" w:date="2015-01-22T13:50:00Z"/>
              </w:sdtContent>
            </w:sdt>
            <w:customXmlDelRangeEnd w:id="7366"/>
            <w:del w:id="7367" w:author="peng" w:date="2015-01-22T13:50:00Z">
              <w:r w:rsidR="00AF2197" w:rsidDel="001D0125">
                <w:delText>..</w:delText>
              </w:r>
            </w:del>
            <w:customXmlDelRangeStart w:id="7368" w:author="peng" w:date="2015-01-22T13:50:00Z"/>
            <w:sdt>
              <w:sdtPr>
                <w:rPr>
                  <w:b/>
                  <w:i w:val="0"/>
                </w:rPr>
                <w:alias w:val="Attribute ATTRIBUTE MultiplicityMax"/>
                <w:tag w:val="17f327ce-60bb-464b-89fd-8117dccb10a2"/>
                <w:id w:val="1121342676"/>
                <w:dataBinding w:xpath="/elements/element[@objid='17f327ce-60bb-464b-89fd-8117dccb10a2']/content[@alias='Attribute ATTRIBUTE MultiplicityMax']" w:storeItemID="{D35B6978-45B9-4860-8E6E-EDB6F017D2CB}"/>
                <w:text w:multiLine="1"/>
              </w:sdtPr>
              <w:sdtEndPr/>
              <w:sdtContent>
                <w:customXmlDelRangeEnd w:id="7368"/>
                <w:del w:id="7369" w:author="peng" w:date="2015-01-22T13:50:00Z">
                  <w:r w:rsidR="00AF2197" w:rsidDel="001D0125">
                    <w:delText>1</w:delText>
                  </w:r>
                </w:del>
                <w:customXmlDelRangeStart w:id="7370" w:author="peng" w:date="2015-01-22T13:50:00Z"/>
              </w:sdtContent>
            </w:sdt>
            <w:customXmlDelRangeEnd w:id="7370"/>
            <w:del w:id="7371" w:author="peng" w:date="2015-01-22T13:50:00Z">
              <w:r w:rsidR="00AF2197" w:rsidDel="001D0125">
                <w:delText xml:space="preserve">] </w:delText>
              </w:r>
            </w:del>
            <w:customXmlDelRangeStart w:id="7372" w:author="peng" w:date="2015-01-22T13:50:00Z"/>
            <w:sdt>
              <w:sdtPr>
                <w:rPr>
                  <w:b/>
                  <w:i w:val="0"/>
                </w:rPr>
                <w:alias w:val="DataType ATTRIBUTE Name"/>
                <w:tag w:val="00000004-0000-000b-0000-000000000000"/>
                <w:id w:val="-1773548552"/>
                <w:dataBinding w:xpath="/elements/element[@objid='00000004-0000-000b-0000-000000000000']/content[@alias='DataType ATTRIBUTE Name']" w:storeItemID="{D35B6978-45B9-4860-8E6E-EDB6F017D2CB}"/>
                <w:text w:multiLine="1"/>
              </w:sdtPr>
              <w:sdtEndPr/>
              <w:sdtContent>
                <w:customXmlDelRangeEnd w:id="7372"/>
                <w:del w:id="7373" w:author="peng" w:date="2015-01-22T13:50:00Z">
                  <w:r w:rsidR="00AF2197" w:rsidDel="001D0125">
                    <w:delText>float</w:delText>
                  </w:r>
                </w:del>
                <w:customXmlDelRangeStart w:id="7374" w:author="peng" w:date="2015-01-22T13:50:00Z"/>
              </w:sdtContent>
            </w:sdt>
            <w:customXmlDelRangeEnd w:id="7374"/>
          </w:p>
        </w:tc>
        <w:tc>
          <w:tcPr>
            <w:tcW w:w="0" w:type="auto"/>
          </w:tcPr>
          <w:p w14:paraId="59CBC0A9"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375" w:author="peng" w:date="2015-01-22T13:50:00Z"/>
              </w:rPr>
              <w:pPrChange w:id="7376"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377" w:author="peng" w:date="2015-01-22T13:50:00Z"/>
            <w:sdt>
              <w:sdtPr>
                <w:rPr>
                  <w:b w:val="0"/>
                  <w:i w:val="0"/>
                </w:rPr>
                <w:alias w:val="Attribute NOTE description 0"/>
                <w:tag w:val="17f327ce-60bb-464b-89fd-8117dccb10a2"/>
                <w:id w:val="1216556139"/>
                <w:dataBinding w:xpath="/elements/element[@objid='17f327ce-60bb-464b-89fd-8117dccb10a2']/content[@alias='Attribute NOTE description 0']" w:storeItemID="{D35B6978-45B9-4860-8E6E-EDB6F017D2CB}"/>
                <w:text w:multiLine="1"/>
              </w:sdtPr>
              <w:sdtEndPr/>
              <w:sdtContent>
                <w:customXmlDelRangeEnd w:id="7377"/>
                <w:del w:id="7378" w:author="peng" w:date="2015-01-22T13:50:00Z">
                  <w:r w:rsidR="00AF2197" w:rsidDel="001D0125">
                    <w:delText>value to split splitAttr</w:delText>
                  </w:r>
                </w:del>
                <w:customXmlDelRangeStart w:id="7379" w:author="peng" w:date="2015-01-22T13:50:00Z"/>
              </w:sdtContent>
            </w:sdt>
            <w:customXmlDelRangeEnd w:id="7379"/>
          </w:p>
        </w:tc>
      </w:tr>
    </w:tbl>
    <w:p w14:paraId="5002CC7A" w14:textId="77777777" w:rsidR="0065251F" w:rsidDel="001D0125" w:rsidRDefault="00AF2197">
      <w:pPr>
        <w:pStyle w:val="af4"/>
        <w:rPr>
          <w:del w:id="7380" w:author="peng" w:date="2015-01-22T13:50:00Z"/>
        </w:rPr>
        <w:pPrChange w:id="7381" w:author="peng" w:date="2015-01-26T02:41:00Z">
          <w:pPr>
            <w:pStyle w:val="1"/>
            <w:pageBreakBefore/>
          </w:pPr>
        </w:pPrChange>
      </w:pPr>
      <w:del w:id="7382"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15</w:delText>
        </w:r>
        <w:r w:rsidR="00C44C9A" w:rsidDel="001D0125">
          <w:fldChar w:fldCharType="end"/>
        </w:r>
        <w:r w:rsidDel="001D0125">
          <w:delText> Attributes of Class "TreeNode"</w:delText>
        </w:r>
      </w:del>
    </w:p>
    <w:p w14:paraId="166B4A73" w14:textId="77777777" w:rsidR="002A635A" w:rsidDel="001D0125" w:rsidRDefault="002A635A">
      <w:pPr>
        <w:pStyle w:val="af4"/>
        <w:rPr>
          <w:del w:id="7383" w:author="peng" w:date="2015-01-22T13:50:00Z"/>
        </w:rPr>
        <w:pPrChange w:id="7384" w:author="peng" w:date="2015-01-26T02:41:00Z">
          <w:pPr>
            <w:pStyle w:val="1"/>
            <w:pageBreakBefore/>
          </w:pPr>
        </w:pPrChange>
      </w:pPr>
    </w:p>
    <w:p w14:paraId="2D13E75C" w14:textId="77777777" w:rsidR="002A635A" w:rsidRPr="002A635A" w:rsidDel="001D0125" w:rsidRDefault="002A635A">
      <w:pPr>
        <w:pStyle w:val="af4"/>
        <w:rPr>
          <w:del w:id="7385" w:author="peng" w:date="2015-01-22T13:50:00Z"/>
        </w:rPr>
        <w:pPrChange w:id="7386" w:author="peng" w:date="2015-01-26T02:41:00Z">
          <w:pPr>
            <w:pStyle w:val="1"/>
            <w:pageBreakBefore/>
          </w:pPr>
        </w:pPrChange>
      </w:pPr>
    </w:p>
    <w:tbl>
      <w:tblPr>
        <w:tblStyle w:val="-1"/>
        <w:tblW w:w="5000" w:type="pct"/>
        <w:jc w:val="both"/>
        <w:tblLook w:val="04A0" w:firstRow="1" w:lastRow="0" w:firstColumn="1" w:lastColumn="0" w:noHBand="0" w:noVBand="1"/>
      </w:tblPr>
      <w:tblGrid>
        <w:gridCol w:w="5084"/>
        <w:gridCol w:w="3968"/>
      </w:tblGrid>
      <w:tr w:rsidR="0065251F" w:rsidDel="001D0125" w14:paraId="048E85B1" w14:textId="77777777" w:rsidTr="0065251F">
        <w:trPr>
          <w:cnfStyle w:val="100000000000" w:firstRow="1" w:lastRow="0" w:firstColumn="0" w:lastColumn="0" w:oddVBand="0" w:evenVBand="0" w:oddHBand="0" w:evenHBand="0" w:firstRowFirstColumn="0" w:firstRowLastColumn="0" w:lastRowFirstColumn="0" w:lastRowLastColumn="0"/>
          <w:tblHeader/>
          <w:jc w:val="both"/>
          <w:del w:id="738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F9F7622" w14:textId="77777777" w:rsidR="0065251F" w:rsidDel="001D0125" w:rsidRDefault="00AF2197">
            <w:pPr>
              <w:pStyle w:val="af4"/>
              <w:rPr>
                <w:del w:id="7388" w:author="peng" w:date="2015-01-22T13:50:00Z"/>
              </w:rPr>
              <w:pPrChange w:id="7389" w:author="peng" w:date="2015-01-26T02:41:00Z">
                <w:pPr>
                  <w:pStyle w:val="1"/>
                  <w:pageBreakBefore/>
                  <w:outlineLvl w:val="0"/>
                </w:pPr>
              </w:pPrChange>
            </w:pPr>
            <w:del w:id="7390" w:author="peng" w:date="2015-01-22T13:50:00Z">
              <w:r w:rsidDel="001D0125">
                <w:delText>Name</w:delText>
              </w:r>
            </w:del>
          </w:p>
        </w:tc>
        <w:tc>
          <w:tcPr>
            <w:tcW w:w="0" w:type="auto"/>
          </w:tcPr>
          <w:p w14:paraId="5383DBA7"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7391" w:author="peng" w:date="2015-01-22T13:50:00Z"/>
              </w:rPr>
              <w:pPrChange w:id="7392"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7393" w:author="peng" w:date="2015-01-22T13:50:00Z">
              <w:r w:rsidDel="001D0125">
                <w:delText>Description</w:delText>
              </w:r>
            </w:del>
          </w:p>
        </w:tc>
      </w:tr>
      <w:tr w:rsidR="0065251F" w:rsidDel="001D0125" w14:paraId="0475B529" w14:textId="77777777">
        <w:trPr>
          <w:cnfStyle w:val="000000100000" w:firstRow="0" w:lastRow="0" w:firstColumn="0" w:lastColumn="0" w:oddVBand="0" w:evenVBand="0" w:oddHBand="1" w:evenHBand="0" w:firstRowFirstColumn="0" w:firstRowLastColumn="0" w:lastRowFirstColumn="0" w:lastRowLastColumn="0"/>
          <w:jc w:val="both"/>
          <w:del w:id="739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AAB799E" w14:textId="77777777" w:rsidR="0065251F" w:rsidDel="001D0125" w:rsidRDefault="007D1D13">
            <w:pPr>
              <w:pStyle w:val="af4"/>
              <w:rPr>
                <w:del w:id="7395" w:author="peng" w:date="2015-01-22T13:50:00Z"/>
              </w:rPr>
              <w:pPrChange w:id="7396" w:author="peng" w:date="2015-01-26T02:41:00Z">
                <w:pPr>
                  <w:pStyle w:val="1"/>
                  <w:pageBreakBefore/>
                  <w:outlineLvl w:val="0"/>
                </w:pPr>
              </w:pPrChange>
            </w:pPr>
            <w:customXmlDelRangeStart w:id="7397" w:author="peng" w:date="2015-01-22T13:50:00Z"/>
            <w:sdt>
              <w:sdtPr>
                <w:rPr>
                  <w:b/>
                  <w:i w:val="0"/>
                </w:rPr>
                <w:alias w:val="Association ATTRIBUTE Name"/>
                <w:tag w:val="052acf94-33c6-4972-9a0c-321d44835c48"/>
                <w:id w:val="1221713485"/>
                <w:dataBinding w:xpath="/elements/element[@objid='052acf94-33c6-4972-9a0c-321d44835c48']/content[@alias='Association ATTRIBUTE Name']" w:storeItemID="{D35B6978-45B9-4860-8E6E-EDB6F017D2CB}"/>
                <w:text w:multiLine="1"/>
              </w:sdtPr>
              <w:sdtEndPr/>
              <w:sdtContent>
                <w:customXmlDelRangeEnd w:id="7397"/>
                <w:customXmlDelRangeStart w:id="7398" w:author="peng" w:date="2015-01-22T13:50:00Z"/>
              </w:sdtContent>
            </w:sdt>
            <w:customXmlDelRangeEnd w:id="7398"/>
            <w:del w:id="7399" w:author="peng" w:date="2015-01-22T13:50:00Z">
              <w:r w:rsidR="00AF2197" w:rsidDel="001D0125">
                <w:delText>-&gt;</w:delText>
              </w:r>
            </w:del>
            <w:customXmlDelRangeStart w:id="7400" w:author="peng" w:date="2015-01-22T13:50:00Z"/>
            <w:sdt>
              <w:sdtPr>
                <w:rPr>
                  <w:b/>
                  <w:i w:val="0"/>
                </w:rPr>
                <w:alias w:val="AssociationEnd ATTRIBUTE Name"/>
                <w:tag w:val="d790bcf1-f79e-4f49-be58-cb0de2cd71fe"/>
                <w:id w:val="-1477841604"/>
                <w:dataBinding w:xpath="/elements/element[@objid='d790bcf1-f79e-4f49-be58-cb0de2cd71fe']/content[@alias='AssociationEnd ATTRIBUTE Name']" w:storeItemID="{D35B6978-45B9-4860-8E6E-EDB6F017D2CB}"/>
                <w:text w:multiLine="1"/>
              </w:sdtPr>
              <w:sdtEndPr/>
              <w:sdtContent>
                <w:customXmlDelRangeEnd w:id="7400"/>
                <w:del w:id="7401" w:author="peng" w:date="2015-01-22T13:50:00Z">
                  <w:r w:rsidR="00AF2197" w:rsidDel="001D0125">
                    <w:delText>leftChild</w:delText>
                  </w:r>
                </w:del>
                <w:customXmlDelRangeStart w:id="7402" w:author="peng" w:date="2015-01-22T13:50:00Z"/>
              </w:sdtContent>
            </w:sdt>
            <w:customXmlDelRangeEnd w:id="7402"/>
            <w:del w:id="7403" w:author="peng" w:date="2015-01-22T13:50:00Z">
              <w:r w:rsidR="00AF2197" w:rsidDel="001D0125">
                <w:delText xml:space="preserve"> : [</w:delText>
              </w:r>
            </w:del>
            <w:customXmlDelRangeStart w:id="7404" w:author="peng" w:date="2015-01-22T13:50:00Z"/>
            <w:sdt>
              <w:sdtPr>
                <w:rPr>
                  <w:b/>
                  <w:i w:val="0"/>
                </w:rPr>
                <w:alias w:val="AssociationEnd ATTRIBUTE MultiplicityMin"/>
                <w:tag w:val="d790bcf1-f79e-4f49-be58-cb0de2cd71fe"/>
                <w:id w:val="-1850010124"/>
                <w:dataBinding w:xpath="/elements/element[@objid='d790bcf1-f79e-4f49-be58-cb0de2cd71fe']/content[@alias='AssociationEnd ATTRIBUTE MultiplicityMin']" w:storeItemID="{D35B6978-45B9-4860-8E6E-EDB6F017D2CB}"/>
                <w:text w:multiLine="1"/>
              </w:sdtPr>
              <w:sdtEndPr/>
              <w:sdtContent>
                <w:customXmlDelRangeEnd w:id="7404"/>
                <w:del w:id="7405" w:author="peng" w:date="2015-01-22T13:50:00Z">
                  <w:r w:rsidR="00AF2197" w:rsidDel="001D0125">
                    <w:delText>0</w:delText>
                  </w:r>
                </w:del>
                <w:customXmlDelRangeStart w:id="7406" w:author="peng" w:date="2015-01-22T13:50:00Z"/>
              </w:sdtContent>
            </w:sdt>
            <w:customXmlDelRangeEnd w:id="7406"/>
            <w:del w:id="7407" w:author="peng" w:date="2015-01-22T13:50:00Z">
              <w:r w:rsidR="00AF2197" w:rsidDel="001D0125">
                <w:delText>..</w:delText>
              </w:r>
            </w:del>
            <w:customXmlDelRangeStart w:id="7408" w:author="peng" w:date="2015-01-22T13:50:00Z"/>
            <w:sdt>
              <w:sdtPr>
                <w:rPr>
                  <w:b/>
                  <w:i w:val="0"/>
                </w:rPr>
                <w:alias w:val="AssociationEnd ATTRIBUTE MultiplicityMax"/>
                <w:tag w:val="d790bcf1-f79e-4f49-be58-cb0de2cd71fe"/>
                <w:id w:val="-2108801145"/>
                <w:dataBinding w:xpath="/elements/element[@objid='d790bcf1-f79e-4f49-be58-cb0de2cd71fe']/content[@alias='AssociationEnd ATTRIBUTE MultiplicityMax']" w:storeItemID="{D35B6978-45B9-4860-8E6E-EDB6F017D2CB}"/>
                <w:text w:multiLine="1"/>
              </w:sdtPr>
              <w:sdtEndPr/>
              <w:sdtContent>
                <w:customXmlDelRangeEnd w:id="7408"/>
                <w:del w:id="7409" w:author="peng" w:date="2015-01-22T13:50:00Z">
                  <w:r w:rsidR="00AF2197" w:rsidDel="001D0125">
                    <w:delText>1</w:delText>
                  </w:r>
                </w:del>
                <w:customXmlDelRangeStart w:id="7410" w:author="peng" w:date="2015-01-22T13:50:00Z"/>
              </w:sdtContent>
            </w:sdt>
            <w:customXmlDelRangeEnd w:id="7410"/>
            <w:del w:id="7411" w:author="peng" w:date="2015-01-22T13:50:00Z">
              <w:r w:rsidR="00AF2197" w:rsidDel="001D0125">
                <w:delText xml:space="preserve">] </w:delText>
              </w:r>
              <w:r w:rsidR="005F08CA" w:rsidDel="001D0125">
                <w:rPr>
                  <w:color w:val="auto"/>
                </w:rPr>
                <w:fldChar w:fldCharType="begin"/>
              </w:r>
              <w:r w:rsidR="005F08CA" w:rsidDel="001D0125">
                <w:delInstrText xml:space="preserve"> HYPERLINK \l "_67321fdf-07c5-4b25-973e-2c0c213fa851" \h </w:delInstrText>
              </w:r>
              <w:r w:rsidR="005F08CA" w:rsidDel="001D0125">
                <w:rPr>
                  <w:color w:val="auto"/>
                </w:rPr>
                <w:fldChar w:fldCharType="separate"/>
              </w:r>
              <w:r w:rsidR="00AF2197" w:rsidDel="001D0125">
                <w:rPr>
                  <w:rStyle w:val="af2"/>
                </w:rPr>
                <w:delText>TreeNode</w:delText>
              </w:r>
              <w:r w:rsidR="005F08CA" w:rsidDel="001D0125">
                <w:rPr>
                  <w:rStyle w:val="af2"/>
                  <w:b/>
                  <w:i w:val="0"/>
                </w:rPr>
                <w:fldChar w:fldCharType="end"/>
              </w:r>
            </w:del>
          </w:p>
        </w:tc>
        <w:tc>
          <w:tcPr>
            <w:tcW w:w="0" w:type="auto"/>
          </w:tcPr>
          <w:p w14:paraId="4F658394"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412" w:author="peng" w:date="2015-01-22T13:50:00Z"/>
              </w:rPr>
              <w:pPrChange w:id="7413"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414" w:author="peng" w:date="2015-01-22T13:50:00Z"/>
            <w:sdt>
              <w:sdtPr>
                <w:rPr>
                  <w:b w:val="0"/>
                  <w:i w:val="0"/>
                </w:rPr>
                <w:alias w:val="AssociationEnd NOTE description 0"/>
                <w:tag w:val="d790bcf1-f79e-4f49-be58-cb0de2cd71fe"/>
                <w:id w:val="1610467640"/>
                <w:dataBinding w:xpath="/elements/element[@objid='d790bcf1-f79e-4f49-be58-cb0de2cd71fe']/content[@alias='AssociationEnd NOTE description 0']" w:storeItemID="{D35B6978-45B9-4860-8E6E-EDB6F017D2CB}"/>
                <w:text w:multiLine="1"/>
              </w:sdtPr>
              <w:sdtEndPr/>
              <w:sdtContent>
                <w:customXmlDelRangeEnd w:id="7414"/>
                <w:del w:id="7415" w:author="peng" w:date="2015-01-22T13:50:00Z">
                  <w:r w:rsidR="00AF2197" w:rsidDel="001D0125">
                    <w:delText>left child of this node</w:delText>
                  </w:r>
                </w:del>
                <w:customXmlDelRangeStart w:id="7416" w:author="peng" w:date="2015-01-22T13:50:00Z"/>
              </w:sdtContent>
            </w:sdt>
            <w:customXmlDelRangeEnd w:id="7416"/>
          </w:p>
        </w:tc>
      </w:tr>
      <w:tr w:rsidR="0065251F" w:rsidDel="001D0125" w14:paraId="2EDDB9A9" w14:textId="77777777">
        <w:trPr>
          <w:jc w:val="both"/>
          <w:del w:id="741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2B3AB0E" w14:textId="77777777" w:rsidR="0065251F" w:rsidDel="001D0125" w:rsidRDefault="007D1D13">
            <w:pPr>
              <w:pStyle w:val="af4"/>
              <w:rPr>
                <w:del w:id="7418" w:author="peng" w:date="2015-01-22T13:50:00Z"/>
              </w:rPr>
              <w:pPrChange w:id="7419" w:author="peng" w:date="2015-01-26T02:41:00Z">
                <w:pPr>
                  <w:pStyle w:val="1"/>
                  <w:pageBreakBefore/>
                  <w:outlineLvl w:val="0"/>
                </w:pPr>
              </w:pPrChange>
            </w:pPr>
            <w:customXmlDelRangeStart w:id="7420" w:author="peng" w:date="2015-01-22T13:50:00Z"/>
            <w:sdt>
              <w:sdtPr>
                <w:rPr>
                  <w:b/>
                  <w:i w:val="0"/>
                </w:rPr>
                <w:alias w:val="Association ATTRIBUTE Name"/>
                <w:tag w:val="0b72c86a-36ae-43df-a8e2-9478707d0cd0"/>
                <w:id w:val="-951322922"/>
                <w:dataBinding w:xpath="/elements/element[@objid='0b72c86a-36ae-43df-a8e2-9478707d0cd0']/content[@alias='Association ATTRIBUTE Name']" w:storeItemID="{D35B6978-45B9-4860-8E6E-EDB6F017D2CB}"/>
                <w:text w:multiLine="1"/>
              </w:sdtPr>
              <w:sdtEndPr/>
              <w:sdtContent>
                <w:customXmlDelRangeEnd w:id="7420"/>
                <w:customXmlDelRangeStart w:id="7421" w:author="peng" w:date="2015-01-22T13:50:00Z"/>
              </w:sdtContent>
            </w:sdt>
            <w:customXmlDelRangeEnd w:id="7421"/>
            <w:del w:id="7422" w:author="peng" w:date="2015-01-22T13:50:00Z">
              <w:r w:rsidR="00AF2197" w:rsidDel="001D0125">
                <w:delText>-&gt;</w:delText>
              </w:r>
            </w:del>
            <w:customXmlDelRangeStart w:id="7423" w:author="peng" w:date="2015-01-22T13:50:00Z"/>
            <w:sdt>
              <w:sdtPr>
                <w:rPr>
                  <w:b/>
                  <w:i w:val="0"/>
                </w:rPr>
                <w:alias w:val="AssociationEnd ATTRIBUTE Name"/>
                <w:tag w:val="f49884cb-a796-455c-89d2-3049637325cd"/>
                <w:id w:val="-832990278"/>
                <w:dataBinding w:xpath="/elements/element[@objid='f49884cb-a796-455c-89d2-3049637325cd']/content[@alias='AssociationEnd ATTRIBUTE Name']" w:storeItemID="{D35B6978-45B9-4860-8E6E-EDB6F017D2CB}"/>
                <w:text w:multiLine="1"/>
              </w:sdtPr>
              <w:sdtEndPr/>
              <w:sdtContent>
                <w:customXmlDelRangeEnd w:id="7423"/>
                <w:del w:id="7424" w:author="peng" w:date="2015-01-22T13:50:00Z">
                  <w:r w:rsidR="00AF2197" w:rsidDel="001D0125">
                    <w:delText>rightChild</w:delText>
                  </w:r>
                </w:del>
                <w:customXmlDelRangeStart w:id="7425" w:author="peng" w:date="2015-01-22T13:50:00Z"/>
              </w:sdtContent>
            </w:sdt>
            <w:customXmlDelRangeEnd w:id="7425"/>
            <w:del w:id="7426" w:author="peng" w:date="2015-01-22T13:50:00Z">
              <w:r w:rsidR="00AF2197" w:rsidDel="001D0125">
                <w:delText xml:space="preserve"> : [</w:delText>
              </w:r>
            </w:del>
            <w:customXmlDelRangeStart w:id="7427" w:author="peng" w:date="2015-01-22T13:50:00Z"/>
            <w:sdt>
              <w:sdtPr>
                <w:rPr>
                  <w:b/>
                  <w:i w:val="0"/>
                </w:rPr>
                <w:alias w:val="AssociationEnd ATTRIBUTE MultiplicityMin"/>
                <w:tag w:val="f49884cb-a796-455c-89d2-3049637325cd"/>
                <w:id w:val="-1616055791"/>
                <w:dataBinding w:xpath="/elements/element[@objid='f49884cb-a796-455c-89d2-3049637325cd']/content[@alias='AssociationEnd ATTRIBUTE MultiplicityMin']" w:storeItemID="{D35B6978-45B9-4860-8E6E-EDB6F017D2CB}"/>
                <w:text w:multiLine="1"/>
              </w:sdtPr>
              <w:sdtEndPr/>
              <w:sdtContent>
                <w:customXmlDelRangeEnd w:id="7427"/>
                <w:del w:id="7428" w:author="peng" w:date="2015-01-22T13:50:00Z">
                  <w:r w:rsidR="00AF2197" w:rsidDel="001D0125">
                    <w:delText>1</w:delText>
                  </w:r>
                </w:del>
                <w:customXmlDelRangeStart w:id="7429" w:author="peng" w:date="2015-01-22T13:50:00Z"/>
              </w:sdtContent>
            </w:sdt>
            <w:customXmlDelRangeEnd w:id="7429"/>
            <w:del w:id="7430" w:author="peng" w:date="2015-01-22T13:50:00Z">
              <w:r w:rsidR="00AF2197" w:rsidDel="001D0125">
                <w:delText>..</w:delText>
              </w:r>
            </w:del>
            <w:customXmlDelRangeStart w:id="7431" w:author="peng" w:date="2015-01-22T13:50:00Z"/>
            <w:sdt>
              <w:sdtPr>
                <w:rPr>
                  <w:b/>
                  <w:i w:val="0"/>
                </w:rPr>
                <w:alias w:val="AssociationEnd ATTRIBUTE MultiplicityMax"/>
                <w:tag w:val="f49884cb-a796-455c-89d2-3049637325cd"/>
                <w:id w:val="-576746706"/>
                <w:dataBinding w:xpath="/elements/element[@objid='f49884cb-a796-455c-89d2-3049637325cd']/content[@alias='AssociationEnd ATTRIBUTE MultiplicityMax']" w:storeItemID="{D35B6978-45B9-4860-8E6E-EDB6F017D2CB}"/>
                <w:text w:multiLine="1"/>
              </w:sdtPr>
              <w:sdtEndPr/>
              <w:sdtContent>
                <w:customXmlDelRangeEnd w:id="7431"/>
                <w:del w:id="7432" w:author="peng" w:date="2015-01-22T13:50:00Z">
                  <w:r w:rsidR="00AF2197" w:rsidDel="001D0125">
                    <w:delText>1</w:delText>
                  </w:r>
                </w:del>
                <w:customXmlDelRangeStart w:id="7433" w:author="peng" w:date="2015-01-22T13:50:00Z"/>
              </w:sdtContent>
            </w:sdt>
            <w:customXmlDelRangeEnd w:id="7433"/>
            <w:del w:id="7434" w:author="peng" w:date="2015-01-22T13:50:00Z">
              <w:r w:rsidR="00AF2197" w:rsidDel="001D0125">
                <w:delText xml:space="preserve">] </w:delText>
              </w:r>
              <w:r w:rsidR="005F08CA" w:rsidDel="001D0125">
                <w:rPr>
                  <w:color w:val="auto"/>
                </w:rPr>
                <w:fldChar w:fldCharType="begin"/>
              </w:r>
              <w:r w:rsidR="005F08CA" w:rsidDel="001D0125">
                <w:delInstrText xml:space="preserve"> HYPERLINK \l "_67321fdf-07c5-4b25-973e-2c0c213fa851" \h </w:delInstrText>
              </w:r>
              <w:r w:rsidR="005F08CA" w:rsidDel="001D0125">
                <w:rPr>
                  <w:color w:val="auto"/>
                </w:rPr>
                <w:fldChar w:fldCharType="separate"/>
              </w:r>
              <w:r w:rsidR="00AF2197" w:rsidDel="001D0125">
                <w:rPr>
                  <w:rStyle w:val="af2"/>
                </w:rPr>
                <w:delText>TreeNode</w:delText>
              </w:r>
              <w:r w:rsidR="005F08CA" w:rsidDel="001D0125">
                <w:rPr>
                  <w:rStyle w:val="af2"/>
                  <w:b/>
                  <w:i w:val="0"/>
                </w:rPr>
                <w:fldChar w:fldCharType="end"/>
              </w:r>
            </w:del>
          </w:p>
        </w:tc>
        <w:tc>
          <w:tcPr>
            <w:tcW w:w="0" w:type="auto"/>
          </w:tcPr>
          <w:p w14:paraId="31B604AA"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435" w:author="peng" w:date="2015-01-22T13:50:00Z"/>
              </w:rPr>
              <w:pPrChange w:id="7436"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437" w:author="peng" w:date="2015-01-22T13:50:00Z"/>
            <w:sdt>
              <w:sdtPr>
                <w:rPr>
                  <w:b w:val="0"/>
                  <w:i w:val="0"/>
                </w:rPr>
                <w:alias w:val="AssociationEnd NOTE description 0"/>
                <w:tag w:val="f49884cb-a796-455c-89d2-3049637325cd"/>
                <w:id w:val="-1283802365"/>
                <w:dataBinding w:xpath="/elements/element[@objid='f49884cb-a796-455c-89d2-3049637325cd']/content[@alias='AssociationEnd NOTE description 0']" w:storeItemID="{D35B6978-45B9-4860-8E6E-EDB6F017D2CB}"/>
                <w:text w:multiLine="1"/>
              </w:sdtPr>
              <w:sdtEndPr/>
              <w:sdtContent>
                <w:customXmlDelRangeEnd w:id="7437"/>
                <w:del w:id="7438" w:author="peng" w:date="2015-01-22T13:50:00Z">
                  <w:r w:rsidR="00AF2197" w:rsidDel="001D0125">
                    <w:delText>right child of this node</w:delText>
                  </w:r>
                </w:del>
                <w:customXmlDelRangeStart w:id="7439" w:author="peng" w:date="2015-01-22T13:50:00Z"/>
              </w:sdtContent>
            </w:sdt>
            <w:customXmlDelRangeEnd w:id="7439"/>
          </w:p>
        </w:tc>
      </w:tr>
      <w:tr w:rsidR="0065251F" w:rsidDel="001D0125" w14:paraId="4E1A63E0" w14:textId="77777777">
        <w:trPr>
          <w:cnfStyle w:val="000000100000" w:firstRow="0" w:lastRow="0" w:firstColumn="0" w:lastColumn="0" w:oddVBand="0" w:evenVBand="0" w:oddHBand="1" w:evenHBand="0" w:firstRowFirstColumn="0" w:firstRowLastColumn="0" w:lastRowFirstColumn="0" w:lastRowLastColumn="0"/>
          <w:jc w:val="both"/>
          <w:del w:id="7440"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B286250" w14:textId="77777777" w:rsidR="0065251F" w:rsidRPr="00FB2F25" w:rsidDel="001D0125" w:rsidRDefault="007D1D13">
            <w:pPr>
              <w:pStyle w:val="af4"/>
              <w:rPr>
                <w:del w:id="7441" w:author="peng" w:date="2015-01-22T13:50:00Z"/>
                <w:b/>
                <w:bCs w:val="0"/>
                <w:highlight w:val="yellow"/>
                <w:rPrChange w:id="7442" w:author="me" w:date="2014-11-12T11:46:00Z">
                  <w:rPr>
                    <w:del w:id="7443" w:author="peng" w:date="2015-01-22T13:50:00Z"/>
                    <w:b/>
                    <w:bCs/>
                  </w:rPr>
                </w:rPrChange>
              </w:rPr>
              <w:pPrChange w:id="7444" w:author="peng" w:date="2015-01-26T02:41:00Z">
                <w:pPr>
                  <w:pStyle w:val="1"/>
                  <w:pageBreakBefore/>
                  <w:outlineLvl w:val="0"/>
                </w:pPr>
              </w:pPrChange>
            </w:pPr>
            <w:customXmlDelRangeStart w:id="7445" w:author="peng" w:date="2015-01-22T13:50:00Z"/>
            <w:sdt>
              <w:sdtPr>
                <w:rPr>
                  <w:b/>
                  <w:i w:val="0"/>
                  <w:highlight w:val="yellow"/>
                </w:rPr>
                <w:alias w:val="Association ATTRIBUTE Name"/>
                <w:tag w:val="b4641769-0a9e-4832-8df5-2ba5df02e536"/>
                <w:id w:val="-1081685105"/>
                <w:dataBinding w:xpath="/elements/element[@objid='b4641769-0a9e-4832-8df5-2ba5df02e536']/content[@alias='Association ATTRIBUTE Name']" w:storeItemID="{D35B6978-45B9-4860-8E6E-EDB6F017D2CB}"/>
                <w:text w:multiLine="1"/>
              </w:sdtPr>
              <w:sdtEndPr/>
              <w:sdtContent>
                <w:customXmlDelRangeEnd w:id="7445"/>
                <w:customXmlDelRangeStart w:id="7446" w:author="peng" w:date="2015-01-22T13:50:00Z"/>
              </w:sdtContent>
            </w:sdt>
            <w:customXmlDelRangeEnd w:id="7446"/>
            <w:del w:id="7447" w:author="peng" w:date="2015-01-22T13:50:00Z">
              <w:r w:rsidR="00C44C9A" w:rsidRPr="00C44C9A" w:rsidDel="001D0125">
                <w:rPr>
                  <w:b/>
                  <w:bCs w:val="0"/>
                  <w:color w:val="auto"/>
                  <w:sz w:val="22"/>
                  <w:szCs w:val="22"/>
                  <w:highlight w:val="yellow"/>
                  <w:rPrChange w:id="7448" w:author="me" w:date="2014-11-12T11:46:00Z">
                    <w:rPr>
                      <w:b/>
                      <w:bCs/>
                      <w:iCs/>
                      <w:color w:val="808080" w:themeColor="background1" w:themeShade="80"/>
                      <w:sz w:val="20"/>
                      <w:szCs w:val="20"/>
                    </w:rPr>
                  </w:rPrChange>
                </w:rPr>
                <w:delText>-&gt;</w:delText>
              </w:r>
            </w:del>
            <w:customXmlDelRangeStart w:id="7449" w:author="peng" w:date="2015-01-22T13:50:00Z"/>
            <w:sdt>
              <w:sdtPr>
                <w:rPr>
                  <w:b/>
                  <w:i w:val="0"/>
                  <w:highlight w:val="yellow"/>
                </w:rPr>
                <w:alias w:val="AssociationEnd ATTRIBUTE Name"/>
                <w:tag w:val="f30ffbce-5ef9-47c6-9c47-d8546919c4db"/>
                <w:id w:val="-1771385753"/>
                <w:dataBinding w:xpath="/elements/element[@objid='f30ffbce-5ef9-47c6-9c47-d8546919c4db']/content[@alias='AssociationEnd ATTRIBUTE Name']" w:storeItemID="{D35B6978-45B9-4860-8E6E-EDB6F017D2CB}"/>
                <w:text w:multiLine="1"/>
              </w:sdtPr>
              <w:sdtEndPr/>
              <w:sdtContent>
                <w:customXmlDelRangeEnd w:id="7449"/>
                <w:del w:id="7450" w:author="peng" w:date="2015-01-22T13:50:00Z">
                  <w:r w:rsidR="00C44C9A" w:rsidRPr="00C44C9A" w:rsidDel="001D0125">
                    <w:rPr>
                      <w:b/>
                      <w:bCs w:val="0"/>
                      <w:color w:val="auto"/>
                      <w:sz w:val="22"/>
                      <w:szCs w:val="22"/>
                      <w:highlight w:val="yellow"/>
                      <w:rPrChange w:id="7451" w:author="me" w:date="2014-11-12T11:46:00Z">
                        <w:rPr>
                          <w:b/>
                          <w:bCs/>
                          <w:iCs/>
                          <w:color w:val="808080" w:themeColor="background1" w:themeShade="80"/>
                          <w:sz w:val="20"/>
                          <w:szCs w:val="20"/>
                        </w:rPr>
                      </w:rPrChange>
                    </w:rPr>
                    <w:delText>parent</w:delText>
                  </w:r>
                </w:del>
                <w:customXmlDelRangeStart w:id="7452" w:author="peng" w:date="2015-01-22T13:50:00Z"/>
              </w:sdtContent>
            </w:sdt>
            <w:customXmlDelRangeEnd w:id="7452"/>
            <w:del w:id="7453" w:author="peng" w:date="2015-01-22T13:50:00Z">
              <w:r w:rsidR="00C44C9A" w:rsidRPr="00C44C9A" w:rsidDel="001D0125">
                <w:rPr>
                  <w:b/>
                  <w:bCs w:val="0"/>
                  <w:color w:val="auto"/>
                  <w:sz w:val="22"/>
                  <w:szCs w:val="22"/>
                  <w:highlight w:val="yellow"/>
                  <w:rPrChange w:id="7454" w:author="me" w:date="2014-11-12T11:46:00Z">
                    <w:rPr>
                      <w:b/>
                      <w:bCs/>
                      <w:iCs/>
                      <w:color w:val="808080" w:themeColor="background1" w:themeShade="80"/>
                      <w:sz w:val="20"/>
                      <w:szCs w:val="20"/>
                    </w:rPr>
                  </w:rPrChange>
                </w:rPr>
                <w:delText xml:space="preserve"> : [</w:delText>
              </w:r>
            </w:del>
            <w:customXmlDelRangeStart w:id="7455" w:author="peng" w:date="2015-01-22T13:50:00Z"/>
            <w:sdt>
              <w:sdtPr>
                <w:rPr>
                  <w:b/>
                  <w:i w:val="0"/>
                  <w:highlight w:val="yellow"/>
                </w:rPr>
                <w:alias w:val="AssociationEnd ATTRIBUTE MultiplicityMin"/>
                <w:tag w:val="f30ffbce-5ef9-47c6-9c47-d8546919c4db"/>
                <w:id w:val="41336942"/>
                <w:dataBinding w:xpath="/elements/element[@objid='f30ffbce-5ef9-47c6-9c47-d8546919c4db']/content[@alias='AssociationEnd ATTRIBUTE MultiplicityMin']" w:storeItemID="{D35B6978-45B9-4860-8E6E-EDB6F017D2CB}"/>
                <w:text w:multiLine="1"/>
              </w:sdtPr>
              <w:sdtEndPr/>
              <w:sdtContent>
                <w:customXmlDelRangeEnd w:id="7455"/>
                <w:del w:id="7456" w:author="peng" w:date="2015-01-22T13:50:00Z">
                  <w:r w:rsidR="00C44C9A" w:rsidRPr="00C44C9A" w:rsidDel="001D0125">
                    <w:rPr>
                      <w:b/>
                      <w:bCs w:val="0"/>
                      <w:color w:val="auto"/>
                      <w:sz w:val="22"/>
                      <w:szCs w:val="22"/>
                      <w:highlight w:val="yellow"/>
                      <w:rPrChange w:id="7457" w:author="me" w:date="2014-11-12T11:46:00Z">
                        <w:rPr>
                          <w:b/>
                          <w:bCs/>
                          <w:iCs/>
                          <w:color w:val="808080" w:themeColor="background1" w:themeShade="80"/>
                          <w:sz w:val="20"/>
                          <w:szCs w:val="20"/>
                        </w:rPr>
                      </w:rPrChange>
                    </w:rPr>
                    <w:delText>1</w:delText>
                  </w:r>
                </w:del>
                <w:customXmlDelRangeStart w:id="7458" w:author="peng" w:date="2015-01-22T13:50:00Z"/>
              </w:sdtContent>
            </w:sdt>
            <w:customXmlDelRangeEnd w:id="7458"/>
            <w:del w:id="7459" w:author="peng" w:date="2015-01-22T13:50:00Z">
              <w:r w:rsidR="00C44C9A" w:rsidRPr="00C44C9A" w:rsidDel="001D0125">
                <w:rPr>
                  <w:b/>
                  <w:bCs w:val="0"/>
                  <w:color w:val="auto"/>
                  <w:sz w:val="22"/>
                  <w:szCs w:val="22"/>
                  <w:highlight w:val="yellow"/>
                  <w:rPrChange w:id="7460" w:author="me" w:date="2014-11-12T11:46:00Z">
                    <w:rPr>
                      <w:b/>
                      <w:bCs/>
                      <w:iCs/>
                      <w:color w:val="808080" w:themeColor="background1" w:themeShade="80"/>
                      <w:sz w:val="20"/>
                      <w:szCs w:val="20"/>
                    </w:rPr>
                  </w:rPrChange>
                </w:rPr>
                <w:delText>..</w:delText>
              </w:r>
            </w:del>
            <w:customXmlDelRangeStart w:id="7461" w:author="peng" w:date="2015-01-22T13:50:00Z"/>
            <w:sdt>
              <w:sdtPr>
                <w:rPr>
                  <w:b/>
                  <w:i w:val="0"/>
                  <w:highlight w:val="yellow"/>
                </w:rPr>
                <w:alias w:val="AssociationEnd ATTRIBUTE MultiplicityMax"/>
                <w:tag w:val="f30ffbce-5ef9-47c6-9c47-d8546919c4db"/>
                <w:id w:val="-1385089808"/>
                <w:dataBinding w:xpath="/elements/element[@objid='f30ffbce-5ef9-47c6-9c47-d8546919c4db']/content[@alias='AssociationEnd ATTRIBUTE MultiplicityMax']" w:storeItemID="{D35B6978-45B9-4860-8E6E-EDB6F017D2CB}"/>
                <w:text w:multiLine="1"/>
              </w:sdtPr>
              <w:sdtEndPr/>
              <w:sdtContent>
                <w:customXmlDelRangeEnd w:id="7461"/>
                <w:del w:id="7462" w:author="peng" w:date="2015-01-22T13:50:00Z">
                  <w:r w:rsidR="00C44C9A" w:rsidRPr="00C44C9A" w:rsidDel="001D0125">
                    <w:rPr>
                      <w:b/>
                      <w:bCs w:val="0"/>
                      <w:color w:val="auto"/>
                      <w:sz w:val="22"/>
                      <w:szCs w:val="22"/>
                      <w:highlight w:val="yellow"/>
                      <w:rPrChange w:id="7463" w:author="me" w:date="2014-11-12T11:46:00Z">
                        <w:rPr>
                          <w:b/>
                          <w:bCs/>
                          <w:iCs/>
                          <w:color w:val="808080" w:themeColor="background1" w:themeShade="80"/>
                          <w:sz w:val="20"/>
                          <w:szCs w:val="20"/>
                        </w:rPr>
                      </w:rPrChange>
                    </w:rPr>
                    <w:delText>1</w:delText>
                  </w:r>
                </w:del>
                <w:customXmlDelRangeStart w:id="7464" w:author="peng" w:date="2015-01-22T13:50:00Z"/>
              </w:sdtContent>
            </w:sdt>
            <w:customXmlDelRangeEnd w:id="7464"/>
            <w:del w:id="7465" w:author="peng" w:date="2015-01-22T13:50:00Z">
              <w:r w:rsidR="00C44C9A" w:rsidRPr="00C44C9A" w:rsidDel="001D0125">
                <w:rPr>
                  <w:b/>
                  <w:bCs w:val="0"/>
                  <w:color w:val="auto"/>
                  <w:sz w:val="22"/>
                  <w:szCs w:val="22"/>
                  <w:highlight w:val="yellow"/>
                  <w:rPrChange w:id="7466" w:author="me" w:date="2014-11-12T11:46:00Z">
                    <w:rPr>
                      <w:b/>
                      <w:bCs/>
                      <w:iCs/>
                      <w:color w:val="808080" w:themeColor="background1" w:themeShade="80"/>
                      <w:sz w:val="20"/>
                      <w:szCs w:val="20"/>
                    </w:rPr>
                  </w:rPrChange>
                </w:rPr>
                <w:delText xml:space="preserve">] </w:delText>
              </w:r>
              <w:commentRangeStart w:id="7467"/>
              <w:r w:rsidR="00C44C9A" w:rsidRPr="00C44C9A" w:rsidDel="001D0125">
                <w:rPr>
                  <w:b/>
                  <w:bCs w:val="0"/>
                  <w:color w:val="auto"/>
                  <w:highlight w:val="yellow"/>
                  <w:rPrChange w:id="7468" w:author="me" w:date="2014-11-12T11:46:00Z">
                    <w:rPr>
                      <w:b/>
                      <w:bCs/>
                      <w:u w:val="single"/>
                    </w:rPr>
                  </w:rPrChange>
                </w:rPr>
                <w:fldChar w:fldCharType="begin"/>
              </w:r>
              <w:r w:rsidR="00C44C9A" w:rsidRPr="00C44C9A" w:rsidDel="001D0125">
                <w:rPr>
                  <w:b/>
                  <w:bCs w:val="0"/>
                  <w:color w:val="auto"/>
                  <w:sz w:val="22"/>
                  <w:szCs w:val="22"/>
                  <w:highlight w:val="yellow"/>
                  <w:rPrChange w:id="7469" w:author="me" w:date="2014-11-12T11:46:00Z">
                    <w:rPr>
                      <w:b/>
                      <w:bCs/>
                      <w:iCs/>
                      <w:color w:val="808080" w:themeColor="background1" w:themeShade="80"/>
                      <w:sz w:val="20"/>
                      <w:szCs w:val="20"/>
                    </w:rPr>
                  </w:rPrChange>
                </w:rPr>
                <w:delInstrText>HYPERLINK \l "_67321fdf-07c5-4b25-973e-2c0c213fa851" \h</w:delInstrText>
              </w:r>
              <w:r w:rsidR="00C44C9A" w:rsidRPr="00C44C9A" w:rsidDel="001D0125">
                <w:rPr>
                  <w:b/>
                  <w:bCs w:val="0"/>
                  <w:color w:val="auto"/>
                  <w:highlight w:val="yellow"/>
                  <w:rPrChange w:id="7470" w:author="me" w:date="2014-11-12T11:46:00Z">
                    <w:rPr>
                      <w:b/>
                      <w:bCs/>
                      <w:u w:val="single"/>
                    </w:rPr>
                  </w:rPrChange>
                </w:rPr>
                <w:fldChar w:fldCharType="separate"/>
              </w:r>
              <w:r w:rsidR="00C44C9A" w:rsidRPr="00C44C9A" w:rsidDel="001D0125">
                <w:rPr>
                  <w:rStyle w:val="af2"/>
                  <w:b/>
                  <w:bCs w:val="0"/>
                  <w:highlight w:val="yellow"/>
                  <w:rPrChange w:id="7471" w:author="me" w:date="2014-11-12T11:46:00Z">
                    <w:rPr>
                      <w:rStyle w:val="af2"/>
                      <w:b/>
                      <w:bCs/>
                    </w:rPr>
                  </w:rPrChange>
                </w:rPr>
                <w:delText>TreeNode</w:delText>
              </w:r>
              <w:r w:rsidR="00C44C9A" w:rsidRPr="00C44C9A" w:rsidDel="001D0125">
                <w:rPr>
                  <w:b/>
                  <w:bCs w:val="0"/>
                  <w:color w:val="auto"/>
                  <w:highlight w:val="yellow"/>
                  <w:rPrChange w:id="7472" w:author="me" w:date="2014-11-12T11:46:00Z">
                    <w:rPr>
                      <w:b/>
                      <w:bCs/>
                      <w:u w:val="single"/>
                    </w:rPr>
                  </w:rPrChange>
                </w:rPr>
                <w:fldChar w:fldCharType="end"/>
              </w:r>
              <w:commentRangeEnd w:id="7467"/>
              <w:r w:rsidR="00FB2F25" w:rsidDel="001D0125">
                <w:rPr>
                  <w:rStyle w:val="afa"/>
                </w:rPr>
                <w:commentReference w:id="7467"/>
              </w:r>
            </w:del>
          </w:p>
        </w:tc>
        <w:tc>
          <w:tcPr>
            <w:tcW w:w="0" w:type="auto"/>
          </w:tcPr>
          <w:p w14:paraId="27504957" w14:textId="77777777" w:rsidR="0065251F" w:rsidRPr="00FB2F25"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473" w:author="peng" w:date="2015-01-22T13:50:00Z"/>
                <w:b w:val="0"/>
                <w:bCs/>
                <w:color w:val="auto"/>
                <w:sz w:val="22"/>
                <w:szCs w:val="22"/>
                <w:highlight w:val="yellow"/>
                <w:rPrChange w:id="7474" w:author="me" w:date="2014-11-12T11:46:00Z">
                  <w:rPr>
                    <w:del w:id="7475" w:author="peng" w:date="2015-01-22T13:50:00Z"/>
                    <w:b w:val="0"/>
                    <w:bCs w:val="0"/>
                    <w:sz w:val="26"/>
                    <w:szCs w:val="26"/>
                  </w:rPr>
                </w:rPrChange>
              </w:rPr>
              <w:pPrChange w:id="7476"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477" w:author="peng" w:date="2015-01-22T13:50:00Z"/>
            <w:sdt>
              <w:sdtPr>
                <w:rPr>
                  <w:b w:val="0"/>
                  <w:i w:val="0"/>
                  <w:sz w:val="16"/>
                  <w:szCs w:val="16"/>
                  <w:highlight w:val="yellow"/>
                </w:rPr>
                <w:alias w:val="AssociationEnd NOTE description 0"/>
                <w:tag w:val="f30ffbce-5ef9-47c6-9c47-d8546919c4db"/>
                <w:id w:val="930852868"/>
                <w:dataBinding w:xpath="/elements/element[@objid='f30ffbce-5ef9-47c6-9c47-d8546919c4db']/content[@alias='AssociationEnd NOTE description 0']" w:storeItemID="{D35B6978-45B9-4860-8E6E-EDB6F017D2CB}"/>
                <w:text w:multiLine="1"/>
              </w:sdtPr>
              <w:sdtEndPr/>
              <w:sdtContent>
                <w:customXmlDelRangeEnd w:id="7477"/>
                <w:del w:id="7478" w:author="peng" w:date="2015-01-22T13:50:00Z">
                  <w:r w:rsidR="00C44C9A" w:rsidRPr="00C44C9A" w:rsidDel="001D0125">
                    <w:rPr>
                      <w:b w:val="0"/>
                      <w:color w:val="auto"/>
                      <w:highlight w:val="yellow"/>
                      <w:rPrChange w:id="7479" w:author="me" w:date="2014-11-12T11:46:00Z">
                        <w:rPr>
                          <w:b w:val="0"/>
                          <w:bCs w:val="0"/>
                          <w:u w:val="single"/>
                        </w:rPr>
                      </w:rPrChange>
                    </w:rPr>
                    <w:delText>parent of this node</w:delText>
                  </w:r>
                </w:del>
                <w:customXmlDelRangeStart w:id="7480" w:author="peng" w:date="2015-01-22T13:50:00Z"/>
              </w:sdtContent>
            </w:sdt>
            <w:customXmlDelRangeEnd w:id="7480"/>
          </w:p>
        </w:tc>
      </w:tr>
    </w:tbl>
    <w:p w14:paraId="657656F9" w14:textId="77777777" w:rsidR="0065251F" w:rsidDel="001D0125" w:rsidRDefault="00AF2197">
      <w:pPr>
        <w:pStyle w:val="af4"/>
        <w:rPr>
          <w:del w:id="7481" w:author="peng" w:date="2015-01-22T13:50:00Z"/>
        </w:rPr>
        <w:pPrChange w:id="7482" w:author="peng" w:date="2015-01-26T02:41:00Z">
          <w:pPr>
            <w:pStyle w:val="1"/>
            <w:pageBreakBefore/>
          </w:pPr>
        </w:pPrChange>
      </w:pPr>
      <w:del w:id="7483"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16</w:delText>
        </w:r>
        <w:r w:rsidR="00C44C9A" w:rsidDel="001D0125">
          <w:fldChar w:fldCharType="end"/>
        </w:r>
        <w:r w:rsidDel="001D0125">
          <w:delText> Associations of Class "TreeNode"</w:delText>
        </w:r>
      </w:del>
    </w:p>
    <w:p w14:paraId="07F37D0E" w14:textId="77777777" w:rsidR="0065251F" w:rsidDel="001D0125" w:rsidRDefault="00AF2197">
      <w:pPr>
        <w:pStyle w:val="af4"/>
        <w:rPr>
          <w:del w:id="7484" w:author="peng" w:date="2015-01-22T13:50:00Z"/>
        </w:rPr>
        <w:pPrChange w:id="7485" w:author="peng" w:date="2015-01-26T02:41:00Z">
          <w:pPr>
            <w:pStyle w:val="1"/>
            <w:pageBreakBefore/>
          </w:pPr>
        </w:pPrChange>
      </w:pPr>
      <w:bookmarkStart w:id="7486" w:name="_ffda6e8b-f5ec-48e6-9347-56af0b87eb91"/>
      <w:del w:id="7487" w:author="peng" w:date="2015-01-22T13:50:00Z">
        <w:r w:rsidDel="001D0125">
          <w:delText>Package "</w:delText>
        </w:r>
      </w:del>
      <w:customXmlDelRangeStart w:id="7488" w:author="peng" w:date="2015-01-22T13:50:00Z"/>
      <w:sdt>
        <w:sdtPr>
          <w:rPr>
            <w:bCs/>
            <w:i w:val="0"/>
          </w:rPr>
          <w:alias w:val="Package ATTRIBUTE Name"/>
          <w:tag w:val="ffda6e8b-f5ec-48e6-9347-56af0b87eb91"/>
          <w:id w:val="-637648200"/>
          <w:dataBinding w:xpath="/elements/element[@objid='ffda6e8b-f5ec-48e6-9347-56af0b87eb91']/content[@alias='Package ATTRIBUTE Name']" w:storeItemID="{D35B6978-45B9-4860-8E6E-EDB6F017D2CB}"/>
          <w:text w:multiLine="1"/>
        </w:sdtPr>
        <w:sdtEndPr/>
        <w:sdtContent>
          <w:customXmlDelRangeEnd w:id="7488"/>
          <w:del w:id="7489" w:author="peng" w:date="2015-01-22T13:50:00Z">
            <w:r w:rsidDel="001D0125">
              <w:delText>RandomForest</w:delText>
            </w:r>
          </w:del>
          <w:customXmlDelRangeStart w:id="7490" w:author="peng" w:date="2015-01-22T13:50:00Z"/>
        </w:sdtContent>
      </w:sdt>
      <w:customXmlDelRangeEnd w:id="7490"/>
      <w:del w:id="7491" w:author="peng" w:date="2015-01-22T13:50:00Z">
        <w:r w:rsidDel="001D0125">
          <w:delText>"</w:delText>
        </w:r>
        <w:bookmarkEnd w:id="7486"/>
      </w:del>
    </w:p>
    <w:p w14:paraId="23113976" w14:textId="77777777" w:rsidR="0065251F" w:rsidDel="001D0125" w:rsidRDefault="00AF2197">
      <w:pPr>
        <w:pStyle w:val="af4"/>
        <w:rPr>
          <w:del w:id="7492" w:author="peng" w:date="2015-01-22T13:50:00Z"/>
          <w:rStyle w:val="ae"/>
          <w:b w:val="0"/>
          <w:bCs/>
        </w:rPr>
        <w:pPrChange w:id="7493" w:author="peng" w:date="2015-01-26T02:41:00Z">
          <w:pPr>
            <w:pStyle w:val="1"/>
            <w:pageBreakBefore/>
          </w:pPr>
        </w:pPrChange>
      </w:pPr>
      <w:del w:id="7494" w:author="peng" w:date="2015-01-22T13:50:00Z">
        <w:r w:rsidDel="001D0125">
          <w:rPr>
            <w:rStyle w:val="ae"/>
          </w:rPr>
          <w:delText xml:space="preserve">from Package </w:delText>
        </w:r>
      </w:del>
      <w:customXmlDelRangeStart w:id="7495" w:author="peng" w:date="2015-01-22T13:50:00Z"/>
      <w:sdt>
        <w:sdtPr>
          <w:rPr>
            <w:rStyle w:val="ae"/>
            <w:b w:val="0"/>
            <w:iCs w:val="0"/>
            <w:spacing w:val="15"/>
          </w:rPr>
          <w:alias w:val="Package ATTRIBUTE Name"/>
          <w:tag w:val="3dcb2c09-2a32-475f-982a-7933da523875"/>
          <w:id w:val="-593629193"/>
          <w:dataBinding w:xpath="/elements/element[@objid='3dcb2c09-2a32-475f-982a-7933da523875']/content[@alias='Package ATTRIBUTE Name']" w:storeItemID="{D35B6978-45B9-4860-8E6E-EDB6F017D2CB}"/>
          <w:text w:multiLine="1"/>
        </w:sdtPr>
        <w:sdtEndPr>
          <w:rPr>
            <w:rStyle w:val="ae"/>
          </w:rPr>
        </w:sdtEndPr>
        <w:sdtContent>
          <w:customXmlDelRangeEnd w:id="7495"/>
          <w:del w:id="7496" w:author="peng" w:date="2015-01-22T13:50:00Z">
            <w:r w:rsidDel="001D0125">
              <w:rPr>
                <w:rStyle w:val="ae"/>
              </w:rPr>
              <w:delText>gforge</w:delText>
            </w:r>
          </w:del>
          <w:customXmlDelRangeStart w:id="7497" w:author="peng" w:date="2015-01-22T13:50:00Z"/>
        </w:sdtContent>
      </w:sdt>
      <w:customXmlDelRangeEnd w:id="7497"/>
      <w:del w:id="7498" w:author="peng" w:date="2015-01-22T13:50:00Z">
        <w:r w:rsidDel="001D0125">
          <w:rPr>
            <w:rStyle w:val="ae"/>
          </w:rPr>
          <w:delText>.</w:delText>
        </w:r>
        <w:r w:rsidR="005F08CA" w:rsidDel="001D0125">
          <w:fldChar w:fldCharType="begin"/>
        </w:r>
        <w:r w:rsidR="005F08CA" w:rsidDel="001D0125">
          <w:delInstrText xml:space="preserve"> HYPERLINK \l "_3c0eec90-a163-4364-8ec1-855c885b184b" \h </w:delInstrText>
        </w:r>
        <w:r w:rsidR="005F08CA" w:rsidDel="001D0125">
          <w:fldChar w:fldCharType="separate"/>
        </w:r>
        <w:r w:rsidDel="001D0125">
          <w:rPr>
            <w:rStyle w:val="af2"/>
          </w:rPr>
          <w:delText>RandomForestHOG</w:delText>
        </w:r>
        <w:r w:rsidR="005F08CA" w:rsidDel="001D0125">
          <w:rPr>
            <w:rStyle w:val="af2"/>
            <w:b w:val="0"/>
            <w:iCs/>
            <w:spacing w:val="15"/>
            <w:sz w:val="24"/>
            <w:szCs w:val="24"/>
          </w:rPr>
          <w:fldChar w:fldCharType="end"/>
        </w:r>
      </w:del>
    </w:p>
    <w:p w14:paraId="66D62042" w14:textId="77777777" w:rsidR="002A635A" w:rsidRPr="002A635A" w:rsidDel="001D0125" w:rsidRDefault="002A635A">
      <w:pPr>
        <w:pStyle w:val="af4"/>
        <w:rPr>
          <w:del w:id="7499" w:author="peng" w:date="2015-01-22T13:50:00Z"/>
        </w:rPr>
        <w:pPrChange w:id="7500" w:author="peng" w:date="2015-01-26T02:41:00Z">
          <w:pPr>
            <w:pStyle w:val="1"/>
            <w:pageBreakBefore/>
          </w:pPr>
        </w:pPrChange>
      </w:pPr>
    </w:p>
    <w:tbl>
      <w:tblPr>
        <w:tblStyle w:val="-1"/>
        <w:tblW w:w="5000" w:type="pct"/>
        <w:jc w:val="both"/>
        <w:tblLook w:val="04A0" w:firstRow="1" w:lastRow="0" w:firstColumn="1" w:lastColumn="0" w:noHBand="0" w:noVBand="1"/>
      </w:tblPr>
      <w:tblGrid>
        <w:gridCol w:w="3027"/>
        <w:gridCol w:w="6025"/>
      </w:tblGrid>
      <w:tr w:rsidR="0065251F" w:rsidDel="001D0125" w14:paraId="0099B874" w14:textId="77777777" w:rsidTr="0065251F">
        <w:trPr>
          <w:cnfStyle w:val="100000000000" w:firstRow="1" w:lastRow="0" w:firstColumn="0" w:lastColumn="0" w:oddVBand="0" w:evenVBand="0" w:oddHBand="0" w:evenHBand="0" w:firstRowFirstColumn="0" w:firstRowLastColumn="0" w:lastRowFirstColumn="0" w:lastRowLastColumn="0"/>
          <w:tblHeader/>
          <w:jc w:val="both"/>
          <w:del w:id="750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FA06D40" w14:textId="77777777" w:rsidR="0065251F" w:rsidDel="001D0125" w:rsidRDefault="00AF2197">
            <w:pPr>
              <w:pStyle w:val="af4"/>
              <w:rPr>
                <w:del w:id="7502" w:author="peng" w:date="2015-01-22T13:50:00Z"/>
              </w:rPr>
              <w:pPrChange w:id="7503" w:author="peng" w:date="2015-01-26T02:41:00Z">
                <w:pPr>
                  <w:pStyle w:val="1"/>
                  <w:pageBreakBefore/>
                  <w:outlineLvl w:val="0"/>
                </w:pPr>
              </w:pPrChange>
            </w:pPr>
            <w:del w:id="7504" w:author="peng" w:date="2015-01-22T13:50:00Z">
              <w:r w:rsidDel="001D0125">
                <w:delText>Name</w:delText>
              </w:r>
            </w:del>
          </w:p>
        </w:tc>
        <w:tc>
          <w:tcPr>
            <w:tcW w:w="0" w:type="auto"/>
          </w:tcPr>
          <w:p w14:paraId="088C11F6"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7505" w:author="peng" w:date="2015-01-22T13:50:00Z"/>
              </w:rPr>
              <w:pPrChange w:id="7506"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7507" w:author="peng" w:date="2015-01-22T13:50:00Z">
              <w:r w:rsidDel="001D0125">
                <w:delText>Summary</w:delText>
              </w:r>
            </w:del>
          </w:p>
        </w:tc>
      </w:tr>
      <w:tr w:rsidR="0065251F" w:rsidDel="001D0125" w14:paraId="21102DB9" w14:textId="77777777">
        <w:trPr>
          <w:cnfStyle w:val="000000100000" w:firstRow="0" w:lastRow="0" w:firstColumn="0" w:lastColumn="0" w:oddVBand="0" w:evenVBand="0" w:oddHBand="1" w:evenHBand="0" w:firstRowFirstColumn="0" w:firstRowLastColumn="0" w:lastRowFirstColumn="0" w:lastRowLastColumn="0"/>
          <w:jc w:val="both"/>
          <w:del w:id="7508"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445E274" w14:textId="77777777" w:rsidR="0065251F" w:rsidDel="001D0125" w:rsidRDefault="005F08CA">
            <w:pPr>
              <w:pStyle w:val="af4"/>
              <w:rPr>
                <w:del w:id="7509" w:author="peng" w:date="2015-01-22T13:50:00Z"/>
              </w:rPr>
              <w:pPrChange w:id="7510" w:author="peng" w:date="2015-01-26T02:41:00Z">
                <w:pPr>
                  <w:pStyle w:val="1"/>
                  <w:pageBreakBefore/>
                  <w:outlineLvl w:val="0"/>
                </w:pPr>
              </w:pPrChange>
            </w:pPr>
            <w:del w:id="7511" w:author="peng" w:date="2015-01-22T13:50:00Z">
              <w:r w:rsidDel="001D0125">
                <w:rPr>
                  <w:color w:val="auto"/>
                </w:rPr>
                <w:fldChar w:fldCharType="begin"/>
              </w:r>
              <w:r w:rsidDel="001D0125">
                <w:delInstrText xml:space="preserve"> HYPERLINK \l "_a97a3fa3-3a4e-46a1-b40f-98098d41b00f" \h </w:delInstrText>
              </w:r>
              <w:r w:rsidDel="001D0125">
                <w:rPr>
                  <w:color w:val="auto"/>
                </w:rPr>
                <w:fldChar w:fldCharType="separate"/>
              </w:r>
              <w:r w:rsidR="00AF2197" w:rsidDel="001D0125">
                <w:rPr>
                  <w:rStyle w:val="af2"/>
                </w:rPr>
                <w:delText>RandomForest</w:delText>
              </w:r>
              <w:r w:rsidDel="001D0125">
                <w:rPr>
                  <w:rStyle w:val="af2"/>
                  <w:b/>
                  <w:i w:val="0"/>
                </w:rPr>
                <w:fldChar w:fldCharType="end"/>
              </w:r>
            </w:del>
          </w:p>
        </w:tc>
        <w:tc>
          <w:tcPr>
            <w:tcW w:w="0" w:type="auto"/>
          </w:tcPr>
          <w:p w14:paraId="280D4B58"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512" w:author="peng" w:date="2015-01-22T13:50:00Z"/>
              </w:rPr>
              <w:pPrChange w:id="7513"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514" w:author="peng" w:date="2015-01-22T13:50:00Z"/>
            <w:sdt>
              <w:sdtPr>
                <w:rPr>
                  <w:b w:val="0"/>
                  <w:i w:val="0"/>
                </w:rPr>
                <w:alias w:val="Class NOTE summary 0"/>
                <w:tag w:val="a97a3fa3-3a4e-46a1-b40f-98098d41b00f"/>
                <w:id w:val="1195963764"/>
                <w:dataBinding w:xpath="/elements/element[@objid='a97a3fa3-3a4e-46a1-b40f-98098d41b00f']/content[@alias='Class NOTE summary 0']" w:storeItemID="{D35B6978-45B9-4860-8E6E-EDB6F017D2CB}"/>
                <w:text w:multiLine="1"/>
              </w:sdtPr>
              <w:sdtEndPr/>
              <w:sdtContent>
                <w:customXmlDelRangeEnd w:id="7514"/>
                <w:del w:id="7515" w:author="peng" w:date="2015-01-22T13:50:00Z">
                  <w:r w:rsidR="00AF2197" w:rsidDel="001D0125">
                    <w:delText>Class define the classifier generated by random forest.</w:delText>
                  </w:r>
                </w:del>
                <w:customXmlDelRangeStart w:id="7516" w:author="peng" w:date="2015-01-22T13:50:00Z"/>
              </w:sdtContent>
            </w:sdt>
            <w:customXmlDelRangeEnd w:id="7516"/>
          </w:p>
        </w:tc>
      </w:tr>
      <w:tr w:rsidR="0065251F" w:rsidDel="001D0125" w14:paraId="02BA1E59" w14:textId="77777777">
        <w:trPr>
          <w:jc w:val="both"/>
          <w:del w:id="751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4B6DDA0" w14:textId="77777777" w:rsidR="0065251F" w:rsidDel="001D0125" w:rsidRDefault="005F08CA">
            <w:pPr>
              <w:pStyle w:val="af4"/>
              <w:rPr>
                <w:del w:id="7518" w:author="peng" w:date="2015-01-22T13:50:00Z"/>
              </w:rPr>
              <w:pPrChange w:id="7519" w:author="peng" w:date="2015-01-26T02:41:00Z">
                <w:pPr>
                  <w:pStyle w:val="1"/>
                  <w:pageBreakBefore/>
                  <w:outlineLvl w:val="0"/>
                </w:pPr>
              </w:pPrChange>
            </w:pPr>
            <w:del w:id="7520" w:author="peng" w:date="2015-01-22T13:50:00Z">
              <w:r w:rsidDel="001D0125">
                <w:rPr>
                  <w:color w:val="auto"/>
                </w:rPr>
                <w:fldChar w:fldCharType="begin"/>
              </w:r>
              <w:r w:rsidDel="001D0125">
                <w:delInstrText xml:space="preserve"> HYPERLINK \l "_f13ea57b-2648-48bf-8e5e-b1319a05eaba" \h </w:delInstrText>
              </w:r>
              <w:r w:rsidDel="001D0125">
                <w:rPr>
                  <w:color w:val="auto"/>
                </w:rPr>
                <w:fldChar w:fldCharType="separate"/>
              </w:r>
              <w:r w:rsidR="00AF2197" w:rsidDel="001D0125">
                <w:rPr>
                  <w:rStyle w:val="af2"/>
                </w:rPr>
                <w:delText>RandomForestLearner</w:delText>
              </w:r>
              <w:r w:rsidDel="001D0125">
                <w:rPr>
                  <w:rStyle w:val="af2"/>
                  <w:b/>
                  <w:i w:val="0"/>
                </w:rPr>
                <w:fldChar w:fldCharType="end"/>
              </w:r>
            </w:del>
          </w:p>
        </w:tc>
        <w:tc>
          <w:tcPr>
            <w:tcW w:w="0" w:type="auto"/>
          </w:tcPr>
          <w:p w14:paraId="766102EC"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521" w:author="peng" w:date="2015-01-22T13:50:00Z"/>
              </w:rPr>
              <w:pPrChange w:id="7522"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523" w:author="peng" w:date="2015-01-22T13:50:00Z"/>
            <w:sdt>
              <w:sdtPr>
                <w:rPr>
                  <w:b w:val="0"/>
                  <w:i w:val="0"/>
                </w:rPr>
                <w:alias w:val="Class NOTE summary 0"/>
                <w:tag w:val="f13ea57b-2648-48bf-8e5e-b1319a05eaba"/>
                <w:id w:val="-913163074"/>
                <w:dataBinding w:xpath="/elements/element[@objid='f13ea57b-2648-48bf-8e5e-b1319a05eaba']/content[@alias='Class NOTE summary 0']" w:storeItemID="{D35B6978-45B9-4860-8E6E-EDB6F017D2CB}"/>
                <w:text w:multiLine="1"/>
              </w:sdtPr>
              <w:sdtEndPr/>
              <w:sdtContent>
                <w:customXmlDelRangeEnd w:id="7523"/>
                <w:del w:id="7524" w:author="peng" w:date="2015-01-22T13:50:00Z">
                  <w:r w:rsidR="00AF2197" w:rsidDel="001D0125">
                    <w:delText>Class responsible for random forest learning</w:delText>
                  </w:r>
                </w:del>
                <w:customXmlDelRangeStart w:id="7525" w:author="peng" w:date="2015-01-22T13:50:00Z"/>
              </w:sdtContent>
            </w:sdt>
            <w:customXmlDelRangeEnd w:id="7525"/>
          </w:p>
        </w:tc>
      </w:tr>
    </w:tbl>
    <w:p w14:paraId="392AE8EA" w14:textId="77777777" w:rsidR="0065251F" w:rsidDel="001D0125" w:rsidRDefault="00AF2197">
      <w:pPr>
        <w:pStyle w:val="af4"/>
        <w:rPr>
          <w:del w:id="7526" w:author="peng" w:date="2015-01-22T13:50:00Z"/>
        </w:rPr>
        <w:pPrChange w:id="7527" w:author="peng" w:date="2015-01-26T02:41:00Z">
          <w:pPr>
            <w:pStyle w:val="1"/>
            <w:pageBreakBefore/>
          </w:pPr>
        </w:pPrChange>
      </w:pPr>
      <w:del w:id="7528"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17</w:delText>
        </w:r>
        <w:r w:rsidR="00C44C9A" w:rsidDel="001D0125">
          <w:fldChar w:fldCharType="end"/>
        </w:r>
        <w:r w:rsidDel="001D0125">
          <w:delText> Owned Classes of Package "RandomForest"</w:delText>
        </w:r>
      </w:del>
    </w:p>
    <w:p w14:paraId="3E3635C6" w14:textId="77777777" w:rsidR="002A635A" w:rsidDel="001D0125" w:rsidRDefault="002A635A">
      <w:pPr>
        <w:pStyle w:val="af4"/>
        <w:rPr>
          <w:del w:id="7529" w:author="peng" w:date="2015-01-22T13:50:00Z"/>
        </w:rPr>
        <w:pPrChange w:id="7530" w:author="peng" w:date="2015-01-26T02:41:00Z">
          <w:pPr>
            <w:pStyle w:val="1"/>
            <w:pageBreakBefore/>
          </w:pPr>
        </w:pPrChange>
      </w:pPr>
    </w:p>
    <w:p w14:paraId="40B9B277" w14:textId="77777777" w:rsidR="002A635A" w:rsidDel="001D0125" w:rsidRDefault="002A635A">
      <w:pPr>
        <w:pStyle w:val="af4"/>
        <w:rPr>
          <w:del w:id="7531" w:author="peng" w:date="2015-01-22T13:50:00Z"/>
        </w:rPr>
        <w:pPrChange w:id="7532" w:author="peng" w:date="2015-01-26T02:41:00Z">
          <w:pPr>
            <w:pStyle w:val="1"/>
            <w:pageBreakBefore/>
          </w:pPr>
        </w:pPrChange>
      </w:pPr>
    </w:p>
    <w:p w14:paraId="2F004849" w14:textId="77777777" w:rsidR="002A635A" w:rsidDel="001D0125" w:rsidRDefault="002A635A">
      <w:pPr>
        <w:pStyle w:val="af4"/>
        <w:rPr>
          <w:del w:id="7533" w:author="peng" w:date="2015-01-22T13:50:00Z"/>
        </w:rPr>
        <w:pPrChange w:id="7534" w:author="peng" w:date="2015-01-26T02:41:00Z">
          <w:pPr>
            <w:pStyle w:val="1"/>
            <w:pageBreakBefore/>
          </w:pPr>
        </w:pPrChange>
      </w:pPr>
    </w:p>
    <w:p w14:paraId="38E1F62E" w14:textId="77777777" w:rsidR="002A635A" w:rsidDel="001D0125" w:rsidRDefault="002A635A">
      <w:pPr>
        <w:pStyle w:val="af4"/>
        <w:rPr>
          <w:del w:id="7535" w:author="peng" w:date="2015-01-22T13:50:00Z"/>
        </w:rPr>
        <w:pPrChange w:id="7536" w:author="peng" w:date="2015-01-26T02:41:00Z">
          <w:pPr>
            <w:pStyle w:val="1"/>
            <w:pageBreakBefore/>
          </w:pPr>
        </w:pPrChange>
      </w:pPr>
    </w:p>
    <w:p w14:paraId="4FAE1E7F" w14:textId="77777777" w:rsidR="002A635A" w:rsidDel="001D0125" w:rsidRDefault="002A635A">
      <w:pPr>
        <w:pStyle w:val="af4"/>
        <w:rPr>
          <w:del w:id="7537" w:author="peng" w:date="2015-01-22T13:50:00Z"/>
        </w:rPr>
        <w:pPrChange w:id="7538" w:author="peng" w:date="2015-01-26T02:41:00Z">
          <w:pPr>
            <w:pStyle w:val="1"/>
            <w:pageBreakBefore/>
          </w:pPr>
        </w:pPrChange>
      </w:pPr>
    </w:p>
    <w:p w14:paraId="65D4DB88" w14:textId="77777777" w:rsidR="002A635A" w:rsidDel="001D0125" w:rsidRDefault="002A635A">
      <w:pPr>
        <w:pStyle w:val="af4"/>
        <w:rPr>
          <w:del w:id="7539" w:author="peng" w:date="2015-01-22T13:50:00Z"/>
        </w:rPr>
        <w:pPrChange w:id="7540" w:author="peng" w:date="2015-01-26T02:41:00Z">
          <w:pPr>
            <w:pStyle w:val="1"/>
            <w:pageBreakBefore/>
          </w:pPr>
        </w:pPrChange>
      </w:pPr>
    </w:p>
    <w:p w14:paraId="31F6D1BD" w14:textId="77777777" w:rsidR="002A635A" w:rsidDel="001D0125" w:rsidRDefault="002A635A">
      <w:pPr>
        <w:pStyle w:val="af4"/>
        <w:rPr>
          <w:del w:id="7541" w:author="peng" w:date="2015-01-22T13:50:00Z"/>
        </w:rPr>
        <w:pPrChange w:id="7542" w:author="peng" w:date="2015-01-26T02:41:00Z">
          <w:pPr>
            <w:pStyle w:val="1"/>
            <w:pageBreakBefore/>
          </w:pPr>
        </w:pPrChange>
      </w:pPr>
    </w:p>
    <w:p w14:paraId="64D917A0" w14:textId="77777777" w:rsidR="002A635A" w:rsidDel="001D0125" w:rsidRDefault="002A635A">
      <w:pPr>
        <w:pStyle w:val="af4"/>
        <w:rPr>
          <w:del w:id="7543" w:author="peng" w:date="2015-01-22T13:50:00Z"/>
        </w:rPr>
        <w:pPrChange w:id="7544" w:author="peng" w:date="2015-01-26T02:41:00Z">
          <w:pPr>
            <w:pStyle w:val="1"/>
            <w:pageBreakBefore/>
          </w:pPr>
        </w:pPrChange>
      </w:pPr>
    </w:p>
    <w:p w14:paraId="776C3867" w14:textId="77777777" w:rsidR="002A635A" w:rsidDel="001D0125" w:rsidRDefault="002A635A">
      <w:pPr>
        <w:pStyle w:val="af4"/>
        <w:rPr>
          <w:del w:id="7545" w:author="peng" w:date="2015-01-22T13:50:00Z"/>
        </w:rPr>
        <w:pPrChange w:id="7546" w:author="peng" w:date="2015-01-26T02:41:00Z">
          <w:pPr>
            <w:pStyle w:val="1"/>
            <w:pageBreakBefore/>
          </w:pPr>
        </w:pPrChange>
      </w:pPr>
    </w:p>
    <w:p w14:paraId="0DBCBB1C" w14:textId="77777777" w:rsidR="002A635A" w:rsidDel="001D0125" w:rsidRDefault="002A635A">
      <w:pPr>
        <w:pStyle w:val="af4"/>
        <w:rPr>
          <w:del w:id="7547" w:author="peng" w:date="2015-01-22T13:50:00Z"/>
        </w:rPr>
        <w:pPrChange w:id="7548" w:author="peng" w:date="2015-01-26T02:41:00Z">
          <w:pPr>
            <w:pStyle w:val="1"/>
            <w:pageBreakBefore/>
          </w:pPr>
        </w:pPrChange>
      </w:pPr>
    </w:p>
    <w:p w14:paraId="1C62E609" w14:textId="77777777" w:rsidR="002A635A" w:rsidDel="001D0125" w:rsidRDefault="002A635A">
      <w:pPr>
        <w:pStyle w:val="af4"/>
        <w:rPr>
          <w:del w:id="7549" w:author="peng" w:date="2015-01-22T13:50:00Z"/>
        </w:rPr>
        <w:pPrChange w:id="7550" w:author="peng" w:date="2015-01-26T02:41:00Z">
          <w:pPr>
            <w:pStyle w:val="1"/>
            <w:pageBreakBefore/>
          </w:pPr>
        </w:pPrChange>
      </w:pPr>
    </w:p>
    <w:p w14:paraId="191F97FA" w14:textId="77777777" w:rsidR="002A635A" w:rsidDel="001D0125" w:rsidRDefault="002A635A">
      <w:pPr>
        <w:pStyle w:val="af4"/>
        <w:rPr>
          <w:del w:id="7551" w:author="peng" w:date="2015-01-22T13:50:00Z"/>
        </w:rPr>
        <w:pPrChange w:id="7552" w:author="peng" w:date="2015-01-26T02:41:00Z">
          <w:pPr>
            <w:pStyle w:val="1"/>
            <w:pageBreakBefore/>
          </w:pPr>
        </w:pPrChange>
      </w:pPr>
    </w:p>
    <w:p w14:paraId="6C1607D7" w14:textId="77777777" w:rsidR="002A635A" w:rsidDel="001D0125" w:rsidRDefault="002A635A">
      <w:pPr>
        <w:pStyle w:val="af4"/>
        <w:rPr>
          <w:del w:id="7553" w:author="peng" w:date="2015-01-22T13:50:00Z"/>
        </w:rPr>
        <w:pPrChange w:id="7554" w:author="peng" w:date="2015-01-26T02:41:00Z">
          <w:pPr>
            <w:pStyle w:val="1"/>
            <w:pageBreakBefore/>
          </w:pPr>
        </w:pPrChange>
      </w:pPr>
    </w:p>
    <w:p w14:paraId="2437C1E3" w14:textId="77777777" w:rsidR="002A635A" w:rsidDel="001D0125" w:rsidRDefault="002A635A">
      <w:pPr>
        <w:pStyle w:val="af4"/>
        <w:rPr>
          <w:del w:id="7555" w:author="peng" w:date="2015-01-22T13:50:00Z"/>
        </w:rPr>
        <w:pPrChange w:id="7556" w:author="peng" w:date="2015-01-26T02:41:00Z">
          <w:pPr>
            <w:pStyle w:val="1"/>
            <w:pageBreakBefore/>
          </w:pPr>
        </w:pPrChange>
      </w:pPr>
    </w:p>
    <w:p w14:paraId="0A15E1D5" w14:textId="77777777" w:rsidR="002A635A" w:rsidDel="001D0125" w:rsidRDefault="002A635A">
      <w:pPr>
        <w:pStyle w:val="af4"/>
        <w:rPr>
          <w:del w:id="7557" w:author="peng" w:date="2015-01-22T13:50:00Z"/>
        </w:rPr>
        <w:pPrChange w:id="7558" w:author="peng" w:date="2015-01-26T02:41:00Z">
          <w:pPr>
            <w:pStyle w:val="1"/>
            <w:pageBreakBefore/>
          </w:pPr>
        </w:pPrChange>
      </w:pPr>
    </w:p>
    <w:p w14:paraId="04855CFC" w14:textId="77777777" w:rsidR="002A635A" w:rsidDel="001D0125" w:rsidRDefault="002A635A">
      <w:pPr>
        <w:pStyle w:val="af4"/>
        <w:rPr>
          <w:del w:id="7559" w:author="peng" w:date="2015-01-22T13:50:00Z"/>
        </w:rPr>
        <w:pPrChange w:id="7560" w:author="peng" w:date="2015-01-26T02:41:00Z">
          <w:pPr>
            <w:pStyle w:val="1"/>
            <w:pageBreakBefore/>
          </w:pPr>
        </w:pPrChange>
      </w:pPr>
    </w:p>
    <w:p w14:paraId="0B4CD04B" w14:textId="77777777" w:rsidR="002A635A" w:rsidDel="001D0125" w:rsidRDefault="002A635A">
      <w:pPr>
        <w:pStyle w:val="af4"/>
        <w:rPr>
          <w:del w:id="7561" w:author="peng" w:date="2015-01-22T13:50:00Z"/>
        </w:rPr>
        <w:pPrChange w:id="7562" w:author="peng" w:date="2015-01-26T02:41:00Z">
          <w:pPr>
            <w:pStyle w:val="1"/>
            <w:pageBreakBefore/>
          </w:pPr>
        </w:pPrChange>
      </w:pPr>
    </w:p>
    <w:p w14:paraId="1CDF8F2F" w14:textId="77777777" w:rsidR="002A635A" w:rsidDel="001D0125" w:rsidRDefault="002A635A">
      <w:pPr>
        <w:pStyle w:val="af4"/>
        <w:rPr>
          <w:del w:id="7563" w:author="peng" w:date="2015-01-22T13:50:00Z"/>
        </w:rPr>
        <w:pPrChange w:id="7564" w:author="peng" w:date="2015-01-26T02:41:00Z">
          <w:pPr>
            <w:pStyle w:val="1"/>
            <w:pageBreakBefore/>
          </w:pPr>
        </w:pPrChange>
      </w:pPr>
    </w:p>
    <w:p w14:paraId="4784D1EB" w14:textId="77777777" w:rsidR="002A635A" w:rsidDel="001D0125" w:rsidRDefault="002A635A">
      <w:pPr>
        <w:pStyle w:val="af4"/>
        <w:rPr>
          <w:del w:id="7565" w:author="peng" w:date="2015-01-22T13:50:00Z"/>
        </w:rPr>
        <w:pPrChange w:id="7566" w:author="peng" w:date="2015-01-26T02:41:00Z">
          <w:pPr>
            <w:pStyle w:val="1"/>
            <w:pageBreakBefore/>
          </w:pPr>
        </w:pPrChange>
      </w:pPr>
    </w:p>
    <w:p w14:paraId="4D760806" w14:textId="77777777" w:rsidR="002A635A" w:rsidDel="001D0125" w:rsidRDefault="002A635A">
      <w:pPr>
        <w:pStyle w:val="af4"/>
        <w:rPr>
          <w:del w:id="7567" w:author="peng" w:date="2015-01-22T13:50:00Z"/>
        </w:rPr>
        <w:pPrChange w:id="7568" w:author="peng" w:date="2015-01-26T02:41:00Z">
          <w:pPr>
            <w:pStyle w:val="1"/>
            <w:pageBreakBefore/>
          </w:pPr>
        </w:pPrChange>
      </w:pPr>
    </w:p>
    <w:p w14:paraId="441EBE59" w14:textId="77777777" w:rsidR="002A635A" w:rsidRPr="002A635A" w:rsidDel="001D0125" w:rsidRDefault="002A635A">
      <w:pPr>
        <w:pStyle w:val="af4"/>
        <w:rPr>
          <w:del w:id="7569" w:author="peng" w:date="2015-01-22T13:50:00Z"/>
        </w:rPr>
        <w:pPrChange w:id="7570" w:author="peng" w:date="2015-01-26T02:41:00Z">
          <w:pPr>
            <w:pStyle w:val="1"/>
            <w:pageBreakBefore/>
          </w:pPr>
        </w:pPrChange>
      </w:pPr>
    </w:p>
    <w:p w14:paraId="6A7932F2" w14:textId="77777777" w:rsidR="0065251F" w:rsidDel="001D0125" w:rsidRDefault="00AF2197">
      <w:pPr>
        <w:pStyle w:val="af4"/>
        <w:rPr>
          <w:del w:id="7571" w:author="peng" w:date="2015-01-22T13:50:00Z"/>
        </w:rPr>
        <w:pPrChange w:id="7572" w:author="peng" w:date="2015-01-26T02:41:00Z">
          <w:pPr>
            <w:pStyle w:val="1"/>
            <w:pageBreakBefore/>
          </w:pPr>
        </w:pPrChange>
      </w:pPr>
      <w:bookmarkStart w:id="7573" w:name="_a97a3fa3-3a4e-46a1-b40f-98098d41b00f"/>
      <w:del w:id="7574" w:author="peng" w:date="2015-01-22T13:50:00Z">
        <w:r w:rsidDel="001D0125">
          <w:delText>Class "</w:delText>
        </w:r>
      </w:del>
      <w:customXmlDelRangeStart w:id="7575" w:author="peng" w:date="2015-01-22T13:50:00Z"/>
      <w:sdt>
        <w:sdtPr>
          <w:rPr>
            <w:bCs/>
            <w:i w:val="0"/>
            <w:sz w:val="26"/>
            <w:szCs w:val="26"/>
          </w:rPr>
          <w:alias w:val="Class ATTRIBUTE Name"/>
          <w:tag w:val="a97a3fa3-3a4e-46a1-b40f-98098d41b00f"/>
          <w:id w:val="-1588298394"/>
          <w:dataBinding w:xpath="/elements/element[@objid='a97a3fa3-3a4e-46a1-b40f-98098d41b00f']/content[@alias='Class ATTRIBUTE Name']" w:storeItemID="{D35B6978-45B9-4860-8E6E-EDB6F017D2CB}"/>
          <w:text w:multiLine="1"/>
        </w:sdtPr>
        <w:sdtEndPr/>
        <w:sdtContent>
          <w:customXmlDelRangeEnd w:id="7575"/>
          <w:del w:id="7576" w:author="peng" w:date="2015-01-22T13:50:00Z">
            <w:r w:rsidDel="001D0125">
              <w:delText>RandomForest</w:delText>
            </w:r>
          </w:del>
          <w:customXmlDelRangeStart w:id="7577" w:author="peng" w:date="2015-01-22T13:50:00Z"/>
        </w:sdtContent>
      </w:sdt>
      <w:customXmlDelRangeEnd w:id="7577"/>
      <w:del w:id="7578" w:author="peng" w:date="2015-01-22T13:50:00Z">
        <w:r w:rsidDel="001D0125">
          <w:delText>"</w:delText>
        </w:r>
        <w:bookmarkEnd w:id="7573"/>
      </w:del>
    </w:p>
    <w:p w14:paraId="46A46D38" w14:textId="77777777" w:rsidR="0065251F" w:rsidDel="001D0125" w:rsidRDefault="00AF2197">
      <w:pPr>
        <w:pStyle w:val="af4"/>
        <w:rPr>
          <w:del w:id="7579" w:author="peng" w:date="2015-01-22T13:50:00Z"/>
          <w:rStyle w:val="ae"/>
          <w:b w:val="0"/>
          <w:bCs/>
        </w:rPr>
        <w:pPrChange w:id="7580" w:author="peng" w:date="2015-01-26T02:41:00Z">
          <w:pPr>
            <w:pStyle w:val="1"/>
            <w:pageBreakBefore/>
          </w:pPr>
        </w:pPrChange>
      </w:pPr>
      <w:del w:id="7581" w:author="peng" w:date="2015-01-22T13:50:00Z">
        <w:r w:rsidDel="001D0125">
          <w:rPr>
            <w:rStyle w:val="ae"/>
          </w:rPr>
          <w:delText xml:space="preserve">from Package </w:delText>
        </w:r>
      </w:del>
      <w:customXmlDelRangeStart w:id="7582" w:author="peng" w:date="2015-01-22T13:50:00Z"/>
      <w:sdt>
        <w:sdtPr>
          <w:rPr>
            <w:rStyle w:val="ae"/>
            <w:b w:val="0"/>
            <w:iCs w:val="0"/>
            <w:spacing w:val="15"/>
          </w:rPr>
          <w:alias w:val="Package ATTRIBUTE Name"/>
          <w:tag w:val="3dcb2c09-2a32-475f-982a-7933da523875"/>
          <w:id w:val="186800945"/>
          <w:dataBinding w:xpath="/elements/element[@objid='3dcb2c09-2a32-475f-982a-7933da523875']/content[@alias='Package ATTRIBUTE Name']" w:storeItemID="{D35B6978-45B9-4860-8E6E-EDB6F017D2CB}"/>
          <w:text w:multiLine="1"/>
        </w:sdtPr>
        <w:sdtEndPr>
          <w:rPr>
            <w:rStyle w:val="ae"/>
          </w:rPr>
        </w:sdtEndPr>
        <w:sdtContent>
          <w:customXmlDelRangeEnd w:id="7582"/>
          <w:del w:id="7583" w:author="peng" w:date="2015-01-22T13:50:00Z">
            <w:r w:rsidDel="001D0125">
              <w:rPr>
                <w:rStyle w:val="ae"/>
              </w:rPr>
              <w:delText>gforge</w:delText>
            </w:r>
          </w:del>
          <w:customXmlDelRangeStart w:id="7584" w:author="peng" w:date="2015-01-22T13:50:00Z"/>
        </w:sdtContent>
      </w:sdt>
      <w:customXmlDelRangeEnd w:id="7584"/>
      <w:del w:id="7585" w:author="peng" w:date="2015-01-22T13:50:00Z">
        <w:r w:rsidDel="001D0125">
          <w:rPr>
            <w:rStyle w:val="ae"/>
          </w:rPr>
          <w:delText>.</w:delText>
        </w:r>
      </w:del>
      <w:customXmlDelRangeStart w:id="7586" w:author="peng" w:date="2015-01-22T13:50:00Z"/>
      <w:sdt>
        <w:sdtPr>
          <w:rPr>
            <w:rStyle w:val="ae"/>
            <w:b w:val="0"/>
            <w:iCs w:val="0"/>
            <w:spacing w:val="15"/>
          </w:rPr>
          <w:alias w:val="Package ATTRIBUTE Name"/>
          <w:tag w:val="3c0eec90-a163-4364-8ec1-855c885b184b"/>
          <w:id w:val="-1150664142"/>
          <w:dataBinding w:xpath="/elements/element[@objid='3c0eec90-a163-4364-8ec1-855c885b184b']/content[@alias='Package ATTRIBUTE Name']" w:storeItemID="{D35B6978-45B9-4860-8E6E-EDB6F017D2CB}"/>
          <w:text w:multiLine="1"/>
        </w:sdtPr>
        <w:sdtEndPr>
          <w:rPr>
            <w:rStyle w:val="ae"/>
          </w:rPr>
        </w:sdtEndPr>
        <w:sdtContent>
          <w:customXmlDelRangeEnd w:id="7586"/>
          <w:del w:id="7587" w:author="peng" w:date="2015-01-22T13:50:00Z">
            <w:r w:rsidDel="001D0125">
              <w:rPr>
                <w:rStyle w:val="ae"/>
              </w:rPr>
              <w:delText>RandomForestHOG</w:delText>
            </w:r>
          </w:del>
          <w:customXmlDelRangeStart w:id="7588" w:author="peng" w:date="2015-01-22T13:50:00Z"/>
        </w:sdtContent>
      </w:sdt>
      <w:customXmlDelRangeEnd w:id="7588"/>
      <w:del w:id="7589" w:author="peng" w:date="2015-01-22T13:50:00Z">
        <w:r w:rsidDel="001D0125">
          <w:rPr>
            <w:rStyle w:val="ae"/>
          </w:rPr>
          <w:delText>.</w:delText>
        </w:r>
        <w:r w:rsidR="00C44C9A" w:rsidDel="001D0125">
          <w:rPr>
            <w:b w:val="0"/>
            <w:iCs/>
            <w:spacing w:val="15"/>
            <w:sz w:val="24"/>
            <w:szCs w:val="24"/>
          </w:rPr>
          <w:fldChar w:fldCharType="begin"/>
        </w:r>
        <w:r w:rsidR="005F1E5A" w:rsidDel="001D0125">
          <w:delInstrText>HYPERLINK \l "_ffda6e8b-f5ec-48e6-9347-56af0b87eb91" \h</w:delInstrText>
        </w:r>
        <w:r w:rsidR="00C44C9A" w:rsidDel="001D0125">
          <w:rPr>
            <w:b w:val="0"/>
            <w:iCs/>
            <w:spacing w:val="15"/>
            <w:sz w:val="24"/>
            <w:szCs w:val="24"/>
          </w:rPr>
          <w:fldChar w:fldCharType="separate"/>
        </w:r>
        <w:r w:rsidDel="001D0125">
          <w:rPr>
            <w:rStyle w:val="af2"/>
          </w:rPr>
          <w:delText>RandomForest</w:delText>
        </w:r>
        <w:r w:rsidR="00C44C9A" w:rsidDel="001D0125">
          <w:rPr>
            <w:b w:val="0"/>
            <w:iCs/>
            <w:spacing w:val="15"/>
            <w:sz w:val="24"/>
            <w:szCs w:val="24"/>
          </w:rPr>
          <w:fldChar w:fldCharType="end"/>
        </w:r>
      </w:del>
    </w:p>
    <w:p w14:paraId="2CFEC820" w14:textId="77777777" w:rsidR="0065251F" w:rsidDel="001D0125" w:rsidRDefault="00AF2197">
      <w:pPr>
        <w:pStyle w:val="af4"/>
        <w:rPr>
          <w:del w:id="7590" w:author="peng" w:date="2015-01-22T13:50:00Z"/>
        </w:rPr>
        <w:pPrChange w:id="7591" w:author="peng" w:date="2015-01-26T02:41:00Z">
          <w:pPr>
            <w:pStyle w:val="1"/>
            <w:pageBreakBefore/>
          </w:pPr>
        </w:pPrChange>
      </w:pPr>
      <w:del w:id="7592" w:author="peng" w:date="2015-01-22T13:50:00Z">
        <w:r w:rsidDel="001D0125">
          <w:delText xml:space="preserve">Inherits from: </w:delText>
        </w:r>
        <w:r w:rsidR="005F08CA" w:rsidDel="001D0125">
          <w:rPr>
            <w:color w:val="auto"/>
          </w:rPr>
          <w:fldChar w:fldCharType="begin"/>
        </w:r>
        <w:r w:rsidR="005F08CA" w:rsidDel="001D0125">
          <w:delInstrText xml:space="preserve"> HYPERLINK \l "_55adf043-d8ec-408e-8fac-79a956853ed0" \h </w:delInstrText>
        </w:r>
        <w:r w:rsidR="005F08CA" w:rsidDel="001D0125">
          <w:rPr>
            <w:color w:val="auto"/>
          </w:rPr>
          <w:fldChar w:fldCharType="separate"/>
        </w:r>
        <w:r w:rsidDel="001D0125">
          <w:rPr>
            <w:rStyle w:val="af2"/>
          </w:rPr>
          <w:delText>Classifier</w:delText>
        </w:r>
        <w:r w:rsidR="005F08CA" w:rsidDel="001D0125">
          <w:rPr>
            <w:rStyle w:val="af2"/>
            <w:b w:val="0"/>
            <w:i w:val="0"/>
          </w:rPr>
          <w:fldChar w:fldCharType="end"/>
        </w:r>
      </w:del>
    </w:p>
    <w:p w14:paraId="455031BE" w14:textId="77777777" w:rsidR="00F9361D" w:rsidDel="001D0125" w:rsidRDefault="007D1D13">
      <w:pPr>
        <w:pStyle w:val="af4"/>
        <w:rPr>
          <w:del w:id="7593" w:author="peng" w:date="2015-01-22T13:50:00Z"/>
        </w:rPr>
        <w:pPrChange w:id="7594" w:author="peng" w:date="2015-01-26T02:41:00Z">
          <w:pPr>
            <w:pStyle w:val="1"/>
            <w:pageBreakBefore/>
          </w:pPr>
        </w:pPrChange>
      </w:pPr>
      <w:customXmlDelRangeStart w:id="7595" w:author="peng" w:date="2015-01-22T13:50:00Z"/>
      <w:sdt>
        <w:sdtPr>
          <w:rPr>
            <w:b w:val="0"/>
            <w:i w:val="0"/>
          </w:rPr>
          <w:alias w:val="Class NOTE description 0"/>
          <w:tag w:val="a97a3fa3-3a4e-46a1-b40f-98098d41b00f"/>
          <w:id w:val="-669559587"/>
          <w:dataBinding w:xpath="/elements/element[@objid='a97a3fa3-3a4e-46a1-b40f-98098d41b00f']/content[@alias='Class NOTE description 0']" w:storeItemID="{D35B6978-45B9-4860-8E6E-EDB6F017D2CB}"/>
          <w:text w:multiLine="1"/>
        </w:sdtPr>
        <w:sdtEndPr/>
        <w:sdtContent>
          <w:customXmlDelRangeEnd w:id="7595"/>
          <w:del w:id="7596" w:author="peng" w:date="2015-01-22T13:50:00Z">
            <w:r w:rsidR="00AF2197" w:rsidDel="001D0125">
              <w:delText>This class contains information about the classifier trained with random forest and provides operation to classify images.</w:delText>
            </w:r>
          </w:del>
          <w:customXmlDelRangeStart w:id="7597" w:author="peng" w:date="2015-01-22T13:50:00Z"/>
        </w:sdtContent>
      </w:sdt>
      <w:customXmlDelRangeEnd w:id="7597"/>
    </w:p>
    <w:p w14:paraId="30910FC1" w14:textId="77777777" w:rsidR="0065251F" w:rsidDel="001D0125" w:rsidRDefault="00AF2197">
      <w:pPr>
        <w:pStyle w:val="af4"/>
        <w:rPr>
          <w:del w:id="7598" w:author="peng" w:date="2015-01-22T13:50:00Z"/>
          <w:lang w:eastAsia="zh-TW"/>
        </w:rPr>
        <w:pPrChange w:id="7599" w:author="peng" w:date="2015-01-26T02:41:00Z">
          <w:pPr>
            <w:pStyle w:val="1"/>
            <w:pageBreakBefore/>
          </w:pPr>
        </w:pPrChange>
      </w:pPr>
      <w:del w:id="7600"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8</w:delText>
        </w:r>
        <w:r w:rsidR="00C44C9A" w:rsidDel="001D0125">
          <w:fldChar w:fldCharType="end"/>
        </w:r>
        <w:r w:rsidR="005008AD" w:rsidDel="001D0125">
          <w:delText> RandomForest</w:delText>
        </w:r>
      </w:del>
    </w:p>
    <w:p w14:paraId="48162EC3" w14:textId="77777777" w:rsidR="00F9361D" w:rsidRPr="00F9361D" w:rsidDel="001D0125" w:rsidRDefault="00F9361D">
      <w:pPr>
        <w:pStyle w:val="af4"/>
        <w:rPr>
          <w:del w:id="7601" w:author="peng" w:date="2015-01-22T13:50:00Z"/>
        </w:rPr>
        <w:pPrChange w:id="7602" w:author="peng" w:date="2015-01-26T02:41:00Z">
          <w:pPr>
            <w:pStyle w:val="1"/>
            <w:pageBreakBefore/>
          </w:pPr>
        </w:pPrChange>
      </w:pPr>
      <w:del w:id="7603" w:author="peng" w:date="2015-01-22T13:50:00Z">
        <w:r w:rsidDel="001D0125">
          <w:rPr>
            <w:b w:val="0"/>
            <w:i w:val="0"/>
            <w:noProof/>
            <w:lang w:eastAsia="zh-TW"/>
          </w:rPr>
          <w:drawing>
            <wp:inline distT="0" distB="0" distL="0" distR="0" wp14:anchorId="4BB60F95" wp14:editId="2280AC49">
              <wp:extent cx="4848046" cy="26512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66137342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9759" cy="2663124"/>
                      </a:xfrm>
                      <a:prstGeom prst="rect">
                        <a:avLst/>
                      </a:prstGeom>
                      <a:noFill/>
                      <a:ln>
                        <a:noFill/>
                      </a:ln>
                    </pic:spPr>
                  </pic:pic>
                </a:graphicData>
              </a:graphic>
            </wp:inline>
          </w:drawing>
        </w:r>
      </w:del>
    </w:p>
    <w:p w14:paraId="160CCBE7" w14:textId="77777777" w:rsidR="0065251F" w:rsidDel="001D0125" w:rsidRDefault="00AF2197">
      <w:pPr>
        <w:pStyle w:val="af4"/>
        <w:rPr>
          <w:del w:id="7604" w:author="peng" w:date="2015-01-22T13:50:00Z"/>
        </w:rPr>
        <w:pPrChange w:id="7605" w:author="peng" w:date="2015-01-26T02:41:00Z">
          <w:pPr>
            <w:pStyle w:val="1"/>
            <w:pageBreakBefore/>
          </w:pPr>
        </w:pPrChange>
      </w:pPr>
      <w:del w:id="7606" w:author="peng" w:date="2015-01-22T13:50:00Z">
        <w:r w:rsidDel="001D0125">
          <w:delText>Interaction "</w:delText>
        </w:r>
      </w:del>
      <w:customXmlDelRangeStart w:id="7607" w:author="peng" w:date="2015-01-22T13:50:00Z"/>
      <w:sdt>
        <w:sdtPr>
          <w:rPr>
            <w:b w:val="0"/>
            <w:iCs/>
            <w:spacing w:val="15"/>
            <w:sz w:val="24"/>
            <w:szCs w:val="24"/>
          </w:rPr>
          <w:alias w:val="Interaction ATTRIBUTE Name"/>
          <w:tag w:val="9fd32e75-0679-4e5a-9a26-4f654ee4b191"/>
          <w:id w:val="-1888716697"/>
          <w:dataBinding w:xpath="/elements/element[@objid='9fd32e75-0679-4e5a-9a26-4f654ee4b191']/content[@alias='Interaction ATTRIBUTE Name']" w:storeItemID="{D35B6978-45B9-4860-8E6E-EDB6F017D2CB}"/>
          <w:text w:multiLine="1"/>
        </w:sdtPr>
        <w:sdtEndPr/>
        <w:sdtContent>
          <w:customXmlDelRangeEnd w:id="7607"/>
          <w:del w:id="7608" w:author="peng" w:date="2015-01-22T13:50:00Z">
            <w:r w:rsidR="005008AD" w:rsidRPr="00072DDA" w:rsidDel="001D0125">
              <w:rPr>
                <w:kern w:val="2"/>
                <w:lang w:eastAsia="zh-TW"/>
              </w:rPr>
              <w:delText>RandomForest</w:delText>
            </w:r>
            <w:r w:rsidR="005008AD" w:rsidDel="001D0125">
              <w:delText xml:space="preserve"> load</w:delText>
            </w:r>
          </w:del>
          <w:customXmlDelRangeStart w:id="7609" w:author="peng" w:date="2015-01-22T13:50:00Z"/>
        </w:sdtContent>
      </w:sdt>
      <w:customXmlDelRangeEnd w:id="7609"/>
      <w:del w:id="7610" w:author="peng" w:date="2015-01-22T13:50:00Z">
        <w:r w:rsidDel="001D0125">
          <w:delText>"</w:delText>
        </w:r>
      </w:del>
    </w:p>
    <w:p w14:paraId="03F72753" w14:textId="77777777" w:rsidR="0065251F" w:rsidDel="001D0125" w:rsidRDefault="00AF2197">
      <w:pPr>
        <w:pStyle w:val="af4"/>
        <w:rPr>
          <w:del w:id="7611" w:author="peng" w:date="2015-01-22T13:50:00Z"/>
        </w:rPr>
        <w:pPrChange w:id="7612" w:author="peng" w:date="2015-01-26T02:41:00Z">
          <w:pPr>
            <w:pStyle w:val="1"/>
            <w:pageBreakBefore/>
          </w:pPr>
        </w:pPrChange>
      </w:pPr>
      <w:del w:id="7613"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9</w:delText>
        </w:r>
        <w:r w:rsidR="00C44C9A" w:rsidDel="001D0125">
          <w:fldChar w:fldCharType="end"/>
        </w:r>
        <w:r w:rsidDel="001D0125">
          <w:delText> load</w:delText>
        </w:r>
      </w:del>
    </w:p>
    <w:p w14:paraId="3BAC5CCA" w14:textId="77777777" w:rsidR="0065251F" w:rsidDel="001D0125" w:rsidRDefault="00365DF4">
      <w:pPr>
        <w:pStyle w:val="af4"/>
        <w:rPr>
          <w:del w:id="7614" w:author="peng" w:date="2015-01-22T13:50:00Z"/>
        </w:rPr>
        <w:pPrChange w:id="7615" w:author="peng" w:date="2015-01-26T02:41:00Z">
          <w:pPr>
            <w:pStyle w:val="1"/>
            <w:pageBreakBefore/>
          </w:pPr>
        </w:pPrChange>
      </w:pPr>
      <w:del w:id="7616" w:author="peng" w:date="2015-01-22T13:50:00Z">
        <w:r w:rsidDel="001D0125">
          <w:rPr>
            <w:b w:val="0"/>
            <w:i w:val="0"/>
            <w:noProof/>
            <w:lang w:eastAsia="zh-TW"/>
          </w:rPr>
          <w:drawing>
            <wp:inline distT="0" distB="0" distL="0" distR="0" wp14:anchorId="3D5E283D" wp14:editId="603A7D15">
              <wp:extent cx="3950970" cy="3691890"/>
              <wp:effectExtent l="0" t="0" r="0" b="3810"/>
              <wp:docPr id="14" name="GDId141539548081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5480817166"/>
                      <pic:cNvPicPr>
                        <a:picLocks noChangeAspect="1" noChangeArrowheads="1"/>
                      </pic:cNvPicPr>
                    </pic:nvPicPr>
                    <pic:blipFill>
                      <a:blip r:embed="rId47">
                        <a:extLst>
                          <a:ext uri="{28A0092B-C50C-407E-A947-70E740481C1C}">
                            <a14:useLocalDpi xmlns:a14="http://schemas.microsoft.com/office/drawing/2010/main" val="0"/>
                          </a:ext>
                        </a:extLst>
                      </a:blip>
                      <a:srcRect b="44054"/>
                      <a:stretch>
                        <a:fillRect/>
                      </a:stretch>
                    </pic:blipFill>
                    <pic:spPr bwMode="auto">
                      <a:xfrm>
                        <a:off x="0" y="0"/>
                        <a:ext cx="3950970" cy="3691890"/>
                      </a:xfrm>
                      <a:prstGeom prst="rect">
                        <a:avLst/>
                      </a:prstGeom>
                      <a:noFill/>
                      <a:ln>
                        <a:noFill/>
                      </a:ln>
                    </pic:spPr>
                  </pic:pic>
                </a:graphicData>
              </a:graphic>
            </wp:inline>
          </w:drawing>
        </w:r>
      </w:del>
    </w:p>
    <w:p w14:paraId="5E708FB7" w14:textId="77777777" w:rsidR="0065251F" w:rsidDel="001D0125" w:rsidRDefault="00AF2197">
      <w:pPr>
        <w:pStyle w:val="af4"/>
        <w:rPr>
          <w:del w:id="7617" w:author="peng" w:date="2015-01-22T13:50:00Z"/>
        </w:rPr>
        <w:pPrChange w:id="7618" w:author="peng" w:date="2015-01-26T02:41:00Z">
          <w:pPr>
            <w:pStyle w:val="1"/>
            <w:pageBreakBefore/>
          </w:pPr>
        </w:pPrChange>
      </w:pPr>
      <w:del w:id="7619" w:author="peng" w:date="2015-01-22T13:50:00Z">
        <w:r w:rsidDel="001D0125">
          <w:delText>Interaction "</w:delText>
        </w:r>
      </w:del>
      <w:customXmlDelRangeStart w:id="7620" w:author="peng" w:date="2015-01-22T13:50:00Z"/>
      <w:sdt>
        <w:sdtPr>
          <w:rPr>
            <w:b w:val="0"/>
            <w:iCs/>
            <w:spacing w:val="15"/>
            <w:sz w:val="24"/>
            <w:szCs w:val="24"/>
          </w:rPr>
          <w:alias w:val="Interaction ATTRIBUTE Name"/>
          <w:tag w:val="c60d6310-6762-451d-ae97-ea8f4562f565"/>
          <w:id w:val="309533246"/>
          <w:dataBinding w:xpath="/elements/element[@objid='c60d6310-6762-451d-ae97-ea8f4562f565']/content[@alias='Interaction ATTRIBUTE Name']" w:storeItemID="{D35B6978-45B9-4860-8E6E-EDB6F017D2CB}"/>
          <w:text w:multiLine="1"/>
        </w:sdtPr>
        <w:sdtEndPr/>
        <w:sdtContent>
          <w:customXmlDelRangeEnd w:id="7620"/>
          <w:del w:id="7621" w:author="peng" w:date="2015-01-22T13:50:00Z">
            <w:r w:rsidR="005008AD" w:rsidRPr="00BD50D0" w:rsidDel="001D0125">
              <w:rPr>
                <w:kern w:val="2"/>
                <w:lang w:eastAsia="zh-TW"/>
              </w:rPr>
              <w:delText>RandomForest</w:delText>
            </w:r>
            <w:r w:rsidR="005008AD" w:rsidDel="001D0125">
              <w:delText xml:space="preserve"> save</w:delText>
            </w:r>
          </w:del>
          <w:customXmlDelRangeStart w:id="7622" w:author="peng" w:date="2015-01-22T13:50:00Z"/>
        </w:sdtContent>
      </w:sdt>
      <w:customXmlDelRangeEnd w:id="7622"/>
      <w:del w:id="7623" w:author="peng" w:date="2015-01-22T13:50:00Z">
        <w:r w:rsidDel="001D0125">
          <w:delText>"</w:delText>
        </w:r>
      </w:del>
    </w:p>
    <w:p w14:paraId="1F46539F" w14:textId="77777777" w:rsidR="0065251F" w:rsidDel="001D0125" w:rsidRDefault="00AF2197">
      <w:pPr>
        <w:pStyle w:val="af4"/>
        <w:rPr>
          <w:del w:id="7624" w:author="peng" w:date="2015-01-22T13:50:00Z"/>
        </w:rPr>
        <w:pPrChange w:id="7625" w:author="peng" w:date="2015-01-26T02:41:00Z">
          <w:pPr>
            <w:pStyle w:val="1"/>
            <w:pageBreakBefore/>
          </w:pPr>
        </w:pPrChange>
      </w:pPr>
      <w:del w:id="7626"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10</w:delText>
        </w:r>
        <w:r w:rsidR="00C44C9A" w:rsidDel="001D0125">
          <w:fldChar w:fldCharType="end"/>
        </w:r>
        <w:r w:rsidDel="001D0125">
          <w:delText> save</w:delText>
        </w:r>
      </w:del>
    </w:p>
    <w:p w14:paraId="6802C311" w14:textId="77777777" w:rsidR="0065251F" w:rsidDel="001D0125" w:rsidRDefault="00365DF4">
      <w:pPr>
        <w:pStyle w:val="af4"/>
        <w:rPr>
          <w:del w:id="7627" w:author="peng" w:date="2015-01-22T13:50:00Z"/>
        </w:rPr>
        <w:pPrChange w:id="7628" w:author="peng" w:date="2015-01-26T02:41:00Z">
          <w:pPr>
            <w:pStyle w:val="1"/>
            <w:pageBreakBefore/>
          </w:pPr>
        </w:pPrChange>
      </w:pPr>
      <w:del w:id="7629" w:author="peng" w:date="2015-01-22T13:50:00Z">
        <w:r w:rsidDel="001D0125">
          <w:rPr>
            <w:b w:val="0"/>
            <w:i w:val="0"/>
            <w:noProof/>
            <w:lang w:eastAsia="zh-TW"/>
          </w:rPr>
          <w:drawing>
            <wp:inline distT="0" distB="0" distL="0" distR="0" wp14:anchorId="3EDD6F10" wp14:editId="4FFA89E2">
              <wp:extent cx="4184015" cy="2760345"/>
              <wp:effectExtent l="0" t="0" r="6985" b="1905"/>
              <wp:docPr id="13" name="GDId141539548095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5480958168"/>
                      <pic:cNvPicPr>
                        <a:picLocks noChangeAspect="1" noChangeArrowheads="1"/>
                      </pic:cNvPicPr>
                    </pic:nvPicPr>
                    <pic:blipFill>
                      <a:blip r:embed="rId48">
                        <a:extLst>
                          <a:ext uri="{28A0092B-C50C-407E-A947-70E740481C1C}">
                            <a14:useLocalDpi xmlns:a14="http://schemas.microsoft.com/office/drawing/2010/main" val="0"/>
                          </a:ext>
                        </a:extLst>
                      </a:blip>
                      <a:srcRect b="47385"/>
                      <a:stretch>
                        <a:fillRect/>
                      </a:stretch>
                    </pic:blipFill>
                    <pic:spPr bwMode="auto">
                      <a:xfrm>
                        <a:off x="0" y="0"/>
                        <a:ext cx="4184015" cy="2760345"/>
                      </a:xfrm>
                      <a:prstGeom prst="rect">
                        <a:avLst/>
                      </a:prstGeom>
                      <a:noFill/>
                      <a:ln>
                        <a:noFill/>
                      </a:ln>
                    </pic:spPr>
                  </pic:pic>
                </a:graphicData>
              </a:graphic>
            </wp:inline>
          </w:drawing>
        </w:r>
      </w:del>
    </w:p>
    <w:p w14:paraId="4D0247E1" w14:textId="77777777" w:rsidR="002A635A" w:rsidRPr="002A635A" w:rsidDel="001D0125" w:rsidRDefault="002A635A">
      <w:pPr>
        <w:pStyle w:val="af4"/>
        <w:rPr>
          <w:del w:id="7630" w:author="peng" w:date="2015-01-22T13:50:00Z"/>
        </w:rPr>
        <w:pPrChange w:id="7631" w:author="peng" w:date="2015-01-26T02:41:00Z">
          <w:pPr>
            <w:pStyle w:val="1"/>
            <w:pageBreakBefore/>
          </w:pPr>
        </w:pPrChange>
      </w:pPr>
    </w:p>
    <w:p w14:paraId="6B8C615F" w14:textId="77777777" w:rsidR="0065251F" w:rsidDel="001D0125" w:rsidRDefault="00AF2197">
      <w:pPr>
        <w:pStyle w:val="af4"/>
        <w:rPr>
          <w:del w:id="7632" w:author="peng" w:date="2015-01-22T13:50:00Z"/>
        </w:rPr>
        <w:pPrChange w:id="7633" w:author="peng" w:date="2015-01-26T02:41:00Z">
          <w:pPr>
            <w:pStyle w:val="1"/>
            <w:pageBreakBefore/>
          </w:pPr>
        </w:pPrChange>
      </w:pPr>
      <w:del w:id="7634" w:author="peng" w:date="2015-01-22T13:50:00Z">
        <w:r w:rsidDel="001D0125">
          <w:delText>Interaction "</w:delText>
        </w:r>
      </w:del>
      <w:customXmlDelRangeStart w:id="7635" w:author="peng" w:date="2015-01-22T13:50:00Z"/>
      <w:sdt>
        <w:sdtPr>
          <w:rPr>
            <w:b w:val="0"/>
            <w:iCs/>
            <w:spacing w:val="15"/>
            <w:sz w:val="24"/>
            <w:szCs w:val="24"/>
          </w:rPr>
          <w:alias w:val="Interaction ATTRIBUTE Name"/>
          <w:tag w:val="e3497dd0-904c-45d8-9e75-d62a14ff97cd"/>
          <w:id w:val="-851877291"/>
          <w:dataBinding w:xpath="/elements/element[@objid='e3497dd0-904c-45d8-9e75-d62a14ff97cd']/content[@alias='Interaction ATTRIBUTE Name']" w:storeItemID="{D35B6978-45B9-4860-8E6E-EDB6F017D2CB}"/>
          <w:text w:multiLine="1"/>
        </w:sdtPr>
        <w:sdtEndPr/>
        <w:sdtContent>
          <w:customXmlDelRangeEnd w:id="7635"/>
          <w:del w:id="7636" w:author="peng" w:date="2015-01-22T13:50:00Z">
            <w:r w:rsidDel="001D0125">
              <w:delText>R</w:delText>
            </w:r>
            <w:r w:rsidR="005008AD" w:rsidDel="001D0125">
              <w:rPr>
                <w:rFonts w:hint="eastAsia"/>
                <w:lang w:eastAsia="zh-TW"/>
              </w:rPr>
              <w:delText>andom</w:delText>
            </w:r>
            <w:r w:rsidDel="001D0125">
              <w:delText>F</w:delText>
            </w:r>
            <w:r w:rsidR="005008AD" w:rsidDel="001D0125">
              <w:rPr>
                <w:rFonts w:hint="eastAsia"/>
                <w:lang w:eastAsia="zh-TW"/>
              </w:rPr>
              <w:delText>orest</w:delText>
            </w:r>
            <w:r w:rsidDel="001D0125">
              <w:delText xml:space="preserve"> classify</w:delText>
            </w:r>
          </w:del>
          <w:customXmlDelRangeStart w:id="7637" w:author="peng" w:date="2015-01-22T13:50:00Z"/>
        </w:sdtContent>
      </w:sdt>
      <w:customXmlDelRangeEnd w:id="7637"/>
      <w:del w:id="7638" w:author="peng" w:date="2015-01-22T13:50:00Z">
        <w:r w:rsidDel="001D0125">
          <w:delText>"</w:delText>
        </w:r>
      </w:del>
    </w:p>
    <w:p w14:paraId="0380632A" w14:textId="77777777" w:rsidR="0065251F" w:rsidDel="001D0125" w:rsidRDefault="00AF2197">
      <w:pPr>
        <w:pStyle w:val="af4"/>
        <w:rPr>
          <w:del w:id="7639" w:author="peng" w:date="2015-01-22T13:50:00Z"/>
        </w:rPr>
        <w:pPrChange w:id="7640" w:author="peng" w:date="2015-01-26T02:41:00Z">
          <w:pPr>
            <w:pStyle w:val="1"/>
            <w:pageBreakBefore/>
          </w:pPr>
        </w:pPrChange>
      </w:pPr>
      <w:del w:id="7641"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11</w:delText>
        </w:r>
        <w:r w:rsidR="00C44C9A" w:rsidDel="001D0125">
          <w:fldChar w:fldCharType="end"/>
        </w:r>
        <w:r w:rsidDel="001D0125">
          <w:delText> Interaction Sequence diagram</w:delText>
        </w:r>
      </w:del>
    </w:p>
    <w:p w14:paraId="6F68FA3A" w14:textId="77777777" w:rsidR="002A635A" w:rsidRPr="002A635A" w:rsidDel="001D0125" w:rsidRDefault="002A635A">
      <w:pPr>
        <w:pStyle w:val="af4"/>
        <w:rPr>
          <w:del w:id="7642" w:author="peng" w:date="2015-01-22T13:50:00Z"/>
        </w:rPr>
        <w:pPrChange w:id="7643" w:author="peng" w:date="2015-01-26T02:41:00Z">
          <w:pPr>
            <w:pStyle w:val="1"/>
            <w:pageBreakBefore/>
          </w:pPr>
        </w:pPrChange>
      </w:pPr>
    </w:p>
    <w:commentRangeStart w:id="7644"/>
    <w:p w14:paraId="29547736" w14:textId="681E2435" w:rsidR="0065251F" w:rsidDel="001D0125" w:rsidRDefault="001D0125">
      <w:pPr>
        <w:pStyle w:val="af4"/>
        <w:rPr>
          <w:del w:id="7645" w:author="peng" w:date="2015-01-22T13:50:00Z"/>
        </w:rPr>
        <w:pPrChange w:id="7646" w:author="peng" w:date="2015-01-26T02:41:00Z">
          <w:pPr>
            <w:pStyle w:val="1"/>
            <w:pageBreakBefore/>
          </w:pPr>
        </w:pPrChange>
      </w:pPr>
      <w:ins w:id="7647" w:author="me" w:date="2014-11-12T12:03:00Z">
        <w:del w:id="7648" w:author="peng" w:date="2015-01-22T13:50:00Z">
          <w:r w:rsidDel="001D0125">
            <w:rPr>
              <w:b w:val="0"/>
              <w:i w:val="0"/>
              <w:noProof/>
              <w:lang w:eastAsia="zh-TW"/>
            </w:rPr>
            <mc:AlternateContent>
              <mc:Choice Requires="wps">
                <w:drawing>
                  <wp:anchor distT="0" distB="0" distL="114300" distR="114300" simplePos="0" relativeHeight="251726848" behindDoc="0" locked="0" layoutInCell="1" allowOverlap="1" wp14:anchorId="139B95E8" wp14:editId="6E95139B">
                    <wp:simplePos x="0" y="0"/>
                    <wp:positionH relativeFrom="column">
                      <wp:posOffset>2924810</wp:posOffset>
                    </wp:positionH>
                    <wp:positionV relativeFrom="paragraph">
                      <wp:posOffset>985520</wp:posOffset>
                    </wp:positionV>
                    <wp:extent cx="462280" cy="195580"/>
                    <wp:effectExtent l="24130" t="22225" r="18415" b="20320"/>
                    <wp:wrapNone/>
                    <wp:docPr id="4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19558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B622C" id="Rectangle 16" o:spid="_x0000_s1026" style="position:absolute;margin-left:230.3pt;margin-top:77.6pt;width:36.4pt;height:1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" filled="f" strokecolor="red" strokeweight="2.5pt"/>
                </w:pict>
              </mc:Fallback>
            </mc:AlternateContent>
          </w:r>
        </w:del>
      </w:ins>
      <w:del w:id="7649" w:author="peng" w:date="2015-01-22T13:50:00Z">
        <w:r w:rsidDel="001D0125">
          <w:rPr>
            <w:b w:val="0"/>
            <w:i w:val="0"/>
            <w:noProof/>
            <w:lang w:eastAsia="zh-TW"/>
          </w:rPr>
          <mc:AlternateContent>
            <mc:Choice Requires="wps">
              <w:drawing>
                <wp:anchor distT="0" distB="0" distL="114300" distR="114300" simplePos="0" relativeHeight="251725824" behindDoc="0" locked="0" layoutInCell="1" allowOverlap="1" wp14:anchorId="52D2AA84" wp14:editId="72F5D0F6">
                  <wp:simplePos x="0" y="0"/>
                  <wp:positionH relativeFrom="column">
                    <wp:posOffset>2700655</wp:posOffset>
                  </wp:positionH>
                  <wp:positionV relativeFrom="paragraph">
                    <wp:posOffset>547370</wp:posOffset>
                  </wp:positionV>
                  <wp:extent cx="462280" cy="195580"/>
                  <wp:effectExtent l="19050" t="22225" r="23495" b="20320"/>
                  <wp:wrapNone/>
                  <wp:docPr id="3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195580"/>
                          </a:xfrm>
                          <a:prstGeom prst="rect">
                            <a:avLst/>
                          </a:prstGeom>
                          <a:noFill/>
                          <a:ln w="317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6F800" id="Rectangle 15" o:spid="_x0000_s1026" style="position:absolute;margin-left:212.65pt;margin-top:43.1pt;width:36.4pt;height:15.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" filled="f" strokecolor="#00b050" strokeweight="2.5pt"/>
              </w:pict>
            </mc:Fallback>
          </mc:AlternateContent>
        </w:r>
        <w:commentRangeEnd w:id="7644"/>
        <w:r w:rsidR="00FB2F25" w:rsidDel="001D0125">
          <w:rPr>
            <w:rStyle w:val="afa"/>
          </w:rPr>
          <w:commentReference w:id="7644"/>
        </w:r>
        <w:r w:rsidR="00365DF4" w:rsidDel="001D0125">
          <w:rPr>
            <w:b w:val="0"/>
            <w:i w:val="0"/>
            <w:noProof/>
            <w:lang w:eastAsia="zh-TW"/>
          </w:rPr>
          <w:drawing>
            <wp:inline distT="0" distB="0" distL="0" distR="0" wp14:anchorId="5A68E923" wp14:editId="05C4CBDE">
              <wp:extent cx="3735070" cy="3864610"/>
              <wp:effectExtent l="0" t="0" r="0" b="2540"/>
              <wp:docPr id="10" name="GDId141539548111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5481119170"/>
                      <pic:cNvPicPr>
                        <a:picLocks noChangeAspect="1" noChangeArrowheads="1"/>
                      </pic:cNvPicPr>
                    </pic:nvPicPr>
                    <pic:blipFill>
                      <a:blip r:embed="rId49">
                        <a:extLst>
                          <a:ext uri="{28A0092B-C50C-407E-A947-70E740481C1C}">
                            <a14:useLocalDpi xmlns:a14="http://schemas.microsoft.com/office/drawing/2010/main" val="0"/>
                          </a:ext>
                        </a:extLst>
                      </a:blip>
                      <a:srcRect b="24588"/>
                      <a:stretch>
                        <a:fillRect/>
                      </a:stretch>
                    </pic:blipFill>
                    <pic:spPr bwMode="auto">
                      <a:xfrm>
                        <a:off x="0" y="0"/>
                        <a:ext cx="3735070" cy="3864610"/>
                      </a:xfrm>
                      <a:prstGeom prst="rect">
                        <a:avLst/>
                      </a:prstGeom>
                      <a:noFill/>
                      <a:ln>
                        <a:noFill/>
                      </a:ln>
                    </pic:spPr>
                  </pic:pic>
                </a:graphicData>
              </a:graphic>
            </wp:inline>
          </w:drawing>
        </w:r>
      </w:del>
    </w:p>
    <w:tbl>
      <w:tblPr>
        <w:tblStyle w:val="-1"/>
        <w:tblW w:w="5000" w:type="pct"/>
        <w:jc w:val="both"/>
        <w:tblLook w:val="04A0" w:firstRow="1" w:lastRow="0" w:firstColumn="1" w:lastColumn="0" w:noHBand="0" w:noVBand="1"/>
      </w:tblPr>
      <w:tblGrid>
        <w:gridCol w:w="4727"/>
        <w:gridCol w:w="4325"/>
      </w:tblGrid>
      <w:tr w:rsidR="0065251F" w:rsidDel="001D0125" w14:paraId="6FA2DF1A" w14:textId="77777777" w:rsidTr="0065251F">
        <w:trPr>
          <w:cnfStyle w:val="100000000000" w:firstRow="1" w:lastRow="0" w:firstColumn="0" w:lastColumn="0" w:oddVBand="0" w:evenVBand="0" w:oddHBand="0" w:evenHBand="0" w:firstRowFirstColumn="0" w:firstRowLastColumn="0" w:lastRowFirstColumn="0" w:lastRowLastColumn="0"/>
          <w:tblHeader/>
          <w:jc w:val="both"/>
          <w:del w:id="7650"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86E1B13" w14:textId="77777777" w:rsidR="0065251F" w:rsidDel="001D0125" w:rsidRDefault="00AF2197">
            <w:pPr>
              <w:pStyle w:val="af4"/>
              <w:rPr>
                <w:del w:id="7651" w:author="peng" w:date="2015-01-22T13:50:00Z"/>
              </w:rPr>
              <w:pPrChange w:id="7652" w:author="peng" w:date="2015-01-26T02:41:00Z">
                <w:pPr>
                  <w:pStyle w:val="1"/>
                  <w:pageBreakBefore/>
                  <w:outlineLvl w:val="0"/>
                </w:pPr>
              </w:pPrChange>
            </w:pPr>
            <w:del w:id="7653" w:author="peng" w:date="2015-01-22T13:50:00Z">
              <w:r w:rsidDel="001D0125">
                <w:delText>Name</w:delText>
              </w:r>
            </w:del>
          </w:p>
        </w:tc>
        <w:tc>
          <w:tcPr>
            <w:tcW w:w="0" w:type="auto"/>
          </w:tcPr>
          <w:p w14:paraId="2311742E"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7654" w:author="peng" w:date="2015-01-22T13:50:00Z"/>
              </w:rPr>
              <w:pPrChange w:id="7655"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7656" w:author="peng" w:date="2015-01-22T13:50:00Z">
              <w:r w:rsidDel="001D0125">
                <w:delText>Description</w:delText>
              </w:r>
            </w:del>
          </w:p>
        </w:tc>
      </w:tr>
      <w:tr w:rsidR="0065251F" w:rsidDel="001D0125" w14:paraId="03DA6708" w14:textId="77777777">
        <w:trPr>
          <w:cnfStyle w:val="000000100000" w:firstRow="0" w:lastRow="0" w:firstColumn="0" w:lastColumn="0" w:oddVBand="0" w:evenVBand="0" w:oddHBand="1" w:evenHBand="0" w:firstRowFirstColumn="0" w:firstRowLastColumn="0" w:lastRowFirstColumn="0" w:lastRowLastColumn="0"/>
          <w:jc w:val="both"/>
          <w:del w:id="765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655D2D8" w14:textId="77777777" w:rsidR="0065251F" w:rsidDel="001D0125" w:rsidRDefault="007D1D13">
            <w:pPr>
              <w:pStyle w:val="af4"/>
              <w:rPr>
                <w:del w:id="7658" w:author="peng" w:date="2015-01-22T13:50:00Z"/>
              </w:rPr>
              <w:pPrChange w:id="7659" w:author="peng" w:date="2015-01-26T02:41:00Z">
                <w:pPr>
                  <w:pStyle w:val="1"/>
                  <w:pageBreakBefore/>
                  <w:outlineLvl w:val="0"/>
                </w:pPr>
              </w:pPrChange>
            </w:pPr>
            <w:customXmlDelRangeStart w:id="7660" w:author="peng" w:date="2015-01-22T13:50:00Z"/>
            <w:sdt>
              <w:sdtPr>
                <w:rPr>
                  <w:b/>
                  <w:i w:val="0"/>
                </w:rPr>
                <w:alias w:val="Operation ATTRIBUTE Name"/>
                <w:tag w:val="a775e74a-83d3-42c8-b3d9-6336733ea164"/>
                <w:id w:val="-1566328459"/>
                <w:dataBinding w:xpath="/elements/element[@objid='a775e74a-83d3-42c8-b3d9-6336733ea164']/content[@alias='Operation ATTRIBUTE Name']" w:storeItemID="{D35B6978-45B9-4860-8E6E-EDB6F017D2CB}"/>
                <w:text w:multiLine="1"/>
              </w:sdtPr>
              <w:sdtEndPr/>
              <w:sdtContent>
                <w:customXmlDelRangeEnd w:id="7660"/>
                <w:del w:id="7661" w:author="peng" w:date="2015-01-22T13:50:00Z">
                  <w:r w:rsidR="00AF2197" w:rsidDel="001D0125">
                    <w:delText>RandomForest</w:delText>
                  </w:r>
                </w:del>
                <w:customXmlDelRangeStart w:id="7662" w:author="peng" w:date="2015-01-22T13:50:00Z"/>
              </w:sdtContent>
            </w:sdt>
            <w:customXmlDelRangeEnd w:id="7662"/>
            <w:del w:id="7663" w:author="peng" w:date="2015-01-22T13:50:00Z">
              <w:r w:rsidR="00AF2197" w:rsidDel="001D0125">
                <w:delText xml:space="preserve"> (</w:delText>
              </w:r>
            </w:del>
            <w:customXmlDelRangeStart w:id="7664" w:author="peng" w:date="2015-01-22T13:50:00Z"/>
            <w:sdt>
              <w:sdtPr>
                <w:rPr>
                  <w:rStyle w:val="ae"/>
                  <w:b/>
                  <w:i w:val="0"/>
                </w:rPr>
                <w:alias w:val="Parameter ATTRIBUTE ParameterPassing"/>
                <w:tag w:val="1642d926-247b-40b6-996a-8544e6cdcf29"/>
                <w:id w:val="570542150"/>
                <w:dataBinding w:xpath="/elements/element[@objid='1642d926-247b-40b6-996a-8544e6cdcf29']/content[@alias='Parameter ATTRIBUTE ParameterPassing']" w:storeItemID="{D35B6978-45B9-4860-8E6E-EDB6F017D2CB}"/>
                <w:text w:multiLine="1"/>
              </w:sdtPr>
              <w:sdtEndPr>
                <w:rPr>
                  <w:rStyle w:val="ae"/>
                </w:rPr>
              </w:sdtEndPr>
              <w:sdtContent>
                <w:customXmlDelRangeEnd w:id="7664"/>
                <w:del w:id="7665" w:author="peng" w:date="2015-01-22T13:50:00Z">
                  <w:r w:rsidR="00AF2197" w:rsidDel="001D0125">
                    <w:rPr>
                      <w:rStyle w:val="ae"/>
                    </w:rPr>
                    <w:delText>In</w:delText>
                  </w:r>
                </w:del>
                <w:customXmlDelRangeStart w:id="7666" w:author="peng" w:date="2015-01-22T13:50:00Z"/>
              </w:sdtContent>
            </w:sdt>
            <w:customXmlDelRangeEnd w:id="7666"/>
            <w:del w:id="7667" w:author="peng" w:date="2015-01-22T13:50:00Z">
              <w:r w:rsidR="00AF2197" w:rsidDel="001D0125">
                <w:rPr>
                  <w:rStyle w:val="ae"/>
                </w:rPr>
                <w:delText xml:space="preserve"> </w:delText>
              </w:r>
            </w:del>
            <w:customXmlDelRangeStart w:id="7668" w:author="peng" w:date="2015-01-22T13:50:00Z"/>
            <w:sdt>
              <w:sdtPr>
                <w:rPr>
                  <w:b/>
                  <w:i w:val="0"/>
                </w:rPr>
                <w:alias w:val="Parameter ATTRIBUTE Name"/>
                <w:tag w:val="1642d926-247b-40b6-996a-8544e6cdcf29"/>
                <w:id w:val="-2082213358"/>
                <w:dataBinding w:xpath="/elements/element[@objid='1642d926-247b-40b6-996a-8544e6cdcf29']/content[@alias='Parameter ATTRIBUTE Name']" w:storeItemID="{D35B6978-45B9-4860-8E6E-EDB6F017D2CB}"/>
                <w:text w:multiLine="1"/>
              </w:sdtPr>
              <w:sdtEndPr/>
              <w:sdtContent>
                <w:customXmlDelRangeEnd w:id="7668"/>
                <w:del w:id="7669" w:author="peng" w:date="2015-01-22T13:50:00Z">
                  <w:r w:rsidR="00AF2197" w:rsidDel="001D0125">
                    <w:delText>maxDepth</w:delText>
                  </w:r>
                </w:del>
                <w:customXmlDelRangeStart w:id="7670" w:author="peng" w:date="2015-01-22T13:50:00Z"/>
              </w:sdtContent>
            </w:sdt>
            <w:customXmlDelRangeEnd w:id="7670"/>
            <w:del w:id="7671" w:author="peng" w:date="2015-01-22T13:50:00Z">
              <w:r w:rsidR="00AF2197" w:rsidDel="001D0125">
                <w:delText xml:space="preserve"> </w:delText>
              </w:r>
            </w:del>
            <w:customXmlDelRangeStart w:id="7672" w:author="peng" w:date="2015-01-22T13:50:00Z"/>
            <w:sdt>
              <w:sdtPr>
                <w:rPr>
                  <w:b/>
                  <w:i w:val="0"/>
                </w:rPr>
                <w:alias w:val="Class ATTRIBUTE Name"/>
                <w:tag w:val="00d00398-0000-2b7d-0000-000000000000"/>
                <w:id w:val="-113829790"/>
                <w:dataBinding w:xpath="/elements/element[@objid='00d00398-0000-2b7d-0000-000000000000']/content[@alias='Class ATTRIBUTE Name']" w:storeItemID="{D35B6978-45B9-4860-8E6E-EDB6F017D2CB}"/>
                <w:text w:multiLine="1"/>
              </w:sdtPr>
              <w:sdtEndPr/>
              <w:sdtContent>
                <w:customXmlDelRangeEnd w:id="7672"/>
                <w:del w:id="7673" w:author="peng" w:date="2015-01-22T13:50:00Z">
                  <w:r w:rsidR="00AF2197" w:rsidDel="001D0125">
                    <w:delText>Integer</w:delText>
                  </w:r>
                </w:del>
                <w:customXmlDelRangeStart w:id="7674" w:author="peng" w:date="2015-01-22T13:50:00Z"/>
              </w:sdtContent>
            </w:sdt>
            <w:customXmlDelRangeEnd w:id="7674"/>
            <w:del w:id="7675" w:author="peng" w:date="2015-01-22T13:50:00Z">
              <w:r w:rsidR="00AF2197" w:rsidDel="001D0125">
                <w:delText>,</w:delText>
              </w:r>
            </w:del>
            <w:customXmlDelRangeStart w:id="7676" w:author="peng" w:date="2015-01-22T13:50:00Z"/>
            <w:sdt>
              <w:sdtPr>
                <w:rPr>
                  <w:rStyle w:val="ae"/>
                  <w:b/>
                  <w:i w:val="0"/>
                </w:rPr>
                <w:alias w:val="Parameter ATTRIBUTE ParameterPassing"/>
                <w:tag w:val="5f5c0202-bfe6-4aa4-b796-6afc5a31b9df"/>
                <w:id w:val="-1073577878"/>
                <w:dataBinding w:xpath="/elements/element[@objid='5f5c0202-bfe6-4aa4-b796-6afc5a31b9df']/content[@alias='Parameter ATTRIBUTE ParameterPassing']" w:storeItemID="{D35B6978-45B9-4860-8E6E-EDB6F017D2CB}"/>
                <w:text w:multiLine="1"/>
              </w:sdtPr>
              <w:sdtEndPr>
                <w:rPr>
                  <w:rStyle w:val="ae"/>
                </w:rPr>
              </w:sdtEndPr>
              <w:sdtContent>
                <w:customXmlDelRangeEnd w:id="7676"/>
                <w:del w:id="7677" w:author="peng" w:date="2015-01-22T13:50:00Z">
                  <w:r w:rsidR="00AF2197" w:rsidDel="001D0125">
                    <w:rPr>
                      <w:rStyle w:val="ae"/>
                    </w:rPr>
                    <w:delText>In</w:delText>
                  </w:r>
                </w:del>
                <w:customXmlDelRangeStart w:id="7678" w:author="peng" w:date="2015-01-22T13:50:00Z"/>
              </w:sdtContent>
            </w:sdt>
            <w:customXmlDelRangeEnd w:id="7678"/>
            <w:del w:id="7679" w:author="peng" w:date="2015-01-22T13:50:00Z">
              <w:r w:rsidR="00AF2197" w:rsidDel="001D0125">
                <w:rPr>
                  <w:rStyle w:val="ae"/>
                </w:rPr>
                <w:delText xml:space="preserve"> </w:delText>
              </w:r>
            </w:del>
            <w:customXmlDelRangeStart w:id="7680" w:author="peng" w:date="2015-01-22T13:50:00Z"/>
            <w:sdt>
              <w:sdtPr>
                <w:rPr>
                  <w:b/>
                  <w:i w:val="0"/>
                </w:rPr>
                <w:alias w:val="Parameter ATTRIBUTE Name"/>
                <w:tag w:val="5f5c0202-bfe6-4aa4-b796-6afc5a31b9df"/>
                <w:id w:val="-1242942750"/>
                <w:dataBinding w:xpath="/elements/element[@objid='5f5c0202-bfe6-4aa4-b796-6afc5a31b9df']/content[@alias='Parameter ATTRIBUTE Name']" w:storeItemID="{D35B6978-45B9-4860-8E6E-EDB6F017D2CB}"/>
                <w:text w:multiLine="1"/>
              </w:sdtPr>
              <w:sdtEndPr/>
              <w:sdtContent>
                <w:customXmlDelRangeEnd w:id="7680"/>
                <w:del w:id="7681" w:author="peng" w:date="2015-01-22T13:50:00Z">
                  <w:r w:rsidR="00100666" w:rsidDel="001D0125">
                    <w:delText>maxNumOfTrees</w:delText>
                  </w:r>
                </w:del>
                <w:ins w:id="7682" w:author="me" w:date="2014-11-12T14:04:00Z">
                  <w:del w:id="7683" w:author="peng" w:date="2015-01-22T13:50:00Z">
                    <w:r w:rsidR="00100666" w:rsidDel="001D0125">
                      <w:delText>numOfTrees</w:delText>
                    </w:r>
                  </w:del>
                </w:ins>
                <w:customXmlDelRangeStart w:id="7684" w:author="peng" w:date="2015-01-22T13:50:00Z"/>
              </w:sdtContent>
            </w:sdt>
            <w:customXmlDelRangeEnd w:id="7684"/>
            <w:del w:id="7685" w:author="peng" w:date="2015-01-22T13:50:00Z">
              <w:r w:rsidR="00AF2197" w:rsidDel="001D0125">
                <w:delText xml:space="preserve"> </w:delText>
              </w:r>
            </w:del>
            <w:customXmlDelRangeStart w:id="7686" w:author="peng" w:date="2015-01-22T13:50:00Z"/>
            <w:sdt>
              <w:sdtPr>
                <w:rPr>
                  <w:b/>
                  <w:i w:val="0"/>
                </w:rPr>
                <w:alias w:val="Class ATTRIBUTE Name"/>
                <w:tag w:val="00d00398-0000-2b7d-0000-000000000000"/>
                <w:id w:val="1291015637"/>
                <w:dataBinding w:xpath="/elements/element[@objid='00d00398-0000-2b7d-0000-000000000000']/content[@alias='Class ATTRIBUTE Name']" w:storeItemID="{D35B6978-45B9-4860-8E6E-EDB6F017D2CB}"/>
                <w:text w:multiLine="1"/>
              </w:sdtPr>
              <w:sdtEndPr/>
              <w:sdtContent>
                <w:customXmlDelRangeEnd w:id="7686"/>
                <w:del w:id="7687" w:author="peng" w:date="2015-01-22T13:50:00Z">
                  <w:r w:rsidR="00AF2197" w:rsidDel="001D0125">
                    <w:delText>Integer</w:delText>
                  </w:r>
                </w:del>
                <w:customXmlDelRangeStart w:id="7688" w:author="peng" w:date="2015-01-22T13:50:00Z"/>
              </w:sdtContent>
            </w:sdt>
            <w:customXmlDelRangeEnd w:id="7688"/>
            <w:del w:id="7689" w:author="peng" w:date="2015-01-22T13:50:00Z">
              <w:r w:rsidR="00AF2197" w:rsidDel="001D0125">
                <w:delText>)</w:delText>
              </w:r>
            </w:del>
          </w:p>
        </w:tc>
        <w:tc>
          <w:tcPr>
            <w:tcW w:w="0" w:type="auto"/>
          </w:tcPr>
          <w:p w14:paraId="35867F9C"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690" w:author="peng" w:date="2015-01-22T13:50:00Z"/>
              </w:rPr>
              <w:pPrChange w:id="7691"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692" w:author="peng" w:date="2015-01-22T13:50:00Z"/>
            <w:sdt>
              <w:sdtPr>
                <w:rPr>
                  <w:b w:val="0"/>
                  <w:i w:val="0"/>
                </w:rPr>
                <w:alias w:val="Operation NOTE description 0"/>
                <w:tag w:val="a775e74a-83d3-42c8-b3d9-6336733ea164"/>
                <w:id w:val="330108524"/>
                <w:dataBinding w:xpath="/elements/element[@objid='a775e74a-83d3-42c8-b3d9-6336733ea164']/content[@alias='Operation NOTE description 0']" w:storeItemID="{D35B6978-45B9-4860-8E6E-EDB6F017D2CB}"/>
                <w:text w:multiLine="1"/>
              </w:sdtPr>
              <w:sdtEndPr/>
              <w:sdtContent>
                <w:customXmlDelRangeEnd w:id="7692"/>
                <w:del w:id="7693" w:author="peng" w:date="2015-01-22T13:50:00Z">
                  <w:r w:rsidR="00100666" w:rsidRPr="00100666" w:rsidDel="001D0125">
                    <w:delText>The constructor of random Forest. It takes the following parameters:</w:delText>
                  </w:r>
                  <w:r w:rsidR="00100666" w:rsidRPr="00100666" w:rsidDel="001D0125">
                    <w:br/>
                    <w:delText>- the depth of the tree</w:delText>
                  </w:r>
                  <w:r w:rsidR="00100666" w:rsidRPr="00100666" w:rsidDel="001D0125">
                    <w:br/>
                    <w:delText>- number of trees in the tree</w:delText>
                  </w:r>
                </w:del>
                <w:ins w:id="7694" w:author="me" w:date="2014-11-12T14:05:00Z">
                  <w:del w:id="7695" w:author="peng" w:date="2015-01-22T13:50:00Z">
                    <w:r w:rsidR="00100666" w:rsidDel="001D0125">
                      <w:delText>forest</w:delText>
                    </w:r>
                  </w:del>
                </w:ins>
                <w:customXmlDelRangeStart w:id="7696" w:author="peng" w:date="2015-01-22T13:50:00Z"/>
              </w:sdtContent>
            </w:sdt>
            <w:customXmlDelRangeEnd w:id="7696"/>
          </w:p>
        </w:tc>
      </w:tr>
      <w:tr w:rsidR="0065251F" w:rsidDel="001D0125" w14:paraId="5C5430E9" w14:textId="77777777">
        <w:trPr>
          <w:jc w:val="both"/>
          <w:del w:id="769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CAF4BD6" w14:textId="77777777" w:rsidR="0065251F" w:rsidDel="001D0125" w:rsidRDefault="007D1D13">
            <w:pPr>
              <w:pStyle w:val="af4"/>
              <w:rPr>
                <w:del w:id="7698" w:author="peng" w:date="2015-01-22T13:50:00Z"/>
              </w:rPr>
              <w:pPrChange w:id="7699" w:author="peng" w:date="2015-01-26T02:41:00Z">
                <w:pPr>
                  <w:pStyle w:val="1"/>
                  <w:pageBreakBefore/>
                  <w:outlineLvl w:val="0"/>
                </w:pPr>
              </w:pPrChange>
            </w:pPr>
            <w:customXmlDelRangeStart w:id="7700" w:author="peng" w:date="2015-01-22T13:50:00Z"/>
            <w:sdt>
              <w:sdtPr>
                <w:rPr>
                  <w:b/>
                  <w:i w:val="0"/>
                </w:rPr>
                <w:alias w:val="Operation ATTRIBUTE Name"/>
                <w:tag w:val="cbe45e05-de9e-49f4-b0cb-481904bc80f9"/>
                <w:id w:val="-1779709802"/>
                <w:dataBinding w:xpath="/elements/element[@objid='cbe45e05-de9e-49f4-b0cb-481904bc80f9']/content[@alias='Operation ATTRIBUTE Name']" w:storeItemID="{D35B6978-45B9-4860-8E6E-EDB6F017D2CB}"/>
                <w:text w:multiLine="1"/>
              </w:sdtPr>
              <w:sdtEndPr/>
              <w:sdtContent>
                <w:customXmlDelRangeEnd w:id="7700"/>
                <w:del w:id="7701" w:author="peng" w:date="2015-01-22T13:50:00Z">
                  <w:r w:rsidR="00AF2197" w:rsidDel="001D0125">
                    <w:delText>write</w:delText>
                  </w:r>
                </w:del>
                <w:customXmlDelRangeStart w:id="7702" w:author="peng" w:date="2015-01-22T13:50:00Z"/>
              </w:sdtContent>
            </w:sdt>
            <w:customXmlDelRangeEnd w:id="7702"/>
            <w:del w:id="7703" w:author="peng" w:date="2015-01-22T13:50:00Z">
              <w:r w:rsidR="00AF2197" w:rsidDel="001D0125">
                <w:delText xml:space="preserve"> (</w:delText>
              </w:r>
            </w:del>
            <w:customXmlDelRangeStart w:id="7704" w:author="peng" w:date="2015-01-22T13:50:00Z"/>
            <w:sdt>
              <w:sdtPr>
                <w:rPr>
                  <w:rStyle w:val="ae"/>
                  <w:b/>
                  <w:i w:val="0"/>
                </w:rPr>
                <w:alias w:val="Parameter ATTRIBUTE ParameterPassing"/>
                <w:tag w:val="0cf20660-030c-4650-b95e-93f1ba2eed63"/>
                <w:id w:val="-1704935909"/>
                <w:dataBinding w:xpath="/elements/element[@objid='0cf20660-030c-4650-b95e-93f1ba2eed63']/content[@alias='Parameter ATTRIBUTE ParameterPassing']" w:storeItemID="{D35B6978-45B9-4860-8E6E-EDB6F017D2CB}"/>
                <w:text w:multiLine="1"/>
              </w:sdtPr>
              <w:sdtEndPr>
                <w:rPr>
                  <w:rStyle w:val="ae"/>
                </w:rPr>
              </w:sdtEndPr>
              <w:sdtContent>
                <w:customXmlDelRangeEnd w:id="7704"/>
                <w:del w:id="7705" w:author="peng" w:date="2015-01-22T13:50:00Z">
                  <w:r w:rsidR="00AF2197" w:rsidDel="001D0125">
                    <w:rPr>
                      <w:rStyle w:val="ae"/>
                    </w:rPr>
                    <w:delText>Inout</w:delText>
                  </w:r>
                </w:del>
                <w:customXmlDelRangeStart w:id="7706" w:author="peng" w:date="2015-01-22T13:50:00Z"/>
              </w:sdtContent>
            </w:sdt>
            <w:customXmlDelRangeEnd w:id="7706"/>
            <w:del w:id="7707" w:author="peng" w:date="2015-01-22T13:50:00Z">
              <w:r w:rsidR="00AF2197" w:rsidDel="001D0125">
                <w:rPr>
                  <w:rStyle w:val="ae"/>
                </w:rPr>
                <w:delText xml:space="preserve"> </w:delText>
              </w:r>
            </w:del>
            <w:customXmlDelRangeStart w:id="7708" w:author="peng" w:date="2015-01-22T13:50:00Z"/>
            <w:sdt>
              <w:sdtPr>
                <w:rPr>
                  <w:b/>
                  <w:i w:val="0"/>
                </w:rPr>
                <w:alias w:val="Parameter ATTRIBUTE Name"/>
                <w:tag w:val="0cf20660-030c-4650-b95e-93f1ba2eed63"/>
                <w:id w:val="1889760144"/>
                <w:dataBinding w:xpath="/elements/element[@objid='0cf20660-030c-4650-b95e-93f1ba2eed63']/content[@alias='Parameter ATTRIBUTE Name']" w:storeItemID="{D35B6978-45B9-4860-8E6E-EDB6F017D2CB}"/>
                <w:text w:multiLine="1"/>
              </w:sdtPr>
              <w:sdtEndPr/>
              <w:sdtContent>
                <w:customXmlDelRangeEnd w:id="7708"/>
                <w:del w:id="7709" w:author="peng" w:date="2015-01-22T13:50:00Z">
                  <w:r w:rsidR="00AF2197" w:rsidDel="001D0125">
                    <w:delText>p0</w:delText>
                  </w:r>
                </w:del>
                <w:customXmlDelRangeStart w:id="7710" w:author="peng" w:date="2015-01-22T13:50:00Z"/>
              </w:sdtContent>
            </w:sdt>
            <w:customXmlDelRangeEnd w:id="7710"/>
            <w:del w:id="7711" w:author="peng" w:date="2015-01-22T13:50:00Z">
              <w:r w:rsidR="00AF2197" w:rsidDel="001D0125">
                <w:delText xml:space="preserve"> </w:delText>
              </w:r>
            </w:del>
            <w:customXmlDelRangeStart w:id="7712" w:author="peng" w:date="2015-01-22T13:50:00Z"/>
            <w:sdt>
              <w:sdtPr>
                <w:rPr>
                  <w:b/>
                  <w:i w:val="0"/>
                </w:rPr>
                <w:alias w:val="Class ATTRIBUTE Name"/>
                <w:tag w:val="00d00398-0000-2e26-0000-000000000000"/>
                <w:id w:val="-1341929105"/>
                <w:dataBinding w:xpath="/elements/element[@objid='00d00398-0000-2e26-0000-000000000000']/content[@alias='Class ATTRIBUTE Name']" w:storeItemID="{D35B6978-45B9-4860-8E6E-EDB6F017D2CB}"/>
                <w:text w:multiLine="1"/>
              </w:sdtPr>
              <w:sdtEndPr/>
              <w:sdtContent>
                <w:customXmlDelRangeEnd w:id="7712"/>
                <w:del w:id="7713" w:author="peng" w:date="2015-01-22T13:50:00Z">
                  <w:r w:rsidR="00AF2197" w:rsidDel="001D0125">
                    <w:delText>BufferedWriter</w:delText>
                  </w:r>
                </w:del>
                <w:customXmlDelRangeStart w:id="7714" w:author="peng" w:date="2015-01-22T13:50:00Z"/>
              </w:sdtContent>
            </w:sdt>
            <w:customXmlDelRangeEnd w:id="7714"/>
            <w:del w:id="7715" w:author="peng" w:date="2015-01-22T13:50:00Z">
              <w:r w:rsidR="00AF2197" w:rsidDel="001D0125">
                <w:delText>,</w:delText>
              </w:r>
            </w:del>
            <w:customXmlDelRangeStart w:id="7716" w:author="peng" w:date="2015-01-22T13:50:00Z"/>
            <w:sdt>
              <w:sdtPr>
                <w:rPr>
                  <w:rStyle w:val="ae"/>
                  <w:b/>
                  <w:i w:val="0"/>
                </w:rPr>
                <w:alias w:val="Parameter ATTRIBUTE ParameterPassing"/>
                <w:tag w:val="db24da09-715e-4409-a782-bac8b91d5b68"/>
                <w:id w:val="117568375"/>
                <w:dataBinding w:xpath="/elements/element[@objid='db24da09-715e-4409-a782-bac8b91d5b68']/content[@alias='Parameter ATTRIBUTE ParameterPassing']" w:storeItemID="{D35B6978-45B9-4860-8E6E-EDB6F017D2CB}"/>
                <w:text w:multiLine="1"/>
              </w:sdtPr>
              <w:sdtEndPr>
                <w:rPr>
                  <w:rStyle w:val="ae"/>
                </w:rPr>
              </w:sdtEndPr>
              <w:sdtContent>
                <w:customXmlDelRangeEnd w:id="7716"/>
                <w:del w:id="7717" w:author="peng" w:date="2015-01-22T13:50:00Z">
                  <w:r w:rsidR="00AF2197" w:rsidDel="001D0125">
                    <w:rPr>
                      <w:rStyle w:val="ae"/>
                    </w:rPr>
                    <w:delText>Inout</w:delText>
                  </w:r>
                </w:del>
                <w:customXmlDelRangeStart w:id="7718" w:author="peng" w:date="2015-01-22T13:50:00Z"/>
              </w:sdtContent>
            </w:sdt>
            <w:customXmlDelRangeEnd w:id="7718"/>
            <w:del w:id="7719" w:author="peng" w:date="2015-01-22T13:50:00Z">
              <w:r w:rsidR="00AF2197" w:rsidDel="001D0125">
                <w:rPr>
                  <w:rStyle w:val="ae"/>
                </w:rPr>
                <w:delText xml:space="preserve"> </w:delText>
              </w:r>
            </w:del>
            <w:customXmlDelRangeStart w:id="7720" w:author="peng" w:date="2015-01-22T13:50:00Z"/>
            <w:sdt>
              <w:sdtPr>
                <w:rPr>
                  <w:b/>
                  <w:i w:val="0"/>
                </w:rPr>
                <w:alias w:val="Parameter ATTRIBUTE Name"/>
                <w:tag w:val="db24da09-715e-4409-a782-bac8b91d5b68"/>
                <w:id w:val="-1985920720"/>
                <w:dataBinding w:xpath="/elements/element[@objid='db24da09-715e-4409-a782-bac8b91d5b68']/content[@alias='Parameter ATTRIBUTE Name']" w:storeItemID="{D35B6978-45B9-4860-8E6E-EDB6F017D2CB}"/>
                <w:text w:multiLine="1"/>
              </w:sdtPr>
              <w:sdtEndPr/>
              <w:sdtContent>
                <w:customXmlDelRangeEnd w:id="7720"/>
                <w:del w:id="7721" w:author="peng" w:date="2015-01-22T13:50:00Z">
                  <w:r w:rsidR="00AF2197" w:rsidDel="001D0125">
                    <w:delText>p1</w:delText>
                  </w:r>
                </w:del>
                <w:customXmlDelRangeStart w:id="7722" w:author="peng" w:date="2015-01-22T13:50:00Z"/>
              </w:sdtContent>
            </w:sdt>
            <w:customXmlDelRangeEnd w:id="7722"/>
            <w:del w:id="7723" w:author="peng" w:date="2015-01-22T13:50:00Z">
              <w:r w:rsidR="00AF2197" w:rsidDel="001D0125">
                <w:delText xml:space="preserve"> </w:delText>
              </w:r>
            </w:del>
            <w:customXmlDelRangeStart w:id="7724" w:author="peng" w:date="2015-01-22T13:50:00Z"/>
            <w:sdt>
              <w:sdtPr>
                <w:rPr>
                  <w:b/>
                  <w:i w:val="0"/>
                </w:rPr>
                <w:alias w:val="DataType ATTRIBUTE Name"/>
                <w:tag w:val="00000004-0000-0005-0000-000000000000"/>
                <w:id w:val="780530345"/>
                <w:dataBinding w:xpath="/elements/element[@objid='00000004-0000-0005-0000-000000000000']/content[@alias='DataType ATTRIBUTE Name']" w:storeItemID="{D35B6978-45B9-4860-8E6E-EDB6F017D2CB}"/>
                <w:text w:multiLine="1"/>
              </w:sdtPr>
              <w:sdtEndPr/>
              <w:sdtContent>
                <w:customXmlDelRangeEnd w:id="7724"/>
                <w:del w:id="7725" w:author="peng" w:date="2015-01-22T13:50:00Z">
                  <w:r w:rsidR="00AF2197" w:rsidDel="001D0125">
                    <w:delText>boolean</w:delText>
                  </w:r>
                </w:del>
                <w:customXmlDelRangeStart w:id="7726" w:author="peng" w:date="2015-01-22T13:50:00Z"/>
              </w:sdtContent>
            </w:sdt>
            <w:customXmlDelRangeEnd w:id="7726"/>
            <w:del w:id="7727" w:author="peng" w:date="2015-01-22T13:50:00Z">
              <w:r w:rsidR="00AF2197" w:rsidDel="001D0125">
                <w:delText>)</w:delText>
              </w:r>
            </w:del>
          </w:p>
        </w:tc>
        <w:tc>
          <w:tcPr>
            <w:tcW w:w="0" w:type="auto"/>
          </w:tcPr>
          <w:p w14:paraId="1BFD37D9"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728" w:author="peng" w:date="2015-01-22T13:50:00Z"/>
              </w:rPr>
              <w:pPrChange w:id="7729"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730" w:author="peng" w:date="2015-01-22T13:50:00Z"/>
            <w:sdt>
              <w:sdtPr>
                <w:rPr>
                  <w:b w:val="0"/>
                  <w:i w:val="0"/>
                </w:rPr>
                <w:alias w:val="Operation NOTE description 0"/>
                <w:tag w:val="cbe45e05-de9e-49f4-b0cb-481904bc80f9"/>
                <w:id w:val="-1640795743"/>
                <w:dataBinding w:xpath="/elements/element[@objid='cbe45e05-de9e-49f4-b0cb-481904bc80f9']/content[@alias='Operation NOTE description 0']" w:storeItemID="{D35B6978-45B9-4860-8E6E-EDB6F017D2CB}"/>
                <w:text w:multiLine="1"/>
              </w:sdtPr>
              <w:sdtEndPr/>
              <w:sdtContent>
                <w:customXmlDelRangeEnd w:id="7730"/>
                <w:del w:id="7731" w:author="peng" w:date="2015-01-22T13:50:00Z">
                  <w:r w:rsidR="00AF2197" w:rsidDel="001D0125">
                    <w:delText>implements write method of Classifier</w:delText>
                  </w:r>
                </w:del>
                <w:customXmlDelRangeStart w:id="7732" w:author="peng" w:date="2015-01-22T13:50:00Z"/>
              </w:sdtContent>
            </w:sdt>
            <w:customXmlDelRangeEnd w:id="7732"/>
          </w:p>
        </w:tc>
      </w:tr>
      <w:tr w:rsidR="0065251F" w:rsidDel="001D0125" w14:paraId="007AEDA9" w14:textId="77777777">
        <w:trPr>
          <w:cnfStyle w:val="000000100000" w:firstRow="0" w:lastRow="0" w:firstColumn="0" w:lastColumn="0" w:oddVBand="0" w:evenVBand="0" w:oddHBand="1" w:evenHBand="0" w:firstRowFirstColumn="0" w:firstRowLastColumn="0" w:lastRowFirstColumn="0" w:lastRowLastColumn="0"/>
          <w:jc w:val="both"/>
          <w:del w:id="773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4E53383" w14:textId="77777777" w:rsidR="0065251F" w:rsidDel="001D0125" w:rsidRDefault="007D1D13">
            <w:pPr>
              <w:pStyle w:val="af4"/>
              <w:rPr>
                <w:del w:id="7734" w:author="peng" w:date="2015-01-22T13:50:00Z"/>
              </w:rPr>
              <w:pPrChange w:id="7735" w:author="peng" w:date="2015-01-26T02:41:00Z">
                <w:pPr>
                  <w:pStyle w:val="1"/>
                  <w:pageBreakBefore/>
                  <w:outlineLvl w:val="0"/>
                </w:pPr>
              </w:pPrChange>
            </w:pPr>
            <w:customXmlDelRangeStart w:id="7736" w:author="peng" w:date="2015-01-22T13:50:00Z"/>
            <w:sdt>
              <w:sdtPr>
                <w:rPr>
                  <w:b/>
                  <w:i w:val="0"/>
                </w:rPr>
                <w:alias w:val="Operation ATTRIBUTE Name"/>
                <w:tag w:val="f96d5246-c8ac-49c9-a26f-6a2b8de8cc38"/>
                <w:id w:val="-1858108076"/>
                <w:dataBinding w:xpath="/elements/element[@objid='f96d5246-c8ac-49c9-a26f-6a2b8de8cc38']/content[@alias='Operation ATTRIBUTE Name']" w:storeItemID="{D35B6978-45B9-4860-8E6E-EDB6F017D2CB}"/>
                <w:text w:multiLine="1"/>
              </w:sdtPr>
              <w:sdtEndPr/>
              <w:sdtContent>
                <w:customXmlDelRangeEnd w:id="7736"/>
                <w:del w:id="7737" w:author="peng" w:date="2015-01-22T13:50:00Z">
                  <w:r w:rsidR="00AF2197" w:rsidDel="001D0125">
                    <w:delText>read</w:delText>
                  </w:r>
                </w:del>
                <w:customXmlDelRangeStart w:id="7738" w:author="peng" w:date="2015-01-22T13:50:00Z"/>
              </w:sdtContent>
            </w:sdt>
            <w:customXmlDelRangeEnd w:id="7738"/>
            <w:del w:id="7739" w:author="peng" w:date="2015-01-22T13:50:00Z">
              <w:r w:rsidR="00AF2197" w:rsidDel="001D0125">
                <w:delText xml:space="preserve"> (</w:delText>
              </w:r>
            </w:del>
            <w:customXmlDelRangeStart w:id="7740" w:author="peng" w:date="2015-01-22T13:50:00Z"/>
            <w:sdt>
              <w:sdtPr>
                <w:rPr>
                  <w:rStyle w:val="ae"/>
                  <w:b/>
                  <w:i w:val="0"/>
                </w:rPr>
                <w:alias w:val="Parameter ATTRIBUTE ParameterPassing"/>
                <w:tag w:val="63abc92b-f62b-4574-81b6-a62f85305caa"/>
                <w:id w:val="1026294023"/>
                <w:dataBinding w:xpath="/elements/element[@objid='63abc92b-f62b-4574-81b6-a62f85305caa']/content[@alias='Parameter ATTRIBUTE ParameterPassing']" w:storeItemID="{D35B6978-45B9-4860-8E6E-EDB6F017D2CB}"/>
                <w:text w:multiLine="1"/>
              </w:sdtPr>
              <w:sdtEndPr>
                <w:rPr>
                  <w:rStyle w:val="ae"/>
                </w:rPr>
              </w:sdtEndPr>
              <w:sdtContent>
                <w:customXmlDelRangeEnd w:id="7740"/>
                <w:del w:id="7741" w:author="peng" w:date="2015-01-22T13:50:00Z">
                  <w:r w:rsidR="00AF2197" w:rsidDel="001D0125">
                    <w:rPr>
                      <w:rStyle w:val="ae"/>
                    </w:rPr>
                    <w:delText>Inout</w:delText>
                  </w:r>
                </w:del>
                <w:customXmlDelRangeStart w:id="7742" w:author="peng" w:date="2015-01-22T13:50:00Z"/>
              </w:sdtContent>
            </w:sdt>
            <w:customXmlDelRangeEnd w:id="7742"/>
            <w:del w:id="7743" w:author="peng" w:date="2015-01-22T13:50:00Z">
              <w:r w:rsidR="00AF2197" w:rsidDel="001D0125">
                <w:rPr>
                  <w:rStyle w:val="ae"/>
                </w:rPr>
                <w:delText xml:space="preserve"> </w:delText>
              </w:r>
            </w:del>
            <w:customXmlDelRangeStart w:id="7744" w:author="peng" w:date="2015-01-22T13:50:00Z"/>
            <w:sdt>
              <w:sdtPr>
                <w:rPr>
                  <w:b/>
                  <w:i w:val="0"/>
                </w:rPr>
                <w:alias w:val="Parameter ATTRIBUTE Name"/>
                <w:tag w:val="63abc92b-f62b-4574-81b6-a62f85305caa"/>
                <w:id w:val="-1012762539"/>
                <w:dataBinding w:xpath="/elements/element[@objid='63abc92b-f62b-4574-81b6-a62f85305caa']/content[@alias='Parameter ATTRIBUTE Name']" w:storeItemID="{D35B6978-45B9-4860-8E6E-EDB6F017D2CB}"/>
                <w:text w:multiLine="1"/>
              </w:sdtPr>
              <w:sdtEndPr/>
              <w:sdtContent>
                <w:customXmlDelRangeEnd w:id="7744"/>
                <w:del w:id="7745" w:author="peng" w:date="2015-01-22T13:50:00Z">
                  <w:r w:rsidR="00AF2197" w:rsidDel="001D0125">
                    <w:delText>p0</w:delText>
                  </w:r>
                </w:del>
                <w:customXmlDelRangeStart w:id="7746" w:author="peng" w:date="2015-01-22T13:50:00Z"/>
              </w:sdtContent>
            </w:sdt>
            <w:customXmlDelRangeEnd w:id="7746"/>
            <w:del w:id="7747" w:author="peng" w:date="2015-01-22T13:50:00Z">
              <w:r w:rsidR="00AF2197" w:rsidDel="001D0125">
                <w:delText xml:space="preserve"> </w:delText>
              </w:r>
            </w:del>
            <w:customXmlDelRangeStart w:id="7748" w:author="peng" w:date="2015-01-22T13:50:00Z"/>
            <w:sdt>
              <w:sdtPr>
                <w:rPr>
                  <w:b/>
                  <w:i w:val="0"/>
                </w:rPr>
                <w:alias w:val="Class ATTRIBUTE Name"/>
                <w:tag w:val="00d00398-0000-2e12-0000-000000000000"/>
                <w:id w:val="-1162619990"/>
                <w:dataBinding w:xpath="/elements/element[@objid='00d00398-0000-2e12-0000-000000000000']/content[@alias='Class ATTRIBUTE Name']" w:storeItemID="{D35B6978-45B9-4860-8E6E-EDB6F017D2CB}"/>
                <w:text w:multiLine="1"/>
              </w:sdtPr>
              <w:sdtEndPr/>
              <w:sdtContent>
                <w:customXmlDelRangeEnd w:id="7748"/>
                <w:del w:id="7749" w:author="peng" w:date="2015-01-22T13:50:00Z">
                  <w:r w:rsidR="00AF2197" w:rsidDel="001D0125">
                    <w:delText>BufferedReader</w:delText>
                  </w:r>
                </w:del>
                <w:customXmlDelRangeStart w:id="7750" w:author="peng" w:date="2015-01-22T13:50:00Z"/>
              </w:sdtContent>
            </w:sdt>
            <w:customXmlDelRangeEnd w:id="7750"/>
            <w:del w:id="7751" w:author="peng" w:date="2015-01-22T13:50:00Z">
              <w:r w:rsidR="00AF2197" w:rsidDel="001D0125">
                <w:delText>)</w:delText>
              </w:r>
            </w:del>
          </w:p>
        </w:tc>
        <w:tc>
          <w:tcPr>
            <w:tcW w:w="0" w:type="auto"/>
          </w:tcPr>
          <w:p w14:paraId="07F5EC67"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752" w:author="peng" w:date="2015-01-22T13:50:00Z"/>
              </w:rPr>
              <w:pPrChange w:id="7753"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754" w:author="peng" w:date="2015-01-22T13:50:00Z"/>
            <w:sdt>
              <w:sdtPr>
                <w:rPr>
                  <w:b w:val="0"/>
                  <w:i w:val="0"/>
                </w:rPr>
                <w:alias w:val="Operation NOTE description 0"/>
                <w:tag w:val="f96d5246-c8ac-49c9-a26f-6a2b8de8cc38"/>
                <w:id w:val="-1921712421"/>
                <w:dataBinding w:xpath="/elements/element[@objid='f96d5246-c8ac-49c9-a26f-6a2b8de8cc38']/content[@alias='Operation NOTE description 0']" w:storeItemID="{D35B6978-45B9-4860-8E6E-EDB6F017D2CB}"/>
                <w:text w:multiLine="1"/>
              </w:sdtPr>
              <w:sdtEndPr/>
              <w:sdtContent>
                <w:customXmlDelRangeEnd w:id="7754"/>
                <w:del w:id="7755" w:author="peng" w:date="2015-01-22T13:50:00Z">
                  <w:r w:rsidR="00AF2197" w:rsidDel="001D0125">
                    <w:delText>implements write method of Classifier</w:delText>
                  </w:r>
                </w:del>
                <w:customXmlDelRangeStart w:id="7756" w:author="peng" w:date="2015-01-22T13:50:00Z"/>
              </w:sdtContent>
            </w:sdt>
            <w:customXmlDelRangeEnd w:id="7756"/>
          </w:p>
        </w:tc>
      </w:tr>
      <w:tr w:rsidR="0065251F" w:rsidDel="001D0125" w14:paraId="532F4185" w14:textId="77777777">
        <w:trPr>
          <w:jc w:val="both"/>
          <w:del w:id="775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6FC0F64" w14:textId="77777777" w:rsidR="0065251F" w:rsidDel="001D0125" w:rsidRDefault="007D1D13">
            <w:pPr>
              <w:pStyle w:val="af4"/>
              <w:rPr>
                <w:del w:id="7758" w:author="peng" w:date="2015-01-22T13:50:00Z"/>
              </w:rPr>
              <w:pPrChange w:id="7759" w:author="peng" w:date="2015-01-26T02:41:00Z">
                <w:pPr>
                  <w:pStyle w:val="1"/>
                  <w:pageBreakBefore/>
                  <w:outlineLvl w:val="0"/>
                </w:pPr>
              </w:pPrChange>
            </w:pPr>
            <w:customXmlDelRangeStart w:id="7760" w:author="peng" w:date="2015-01-22T13:50:00Z"/>
            <w:sdt>
              <w:sdtPr>
                <w:rPr>
                  <w:b/>
                  <w:i w:val="0"/>
                </w:rPr>
                <w:alias w:val="DataType ATTRIBUTE Name"/>
                <w:tag w:val="00000004-0000-0009-0000-000000000000"/>
                <w:id w:val="-1921863435"/>
                <w:dataBinding w:xpath="/elements/element[@objid='00000004-0000-0009-0000-000000000000']/content[@alias='DataType ATTRIBUTE Name']" w:storeItemID="{D35B6978-45B9-4860-8E6E-EDB6F017D2CB}"/>
                <w:text w:multiLine="1"/>
              </w:sdtPr>
              <w:sdtEndPr/>
              <w:sdtContent>
                <w:customXmlDelRangeEnd w:id="7760"/>
                <w:del w:id="7761" w:author="peng" w:date="2015-01-22T13:50:00Z">
                  <w:r w:rsidR="00AF2197" w:rsidDel="001D0125">
                    <w:delText>integer</w:delText>
                  </w:r>
                </w:del>
                <w:customXmlDelRangeStart w:id="7762" w:author="peng" w:date="2015-01-22T13:50:00Z"/>
              </w:sdtContent>
            </w:sdt>
            <w:customXmlDelRangeEnd w:id="7762"/>
            <w:del w:id="7763" w:author="peng" w:date="2015-01-22T13:50:00Z">
              <w:r w:rsidR="00AF2197" w:rsidDel="001D0125">
                <w:delText xml:space="preserve"> </w:delText>
              </w:r>
            </w:del>
            <w:customXmlDelRangeStart w:id="7764" w:author="peng" w:date="2015-01-22T13:50:00Z"/>
            <w:sdt>
              <w:sdtPr>
                <w:rPr>
                  <w:b/>
                  <w:i w:val="0"/>
                </w:rPr>
                <w:alias w:val="Operation ATTRIBUTE Name"/>
                <w:tag w:val="825cee3b-bf63-4b2f-96a7-c6fe53cf1387"/>
                <w:id w:val="25530942"/>
                <w:dataBinding w:xpath="/elements/element[@objid='825cee3b-bf63-4b2f-96a7-c6fe53cf1387']/content[@alias='Operation ATTRIBUTE Name']" w:storeItemID="{D35B6978-45B9-4860-8E6E-EDB6F017D2CB}"/>
                <w:text w:multiLine="1"/>
              </w:sdtPr>
              <w:sdtEndPr/>
              <w:sdtContent>
                <w:customXmlDelRangeEnd w:id="7764"/>
                <w:del w:id="7765" w:author="peng" w:date="2015-01-22T13:50:00Z">
                  <w:r w:rsidR="00AF2197" w:rsidDel="001D0125">
                    <w:delText>classify</w:delText>
                  </w:r>
                </w:del>
                <w:customXmlDelRangeStart w:id="7766" w:author="peng" w:date="2015-01-22T13:50:00Z"/>
              </w:sdtContent>
            </w:sdt>
            <w:customXmlDelRangeEnd w:id="7766"/>
            <w:del w:id="7767" w:author="peng" w:date="2015-01-22T13:50:00Z">
              <w:r w:rsidR="00AF2197" w:rsidDel="001D0125">
                <w:delText xml:space="preserve"> (</w:delText>
              </w:r>
            </w:del>
            <w:customXmlDelRangeStart w:id="7768" w:author="peng" w:date="2015-01-22T13:50:00Z"/>
            <w:sdt>
              <w:sdtPr>
                <w:rPr>
                  <w:rStyle w:val="ae"/>
                  <w:b/>
                  <w:i w:val="0"/>
                </w:rPr>
                <w:alias w:val="Parameter ATTRIBUTE ParameterPassing"/>
                <w:tag w:val="52f8b9ec-22ce-4f39-a3f2-2c8e8ac909d5"/>
                <w:id w:val="-1010067656"/>
                <w:dataBinding w:xpath="/elements/element[@objid='52f8b9ec-22ce-4f39-a3f2-2c8e8ac909d5']/content[@alias='Parameter ATTRIBUTE ParameterPassing']" w:storeItemID="{D35B6978-45B9-4860-8E6E-EDB6F017D2CB}"/>
                <w:text w:multiLine="1"/>
              </w:sdtPr>
              <w:sdtEndPr>
                <w:rPr>
                  <w:rStyle w:val="ae"/>
                </w:rPr>
              </w:sdtEndPr>
              <w:sdtContent>
                <w:customXmlDelRangeEnd w:id="7768"/>
                <w:del w:id="7769" w:author="peng" w:date="2015-01-22T13:50:00Z">
                  <w:r w:rsidR="00AF2197" w:rsidDel="001D0125">
                    <w:rPr>
                      <w:rStyle w:val="ae"/>
                    </w:rPr>
                    <w:delText>Inout</w:delText>
                  </w:r>
                </w:del>
                <w:customXmlDelRangeStart w:id="7770" w:author="peng" w:date="2015-01-22T13:50:00Z"/>
              </w:sdtContent>
            </w:sdt>
            <w:customXmlDelRangeEnd w:id="7770"/>
            <w:del w:id="7771" w:author="peng" w:date="2015-01-22T13:50:00Z">
              <w:r w:rsidR="00AF2197" w:rsidDel="001D0125">
                <w:rPr>
                  <w:rStyle w:val="ae"/>
                </w:rPr>
                <w:delText xml:space="preserve"> </w:delText>
              </w:r>
            </w:del>
            <w:customXmlDelRangeStart w:id="7772" w:author="peng" w:date="2015-01-22T13:50:00Z"/>
            <w:sdt>
              <w:sdtPr>
                <w:rPr>
                  <w:b/>
                  <w:i w:val="0"/>
                </w:rPr>
                <w:alias w:val="Parameter ATTRIBUTE Name"/>
                <w:tag w:val="52f8b9ec-22ce-4f39-a3f2-2c8e8ac909d5"/>
                <w:id w:val="-1515377024"/>
                <w:dataBinding w:xpath="/elements/element[@objid='52f8b9ec-22ce-4f39-a3f2-2c8e8ac909d5']/content[@alias='Parameter ATTRIBUTE Name']" w:storeItemID="{D35B6978-45B9-4860-8E6E-EDB6F017D2CB}"/>
                <w:text w:multiLine="1"/>
              </w:sdtPr>
              <w:sdtEndPr/>
              <w:sdtContent>
                <w:customXmlDelRangeEnd w:id="7772"/>
                <w:del w:id="7773" w:author="peng" w:date="2015-01-22T13:50:00Z">
                  <w:r w:rsidR="00AF2197" w:rsidDel="001D0125">
                    <w:delText>p0</w:delText>
                  </w:r>
                </w:del>
                <w:customXmlDelRangeStart w:id="7774" w:author="peng" w:date="2015-01-22T13:50:00Z"/>
              </w:sdtContent>
            </w:sdt>
            <w:customXmlDelRangeEnd w:id="7774"/>
            <w:del w:id="7775" w:author="peng" w:date="2015-01-22T13:50:00Z">
              <w:r w:rsidR="00AF2197" w:rsidDel="001D0125">
                <w:delText xml:space="preserve"> </w:delText>
              </w:r>
            </w:del>
            <w:customXmlDelRangeStart w:id="7776" w:author="peng" w:date="2015-01-22T13:50:00Z"/>
            <w:sdt>
              <w:sdtPr>
                <w:rPr>
                  <w:b/>
                  <w:i w:val="0"/>
                </w:rPr>
                <w:alias w:val="Class ATTRIBUTE Name"/>
                <w:tag w:val="cc4ac9ce-f533-4988-a291-00d126112807"/>
                <w:id w:val="875582600"/>
                <w:dataBinding w:xpath="/elements/element[@objid='cc4ac9ce-f533-4988-a291-00d126112807']/content[@alias='Class ATTRIBUTE Name']" w:storeItemID="{D35B6978-45B9-4860-8E6E-EDB6F017D2CB}"/>
                <w:text w:multiLine="1"/>
              </w:sdtPr>
              <w:sdtEndPr/>
              <w:sdtContent>
                <w:customXmlDelRangeEnd w:id="7776"/>
                <w:del w:id="7777" w:author="peng" w:date="2015-01-22T13:50:00Z">
                  <w:r w:rsidR="00AF2197" w:rsidDel="001D0125">
                    <w:delText>Sample</w:delText>
                  </w:r>
                </w:del>
                <w:customXmlDelRangeStart w:id="7778" w:author="peng" w:date="2015-01-22T13:50:00Z"/>
              </w:sdtContent>
            </w:sdt>
            <w:customXmlDelRangeEnd w:id="7778"/>
            <w:del w:id="7779" w:author="peng" w:date="2015-01-22T13:50:00Z">
              <w:r w:rsidR="00AF2197" w:rsidDel="001D0125">
                <w:delText>)</w:delText>
              </w:r>
            </w:del>
          </w:p>
        </w:tc>
        <w:tc>
          <w:tcPr>
            <w:tcW w:w="0" w:type="auto"/>
          </w:tcPr>
          <w:p w14:paraId="0EE71C24"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780" w:author="peng" w:date="2015-01-22T13:50:00Z"/>
              </w:rPr>
              <w:pPrChange w:id="7781"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782" w:author="peng" w:date="2015-01-22T13:50:00Z"/>
            <w:sdt>
              <w:sdtPr>
                <w:rPr>
                  <w:b w:val="0"/>
                  <w:i w:val="0"/>
                </w:rPr>
                <w:alias w:val="Operation NOTE description 0"/>
                <w:tag w:val="825cee3b-bf63-4b2f-96a7-c6fe53cf1387"/>
                <w:id w:val="816684485"/>
                <w:dataBinding w:xpath="/elements/element[@objid='825cee3b-bf63-4b2f-96a7-c6fe53cf1387']/content[@alias='Operation NOTE description 0']" w:storeItemID="{D35B6978-45B9-4860-8E6E-EDB6F017D2CB}"/>
                <w:text w:multiLine="1"/>
              </w:sdtPr>
              <w:sdtEndPr/>
              <w:sdtContent>
                <w:customXmlDelRangeEnd w:id="7782"/>
                <w:del w:id="7783" w:author="peng" w:date="2015-01-22T13:50:00Z">
                  <w:r w:rsidR="00AF2197" w:rsidDel="001D0125">
                    <w:delText>returns the classified result of this random forest given data p0</w:delText>
                  </w:r>
                </w:del>
                <w:customXmlDelRangeStart w:id="7784" w:author="peng" w:date="2015-01-22T13:50:00Z"/>
              </w:sdtContent>
            </w:sdt>
            <w:customXmlDelRangeEnd w:id="7784"/>
          </w:p>
        </w:tc>
      </w:tr>
      <w:tr w:rsidR="0065251F" w:rsidDel="001D0125" w14:paraId="471E623A" w14:textId="77777777">
        <w:trPr>
          <w:cnfStyle w:val="000000100000" w:firstRow="0" w:lastRow="0" w:firstColumn="0" w:lastColumn="0" w:oddVBand="0" w:evenVBand="0" w:oddHBand="1" w:evenHBand="0" w:firstRowFirstColumn="0" w:firstRowLastColumn="0" w:lastRowFirstColumn="0" w:lastRowLastColumn="0"/>
          <w:jc w:val="both"/>
          <w:del w:id="778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6F1627F" w14:textId="77777777" w:rsidR="0065251F" w:rsidDel="001D0125" w:rsidRDefault="007D1D13">
            <w:pPr>
              <w:pStyle w:val="af4"/>
              <w:rPr>
                <w:del w:id="7786" w:author="peng" w:date="2015-01-22T13:50:00Z"/>
              </w:rPr>
              <w:pPrChange w:id="7787" w:author="peng" w:date="2015-01-26T02:41:00Z">
                <w:pPr>
                  <w:pStyle w:val="1"/>
                  <w:pageBreakBefore/>
                  <w:outlineLvl w:val="0"/>
                </w:pPr>
              </w:pPrChange>
            </w:pPr>
            <w:customXmlDelRangeStart w:id="7788" w:author="peng" w:date="2015-01-22T13:50:00Z"/>
            <w:sdt>
              <w:sdtPr>
                <w:rPr>
                  <w:b/>
                  <w:i w:val="0"/>
                </w:rPr>
                <w:alias w:val="DataType ATTRIBUTE Name"/>
                <w:tag w:val="00000004-0000-0009-0000-000000000000"/>
                <w:id w:val="-306705159"/>
                <w:dataBinding w:xpath="/elements/element[@objid='00000004-0000-0009-0000-000000000000']/content[@alias='DataType ATTRIBUTE Name']" w:storeItemID="{D35B6978-45B9-4860-8E6E-EDB6F017D2CB}"/>
                <w:text w:multiLine="1"/>
              </w:sdtPr>
              <w:sdtEndPr/>
              <w:sdtContent>
                <w:customXmlDelRangeEnd w:id="7788"/>
                <w:del w:id="7789" w:author="peng" w:date="2015-01-22T13:50:00Z">
                  <w:r w:rsidR="00AF2197" w:rsidDel="001D0125">
                    <w:delText>integer</w:delText>
                  </w:r>
                </w:del>
                <w:customXmlDelRangeStart w:id="7790" w:author="peng" w:date="2015-01-22T13:50:00Z"/>
              </w:sdtContent>
            </w:sdt>
            <w:customXmlDelRangeEnd w:id="7790"/>
            <w:del w:id="7791" w:author="peng" w:date="2015-01-22T13:50:00Z">
              <w:r w:rsidR="00AF2197" w:rsidDel="001D0125">
                <w:delText xml:space="preserve"> </w:delText>
              </w:r>
              <w:commentRangeStart w:id="7792"/>
            </w:del>
            <w:customXmlDelRangeStart w:id="7793" w:author="peng" w:date="2015-01-22T13:50:00Z"/>
            <w:sdt>
              <w:sdtPr>
                <w:rPr>
                  <w:b/>
                  <w:i w:val="0"/>
                </w:rPr>
                <w:alias w:val="Operation ATTRIBUTE Name"/>
                <w:tag w:val="7d351bea-7309-41e8-8d48-de66b414bc25"/>
                <w:id w:val="24218548"/>
                <w:dataBinding w:xpath="/elements/element[@objid='7d351bea-7309-41e8-8d48-de66b414bc25']/content[@alias='Operation ATTRIBUTE Name']" w:storeItemID="{D35B6978-45B9-4860-8E6E-EDB6F017D2CB}"/>
                <w:text w:multiLine="1"/>
              </w:sdtPr>
              <w:sdtEndPr/>
              <w:sdtContent>
                <w:customXmlDelRangeEnd w:id="7793"/>
                <w:del w:id="7794" w:author="peng" w:date="2015-01-22T13:50:00Z">
                  <w:r w:rsidR="00AF2197" w:rsidDel="001D0125">
                    <w:delText>voteOfDTree</w:delText>
                  </w:r>
                </w:del>
                <w:customXmlDelRangeStart w:id="7795" w:author="peng" w:date="2015-01-22T13:50:00Z"/>
              </w:sdtContent>
            </w:sdt>
            <w:customXmlDelRangeEnd w:id="7795"/>
            <w:commentRangeEnd w:id="7792"/>
            <w:del w:id="7796" w:author="peng" w:date="2015-01-22T13:50:00Z">
              <w:r w:rsidR="00100666" w:rsidDel="001D0125">
                <w:rPr>
                  <w:rStyle w:val="afa"/>
                </w:rPr>
                <w:commentReference w:id="7792"/>
              </w:r>
              <w:r w:rsidR="00AF2197" w:rsidDel="001D0125">
                <w:delText xml:space="preserve"> (</w:delText>
              </w:r>
            </w:del>
            <w:customXmlDelRangeStart w:id="7797" w:author="peng" w:date="2015-01-22T13:50:00Z"/>
            <w:sdt>
              <w:sdtPr>
                <w:rPr>
                  <w:rStyle w:val="ae"/>
                  <w:b/>
                  <w:i w:val="0"/>
                  <w:highlight w:val="yellow"/>
                </w:rPr>
                <w:alias w:val="Parameter ATTRIBUTE ParameterPassing"/>
                <w:tag w:val="7b66cf6f-fbc2-40a9-86c0-f46a49541b88"/>
                <w:id w:val="-674413220"/>
                <w:dataBinding w:xpath="/elements/element[@objid='7b66cf6f-fbc2-40a9-86c0-f46a49541b88']/content[@alias='Parameter ATTRIBUTE ParameterPassing']" w:storeItemID="{D35B6978-45B9-4860-8E6E-EDB6F017D2CB}"/>
                <w:text w:multiLine="1"/>
              </w:sdtPr>
              <w:sdtEndPr>
                <w:rPr>
                  <w:rStyle w:val="ae"/>
                </w:rPr>
              </w:sdtEndPr>
              <w:sdtContent>
                <w:customXmlDelRangeEnd w:id="7797"/>
                <w:del w:id="7798" w:author="peng" w:date="2015-01-22T13:50:00Z">
                  <w:r w:rsidR="00C44C9A" w:rsidRPr="00C44C9A" w:rsidDel="001D0125">
                    <w:rPr>
                      <w:rStyle w:val="ae"/>
                      <w:b/>
                      <w:bCs w:val="0"/>
                      <w:highlight w:val="yellow"/>
                      <w:rPrChange w:id="7799" w:author="me" w:date="2014-11-12T14:08:00Z">
                        <w:rPr>
                          <w:rStyle w:val="ae"/>
                          <w:b/>
                          <w:bCs/>
                        </w:rPr>
                      </w:rPrChange>
                    </w:rPr>
                    <w:delText>In</w:delText>
                  </w:r>
                </w:del>
                <w:customXmlDelRangeStart w:id="7800" w:author="peng" w:date="2015-01-22T13:50:00Z"/>
              </w:sdtContent>
            </w:sdt>
            <w:customXmlDelRangeEnd w:id="7800"/>
            <w:del w:id="7801" w:author="peng" w:date="2015-01-22T13:50:00Z">
              <w:r w:rsidR="00C44C9A" w:rsidRPr="00C44C9A" w:rsidDel="001D0125">
                <w:rPr>
                  <w:rStyle w:val="ae"/>
                  <w:b/>
                  <w:bCs w:val="0"/>
                  <w:highlight w:val="yellow"/>
                  <w:rPrChange w:id="7802" w:author="me" w:date="2014-11-12T14:08:00Z">
                    <w:rPr>
                      <w:rStyle w:val="ae"/>
                      <w:b/>
                      <w:bCs/>
                    </w:rPr>
                  </w:rPrChange>
                </w:rPr>
                <w:delText xml:space="preserve"> </w:delText>
              </w:r>
            </w:del>
            <w:customXmlDelRangeStart w:id="7803" w:author="peng" w:date="2015-01-22T13:50:00Z"/>
            <w:sdt>
              <w:sdtPr>
                <w:rPr>
                  <w:b/>
                  <w:i w:val="0"/>
                  <w:iCs/>
                  <w:color w:val="808080" w:themeColor="background1" w:themeShade="80"/>
                  <w:highlight w:val="yellow"/>
                </w:rPr>
                <w:alias w:val="Parameter ATTRIBUTE Name"/>
                <w:tag w:val="7b66cf6f-fbc2-40a9-86c0-f46a49541b88"/>
                <w:id w:val="743774674"/>
                <w:dataBinding w:xpath="/elements/element[@objid='7b66cf6f-fbc2-40a9-86c0-f46a49541b88']/content[@alias='Parameter ATTRIBUTE Name']" w:storeItemID="{D35B6978-45B9-4860-8E6E-EDB6F017D2CB}"/>
                <w:text w:multiLine="1"/>
              </w:sdtPr>
              <w:sdtEndPr/>
              <w:sdtContent>
                <w:customXmlDelRangeEnd w:id="7803"/>
                <w:del w:id="7804" w:author="peng" w:date="2015-01-22T13:50:00Z">
                  <w:r w:rsidR="00C44C9A" w:rsidRPr="00C44C9A" w:rsidDel="001D0125">
                    <w:rPr>
                      <w:b/>
                      <w:bCs w:val="0"/>
                      <w:color w:val="auto"/>
                      <w:sz w:val="22"/>
                      <w:szCs w:val="22"/>
                      <w:highlight w:val="yellow"/>
                      <w:rPrChange w:id="7805" w:author="me" w:date="2014-11-12T14:08:00Z">
                        <w:rPr>
                          <w:b/>
                          <w:bCs/>
                          <w:iCs/>
                          <w:color w:val="808080" w:themeColor="background1" w:themeShade="80"/>
                          <w:sz w:val="20"/>
                          <w:szCs w:val="20"/>
                        </w:rPr>
                      </w:rPrChange>
                    </w:rPr>
                    <w:delText>predictions</w:delText>
                  </w:r>
                </w:del>
                <w:customXmlDelRangeStart w:id="7806" w:author="peng" w:date="2015-01-22T13:50:00Z"/>
              </w:sdtContent>
            </w:sdt>
            <w:customXmlDelRangeEnd w:id="7806"/>
            <w:del w:id="7807" w:author="peng" w:date="2015-01-22T13:50:00Z">
              <w:r w:rsidR="00C44C9A" w:rsidRPr="00C44C9A" w:rsidDel="001D0125">
                <w:rPr>
                  <w:b/>
                  <w:bCs w:val="0"/>
                  <w:color w:val="auto"/>
                  <w:sz w:val="22"/>
                  <w:szCs w:val="22"/>
                  <w:highlight w:val="yellow"/>
                  <w:rPrChange w:id="7808" w:author="me" w:date="2014-11-12T14:08:00Z">
                    <w:rPr>
                      <w:b/>
                      <w:bCs/>
                      <w:iCs/>
                      <w:color w:val="808080" w:themeColor="background1" w:themeShade="80"/>
                      <w:sz w:val="20"/>
                      <w:szCs w:val="20"/>
                    </w:rPr>
                  </w:rPrChange>
                </w:rPr>
                <w:delText xml:space="preserve"> </w:delText>
              </w:r>
            </w:del>
            <w:customXmlDelRangeStart w:id="7809" w:author="peng" w:date="2015-01-22T13:50:00Z"/>
            <w:sdt>
              <w:sdtPr>
                <w:rPr>
                  <w:b/>
                  <w:i w:val="0"/>
                  <w:highlight w:val="yellow"/>
                </w:rPr>
                <w:alias w:val="DataType ATTRIBUTE Name"/>
                <w:tag w:val="00000004-0000-0009-0000-000000000000"/>
                <w:id w:val="-735238240"/>
                <w:dataBinding w:xpath="/elements/element[@objid='00000004-0000-0009-0000-000000000000']/content[@alias='DataType ATTRIBUTE Name']" w:storeItemID="{D35B6978-45B9-4860-8E6E-EDB6F017D2CB}"/>
                <w:text w:multiLine="1"/>
              </w:sdtPr>
              <w:sdtEndPr/>
              <w:sdtContent>
                <w:customXmlDelRangeEnd w:id="7809"/>
                <w:del w:id="7810" w:author="peng" w:date="2015-01-22T13:50:00Z">
                  <w:r w:rsidR="00C44C9A" w:rsidRPr="00C44C9A" w:rsidDel="001D0125">
                    <w:rPr>
                      <w:b/>
                      <w:bCs w:val="0"/>
                      <w:color w:val="auto"/>
                      <w:sz w:val="22"/>
                      <w:szCs w:val="22"/>
                      <w:highlight w:val="yellow"/>
                      <w:rPrChange w:id="7811" w:author="me" w:date="2014-11-12T14:08:00Z">
                        <w:rPr>
                          <w:b/>
                          <w:bCs/>
                          <w:iCs/>
                          <w:color w:val="808080" w:themeColor="background1" w:themeShade="80"/>
                          <w:sz w:val="20"/>
                          <w:szCs w:val="20"/>
                        </w:rPr>
                      </w:rPrChange>
                    </w:rPr>
                    <w:delText>integer</w:delText>
                  </w:r>
                </w:del>
                <w:customXmlDelRangeStart w:id="7812" w:author="peng" w:date="2015-01-22T13:50:00Z"/>
              </w:sdtContent>
            </w:sdt>
            <w:customXmlDelRangeEnd w:id="7812"/>
            <w:del w:id="7813" w:author="peng" w:date="2015-01-22T13:50:00Z">
              <w:r w:rsidR="00AF2197" w:rsidDel="001D0125">
                <w:delText>)</w:delText>
              </w:r>
            </w:del>
          </w:p>
        </w:tc>
        <w:tc>
          <w:tcPr>
            <w:tcW w:w="0" w:type="auto"/>
          </w:tcPr>
          <w:p w14:paraId="055C75C3"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814" w:author="peng" w:date="2015-01-22T13:50:00Z"/>
              </w:rPr>
              <w:pPrChange w:id="7815"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816" w:author="peng" w:date="2015-01-22T13:50:00Z"/>
            <w:sdt>
              <w:sdtPr>
                <w:rPr>
                  <w:b w:val="0"/>
                  <w:i w:val="0"/>
                </w:rPr>
                <w:alias w:val="Operation NOTE description 0"/>
                <w:tag w:val="7d351bea-7309-41e8-8d48-de66b414bc25"/>
                <w:id w:val="1853215219"/>
                <w:dataBinding w:xpath="/elements/element[@objid='7d351bea-7309-41e8-8d48-de66b414bc25']/content[@alias='Operation NOTE description 0']" w:storeItemID="{D35B6978-45B9-4860-8E6E-EDB6F017D2CB}"/>
                <w:text w:multiLine="1"/>
              </w:sdtPr>
              <w:sdtEndPr/>
              <w:sdtContent>
                <w:customXmlDelRangeEnd w:id="7816"/>
                <w:del w:id="7817" w:author="peng" w:date="2015-01-22T13:50:00Z">
                  <w:r w:rsidR="00AF2197" w:rsidDel="001D0125">
                    <w:delText>returns the vote (mode) of the predictions of decision trees given test data</w:delText>
                  </w:r>
                </w:del>
                <w:customXmlDelRangeStart w:id="7818" w:author="peng" w:date="2015-01-22T13:50:00Z"/>
              </w:sdtContent>
            </w:sdt>
            <w:customXmlDelRangeEnd w:id="7818"/>
          </w:p>
        </w:tc>
      </w:tr>
      <w:tr w:rsidR="0065251F" w:rsidDel="001D0125" w14:paraId="7CD1483F" w14:textId="77777777">
        <w:trPr>
          <w:jc w:val="both"/>
          <w:del w:id="781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73AB213C" w14:textId="77777777" w:rsidR="0065251F" w:rsidDel="001D0125" w:rsidRDefault="007D1D13">
            <w:pPr>
              <w:pStyle w:val="af4"/>
              <w:rPr>
                <w:del w:id="7820" w:author="peng" w:date="2015-01-22T13:50:00Z"/>
              </w:rPr>
              <w:pPrChange w:id="7821" w:author="peng" w:date="2015-01-26T02:41:00Z">
                <w:pPr>
                  <w:pStyle w:val="1"/>
                  <w:pageBreakBefore/>
                  <w:outlineLvl w:val="0"/>
                </w:pPr>
              </w:pPrChange>
            </w:pPr>
            <w:customXmlDelRangeStart w:id="7822" w:author="peng" w:date="2015-01-22T13:50:00Z"/>
            <w:sdt>
              <w:sdtPr>
                <w:rPr>
                  <w:b/>
                  <w:i w:val="0"/>
                </w:rPr>
                <w:alias w:val="Operation ATTRIBUTE Name"/>
                <w:tag w:val="4e02065e-bd36-4784-a14a-e65f379b4cbd"/>
                <w:id w:val="-1066729710"/>
                <w:dataBinding w:xpath="/elements/element[@objid='4e02065e-bd36-4784-a14a-e65f379b4cbd']/content[@alias='Operation ATTRIBUTE Name']" w:storeItemID="{D35B6978-45B9-4860-8E6E-EDB6F017D2CB}"/>
                <w:text w:multiLine="1"/>
              </w:sdtPr>
              <w:sdtEndPr/>
              <w:sdtContent>
                <w:customXmlDelRangeEnd w:id="7822"/>
                <w:del w:id="7823" w:author="peng" w:date="2015-01-22T13:50:00Z">
                  <w:r w:rsidR="00AF2197" w:rsidDel="001D0125">
                    <w:delText>save</w:delText>
                  </w:r>
                </w:del>
                <w:customXmlDelRangeStart w:id="7824" w:author="peng" w:date="2015-01-22T13:50:00Z"/>
              </w:sdtContent>
            </w:sdt>
            <w:customXmlDelRangeEnd w:id="7824"/>
            <w:del w:id="7825" w:author="peng" w:date="2015-01-22T13:50:00Z">
              <w:r w:rsidR="00AF2197" w:rsidDel="001D0125">
                <w:delText xml:space="preserve"> ()</w:delText>
              </w:r>
            </w:del>
          </w:p>
        </w:tc>
        <w:tc>
          <w:tcPr>
            <w:tcW w:w="0" w:type="auto"/>
          </w:tcPr>
          <w:p w14:paraId="0726F6A8"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826" w:author="peng" w:date="2015-01-22T13:50:00Z"/>
              </w:rPr>
              <w:pPrChange w:id="7827"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828" w:author="peng" w:date="2015-01-22T13:50:00Z"/>
            <w:sdt>
              <w:sdtPr>
                <w:rPr>
                  <w:b w:val="0"/>
                  <w:i w:val="0"/>
                </w:rPr>
                <w:alias w:val="Operation NOTE description 0"/>
                <w:tag w:val="4e02065e-bd36-4784-a14a-e65f379b4cbd"/>
                <w:id w:val="-1072810930"/>
                <w:dataBinding w:xpath="/elements/element[@objid='4e02065e-bd36-4784-a14a-e65f379b4cbd']/content[@alias='Operation NOTE description 0']" w:storeItemID="{D35B6978-45B9-4860-8E6E-EDB6F017D2CB}"/>
                <w:text w:multiLine="1"/>
              </w:sdtPr>
              <w:sdtEndPr/>
              <w:sdtContent>
                <w:customXmlDelRangeEnd w:id="7828"/>
                <w:del w:id="7829" w:author="peng" w:date="2015-01-22T13:50:00Z">
                  <w:r w:rsidR="00AF2197" w:rsidDel="001D0125">
                    <w:delText>saves current random forest model</w:delText>
                  </w:r>
                </w:del>
                <w:customXmlDelRangeStart w:id="7830" w:author="peng" w:date="2015-01-22T13:50:00Z"/>
              </w:sdtContent>
            </w:sdt>
            <w:customXmlDelRangeEnd w:id="7830"/>
          </w:p>
        </w:tc>
      </w:tr>
      <w:tr w:rsidR="0065251F" w:rsidDel="001D0125" w14:paraId="08FFBE81" w14:textId="77777777">
        <w:trPr>
          <w:cnfStyle w:val="000000100000" w:firstRow="0" w:lastRow="0" w:firstColumn="0" w:lastColumn="0" w:oddVBand="0" w:evenVBand="0" w:oddHBand="1" w:evenHBand="0" w:firstRowFirstColumn="0" w:firstRowLastColumn="0" w:lastRowFirstColumn="0" w:lastRowLastColumn="0"/>
          <w:jc w:val="both"/>
          <w:del w:id="783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3CD8217" w14:textId="77777777" w:rsidR="0065251F" w:rsidDel="001D0125" w:rsidRDefault="007D1D13">
            <w:pPr>
              <w:pStyle w:val="af4"/>
              <w:rPr>
                <w:del w:id="7832" w:author="peng" w:date="2015-01-22T13:50:00Z"/>
              </w:rPr>
              <w:pPrChange w:id="7833" w:author="peng" w:date="2015-01-26T02:41:00Z">
                <w:pPr>
                  <w:pStyle w:val="1"/>
                  <w:pageBreakBefore/>
                  <w:outlineLvl w:val="0"/>
                </w:pPr>
              </w:pPrChange>
            </w:pPr>
            <w:customXmlDelRangeStart w:id="7834" w:author="peng" w:date="2015-01-22T13:50:00Z"/>
            <w:sdt>
              <w:sdtPr>
                <w:rPr>
                  <w:b/>
                  <w:i w:val="0"/>
                </w:rPr>
                <w:alias w:val="Operation ATTRIBUTE Name"/>
                <w:tag w:val="f6bfeaa8-ce9f-4055-85d5-142cad082fa0"/>
                <w:id w:val="-479543955"/>
                <w:dataBinding w:xpath="/elements/element[@objid='f6bfeaa8-ce9f-4055-85d5-142cad082fa0']/content[@alias='Operation ATTRIBUTE Name']" w:storeItemID="{D35B6978-45B9-4860-8E6E-EDB6F017D2CB}"/>
                <w:text w:multiLine="1"/>
              </w:sdtPr>
              <w:sdtEndPr/>
              <w:sdtContent>
                <w:customXmlDelRangeEnd w:id="7834"/>
                <w:del w:id="7835" w:author="peng" w:date="2015-01-22T13:50:00Z">
                  <w:r w:rsidR="00AF2197" w:rsidDel="001D0125">
                    <w:delText>load</w:delText>
                  </w:r>
                </w:del>
                <w:customXmlDelRangeStart w:id="7836" w:author="peng" w:date="2015-01-22T13:50:00Z"/>
              </w:sdtContent>
            </w:sdt>
            <w:customXmlDelRangeEnd w:id="7836"/>
            <w:del w:id="7837" w:author="peng" w:date="2015-01-22T13:50:00Z">
              <w:r w:rsidR="00AF2197" w:rsidDel="001D0125">
                <w:delText xml:space="preserve"> (</w:delText>
              </w:r>
            </w:del>
            <w:customXmlDelRangeStart w:id="7838" w:author="peng" w:date="2015-01-22T13:50:00Z"/>
            <w:sdt>
              <w:sdtPr>
                <w:rPr>
                  <w:rStyle w:val="ae"/>
                  <w:b/>
                  <w:i w:val="0"/>
                </w:rPr>
                <w:alias w:val="Parameter ATTRIBUTE ParameterPassing"/>
                <w:tag w:val="d805215c-37ee-4512-9b9a-fe0eba48216b"/>
                <w:id w:val="1463607567"/>
                <w:dataBinding w:xpath="/elements/element[@objid='d805215c-37ee-4512-9b9a-fe0eba48216b']/content[@alias='Parameter ATTRIBUTE ParameterPassing']" w:storeItemID="{D35B6978-45B9-4860-8E6E-EDB6F017D2CB}"/>
                <w:text w:multiLine="1"/>
              </w:sdtPr>
              <w:sdtEndPr>
                <w:rPr>
                  <w:rStyle w:val="ae"/>
                </w:rPr>
              </w:sdtEndPr>
              <w:sdtContent>
                <w:customXmlDelRangeEnd w:id="7838"/>
                <w:del w:id="7839" w:author="peng" w:date="2015-01-22T13:50:00Z">
                  <w:r w:rsidR="00AF2197" w:rsidDel="001D0125">
                    <w:rPr>
                      <w:rStyle w:val="ae"/>
                    </w:rPr>
                    <w:delText>In</w:delText>
                  </w:r>
                </w:del>
                <w:customXmlDelRangeStart w:id="7840" w:author="peng" w:date="2015-01-22T13:50:00Z"/>
              </w:sdtContent>
            </w:sdt>
            <w:customXmlDelRangeEnd w:id="7840"/>
            <w:del w:id="7841" w:author="peng" w:date="2015-01-22T13:50:00Z">
              <w:r w:rsidR="00AF2197" w:rsidDel="001D0125">
                <w:rPr>
                  <w:rStyle w:val="ae"/>
                </w:rPr>
                <w:delText xml:space="preserve"> </w:delText>
              </w:r>
            </w:del>
            <w:customXmlDelRangeStart w:id="7842" w:author="peng" w:date="2015-01-22T13:50:00Z"/>
            <w:sdt>
              <w:sdtPr>
                <w:rPr>
                  <w:b/>
                  <w:i w:val="0"/>
                </w:rPr>
                <w:alias w:val="Parameter ATTRIBUTE Name"/>
                <w:tag w:val="d805215c-37ee-4512-9b9a-fe0eba48216b"/>
                <w:id w:val="1417054098"/>
                <w:dataBinding w:xpath="/elements/element[@objid='d805215c-37ee-4512-9b9a-fe0eba48216b']/content[@alias='Parameter ATTRIBUTE Name']" w:storeItemID="{D35B6978-45B9-4860-8E6E-EDB6F017D2CB}"/>
                <w:text w:multiLine="1"/>
              </w:sdtPr>
              <w:sdtEndPr/>
              <w:sdtContent>
                <w:customXmlDelRangeEnd w:id="7842"/>
                <w:del w:id="7843" w:author="peng" w:date="2015-01-22T13:50:00Z">
                  <w:r w:rsidR="00AF2197" w:rsidDel="001D0125">
                    <w:delText>filename</w:delText>
                  </w:r>
                </w:del>
                <w:customXmlDelRangeStart w:id="7844" w:author="peng" w:date="2015-01-22T13:50:00Z"/>
              </w:sdtContent>
            </w:sdt>
            <w:customXmlDelRangeEnd w:id="7844"/>
            <w:del w:id="7845" w:author="peng" w:date="2015-01-22T13:50:00Z">
              <w:r w:rsidR="00AF2197" w:rsidDel="001D0125">
                <w:delText xml:space="preserve"> </w:delText>
              </w:r>
            </w:del>
            <w:customXmlDelRangeStart w:id="7846" w:author="peng" w:date="2015-01-22T13:50:00Z"/>
            <w:sdt>
              <w:sdtPr>
                <w:rPr>
                  <w:b/>
                  <w:i w:val="0"/>
                </w:rPr>
                <w:alias w:val="DataType ATTRIBUTE Name"/>
                <w:tag w:val="00000004-0000-000d-0000-000000000000"/>
                <w:id w:val="1206141485"/>
                <w:dataBinding w:xpath="/elements/element[@objid='00000004-0000-000d-0000-000000000000']/content[@alias='DataType ATTRIBUTE Name']" w:storeItemID="{D35B6978-45B9-4860-8E6E-EDB6F017D2CB}"/>
                <w:text w:multiLine="1"/>
              </w:sdtPr>
              <w:sdtEndPr/>
              <w:sdtContent>
                <w:customXmlDelRangeEnd w:id="7846"/>
                <w:del w:id="7847" w:author="peng" w:date="2015-01-22T13:50:00Z">
                  <w:r w:rsidR="00AF2197" w:rsidDel="001D0125">
                    <w:delText>string</w:delText>
                  </w:r>
                </w:del>
                <w:customXmlDelRangeStart w:id="7848" w:author="peng" w:date="2015-01-22T13:50:00Z"/>
              </w:sdtContent>
            </w:sdt>
            <w:customXmlDelRangeEnd w:id="7848"/>
            <w:del w:id="7849" w:author="peng" w:date="2015-01-22T13:50:00Z">
              <w:r w:rsidR="00AF2197" w:rsidDel="001D0125">
                <w:delText>)</w:delText>
              </w:r>
            </w:del>
          </w:p>
        </w:tc>
        <w:tc>
          <w:tcPr>
            <w:tcW w:w="0" w:type="auto"/>
          </w:tcPr>
          <w:p w14:paraId="7E0460BA"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850" w:author="peng" w:date="2015-01-22T13:50:00Z"/>
              </w:rPr>
              <w:pPrChange w:id="7851"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852" w:author="peng" w:date="2015-01-22T13:50:00Z"/>
            <w:sdt>
              <w:sdtPr>
                <w:rPr>
                  <w:b w:val="0"/>
                  <w:i w:val="0"/>
                </w:rPr>
                <w:alias w:val="Operation NOTE description 0"/>
                <w:tag w:val="f6bfeaa8-ce9f-4055-85d5-142cad082fa0"/>
                <w:id w:val="320858615"/>
                <w:dataBinding w:xpath="/elements/element[@objid='f6bfeaa8-ce9f-4055-85d5-142cad082fa0']/content[@alias='Operation NOTE description 0']" w:storeItemID="{D35B6978-45B9-4860-8E6E-EDB6F017D2CB}"/>
                <w:text w:multiLine="1"/>
              </w:sdtPr>
              <w:sdtEndPr/>
              <w:sdtContent>
                <w:customXmlDelRangeEnd w:id="7852"/>
                <w:del w:id="7853" w:author="peng" w:date="2015-01-22T13:50:00Z">
                  <w:r w:rsidR="00AF2197" w:rsidDel="001D0125">
                    <w:delText>load previous saved random forest model</w:delText>
                  </w:r>
                </w:del>
                <w:customXmlDelRangeStart w:id="7854" w:author="peng" w:date="2015-01-22T13:50:00Z"/>
              </w:sdtContent>
            </w:sdt>
            <w:customXmlDelRangeEnd w:id="7854"/>
          </w:p>
        </w:tc>
      </w:tr>
      <w:tr w:rsidR="0065251F" w:rsidDel="001D0125" w14:paraId="4DAC2ACD" w14:textId="77777777">
        <w:trPr>
          <w:jc w:val="both"/>
          <w:del w:id="785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63C02F3" w14:textId="77777777" w:rsidR="0065251F" w:rsidDel="001D0125" w:rsidRDefault="007D1D13">
            <w:pPr>
              <w:pStyle w:val="af4"/>
              <w:rPr>
                <w:del w:id="7856" w:author="peng" w:date="2015-01-22T13:50:00Z"/>
              </w:rPr>
              <w:pPrChange w:id="7857" w:author="peng" w:date="2015-01-26T02:41:00Z">
                <w:pPr>
                  <w:pStyle w:val="1"/>
                  <w:pageBreakBefore/>
                  <w:outlineLvl w:val="0"/>
                </w:pPr>
              </w:pPrChange>
            </w:pPr>
            <w:customXmlDelRangeStart w:id="7858" w:author="peng" w:date="2015-01-22T13:50:00Z"/>
            <w:sdt>
              <w:sdtPr>
                <w:rPr>
                  <w:b/>
                  <w:i w:val="0"/>
                </w:rPr>
                <w:alias w:val="Operation ATTRIBUTE Name"/>
                <w:tag w:val="b9f976bc-034c-42e9-84d5-f7e6eba0502a"/>
                <w:id w:val="119270033"/>
                <w:dataBinding w:xpath="/elements/element[@objid='b9f976bc-034c-42e9-84d5-f7e6eba0502a']/content[@alias='Operation ATTRIBUTE Name']" w:storeItemID="{D35B6978-45B9-4860-8E6E-EDB6F017D2CB}"/>
                <w:text w:multiLine="1"/>
              </w:sdtPr>
              <w:sdtEndPr/>
              <w:sdtContent>
                <w:customXmlDelRangeEnd w:id="7858"/>
                <w:del w:id="7859" w:author="peng" w:date="2015-01-22T13:50:00Z">
                  <w:r w:rsidR="00AF2197" w:rsidDel="001D0125">
                    <w:delText>createForest</w:delText>
                  </w:r>
                </w:del>
                <w:customXmlDelRangeStart w:id="7860" w:author="peng" w:date="2015-01-22T13:50:00Z"/>
              </w:sdtContent>
            </w:sdt>
            <w:customXmlDelRangeEnd w:id="7860"/>
            <w:del w:id="7861" w:author="peng" w:date="2015-01-22T13:50:00Z">
              <w:r w:rsidR="00AF2197" w:rsidDel="001D0125">
                <w:delText xml:space="preserve"> (</w:delText>
              </w:r>
            </w:del>
            <w:customXmlDelRangeStart w:id="7862" w:author="peng" w:date="2015-01-22T13:50:00Z"/>
            <w:sdt>
              <w:sdtPr>
                <w:rPr>
                  <w:rStyle w:val="ae"/>
                  <w:b/>
                  <w:i w:val="0"/>
                  <w:highlight w:val="yellow"/>
                </w:rPr>
                <w:alias w:val="Parameter ATTRIBUTE ParameterPassing"/>
                <w:tag w:val="76fdb7c1-94ba-49c1-8e5c-dbb466d93bc4"/>
                <w:id w:val="826946350"/>
                <w:dataBinding w:xpath="/elements/element[@objid='76fdb7c1-94ba-49c1-8e5c-dbb466d93bc4']/content[@alias='Parameter ATTRIBUTE ParameterPassing']" w:storeItemID="{D35B6978-45B9-4860-8E6E-EDB6F017D2CB}"/>
                <w:text w:multiLine="1"/>
              </w:sdtPr>
              <w:sdtEndPr>
                <w:rPr>
                  <w:rStyle w:val="ae"/>
                </w:rPr>
              </w:sdtEndPr>
              <w:sdtContent>
                <w:customXmlDelRangeEnd w:id="7862"/>
                <w:del w:id="7863" w:author="peng" w:date="2015-01-22T13:50:00Z">
                  <w:r w:rsidR="00C44C9A" w:rsidRPr="00C44C9A" w:rsidDel="001D0125">
                    <w:rPr>
                      <w:rStyle w:val="ae"/>
                      <w:b/>
                      <w:bCs w:val="0"/>
                      <w:highlight w:val="yellow"/>
                      <w:rPrChange w:id="7864" w:author="me" w:date="2014-11-12T14:05:00Z">
                        <w:rPr>
                          <w:rStyle w:val="ae"/>
                          <w:b/>
                          <w:bCs/>
                        </w:rPr>
                      </w:rPrChange>
                    </w:rPr>
                    <w:delText>In</w:delText>
                  </w:r>
                </w:del>
                <w:customXmlDelRangeStart w:id="7865" w:author="peng" w:date="2015-01-22T13:50:00Z"/>
              </w:sdtContent>
            </w:sdt>
            <w:customXmlDelRangeEnd w:id="7865"/>
            <w:del w:id="7866" w:author="peng" w:date="2015-01-22T13:50:00Z">
              <w:r w:rsidR="00C44C9A" w:rsidRPr="00C44C9A" w:rsidDel="001D0125">
                <w:rPr>
                  <w:rStyle w:val="ae"/>
                  <w:b/>
                  <w:bCs w:val="0"/>
                  <w:highlight w:val="yellow"/>
                  <w:rPrChange w:id="7867" w:author="me" w:date="2014-11-12T14:05:00Z">
                    <w:rPr>
                      <w:rStyle w:val="ae"/>
                      <w:b/>
                      <w:bCs/>
                    </w:rPr>
                  </w:rPrChange>
                </w:rPr>
                <w:delText xml:space="preserve"> </w:delText>
              </w:r>
            </w:del>
            <w:customXmlDelRangeStart w:id="7868" w:author="peng" w:date="2015-01-22T13:50:00Z"/>
            <w:sdt>
              <w:sdtPr>
                <w:rPr>
                  <w:b/>
                  <w:i w:val="0"/>
                  <w:iCs/>
                  <w:color w:val="808080" w:themeColor="background1" w:themeShade="80"/>
                  <w:highlight w:val="yellow"/>
                </w:rPr>
                <w:alias w:val="Parameter ATTRIBUTE Name"/>
                <w:tag w:val="76fdb7c1-94ba-49c1-8e5c-dbb466d93bc4"/>
                <w:id w:val="-1425568404"/>
                <w:dataBinding w:xpath="/elements/element[@objid='76fdb7c1-94ba-49c1-8e5c-dbb466d93bc4']/content[@alias='Parameter ATTRIBUTE Name']" w:storeItemID="{D35B6978-45B9-4860-8E6E-EDB6F017D2CB}"/>
                <w:text w:multiLine="1"/>
              </w:sdtPr>
              <w:sdtEndPr/>
              <w:sdtContent>
                <w:customXmlDelRangeEnd w:id="7868"/>
                <w:del w:id="7869" w:author="peng" w:date="2015-01-22T13:50:00Z">
                  <w:r w:rsidR="00C44C9A" w:rsidRPr="00C44C9A" w:rsidDel="001D0125">
                    <w:rPr>
                      <w:b/>
                      <w:bCs w:val="0"/>
                      <w:color w:val="auto"/>
                      <w:sz w:val="22"/>
                      <w:szCs w:val="22"/>
                      <w:highlight w:val="yellow"/>
                      <w:rPrChange w:id="7870" w:author="me" w:date="2014-11-12T14:05:00Z">
                        <w:rPr>
                          <w:b/>
                          <w:bCs/>
                          <w:iCs/>
                          <w:color w:val="808080" w:themeColor="background1" w:themeShade="80"/>
                          <w:sz w:val="20"/>
                          <w:szCs w:val="20"/>
                        </w:rPr>
                      </w:rPrChange>
                    </w:rPr>
                    <w:delText>data</w:delText>
                  </w:r>
                </w:del>
                <w:customXmlDelRangeStart w:id="7871" w:author="peng" w:date="2015-01-22T13:50:00Z"/>
              </w:sdtContent>
            </w:sdt>
            <w:customXmlDelRangeEnd w:id="7871"/>
            <w:del w:id="7872" w:author="peng" w:date="2015-01-22T13:50:00Z">
              <w:r w:rsidR="00C44C9A" w:rsidRPr="00C44C9A" w:rsidDel="001D0125">
                <w:rPr>
                  <w:b/>
                  <w:bCs w:val="0"/>
                  <w:color w:val="auto"/>
                  <w:sz w:val="22"/>
                  <w:szCs w:val="22"/>
                  <w:highlight w:val="yellow"/>
                  <w:rPrChange w:id="7873" w:author="me" w:date="2014-11-12T14:05:00Z">
                    <w:rPr>
                      <w:b/>
                      <w:bCs/>
                      <w:iCs/>
                      <w:color w:val="808080" w:themeColor="background1" w:themeShade="80"/>
                      <w:sz w:val="20"/>
                      <w:szCs w:val="20"/>
                    </w:rPr>
                  </w:rPrChange>
                </w:rPr>
                <w:delText xml:space="preserve"> </w:delText>
              </w:r>
              <w:commentRangeStart w:id="7874"/>
            </w:del>
            <w:customXmlDelRangeStart w:id="7875" w:author="peng" w:date="2015-01-22T13:50:00Z"/>
            <w:sdt>
              <w:sdtPr>
                <w:rPr>
                  <w:b/>
                  <w:i w:val="0"/>
                  <w:highlight w:val="yellow"/>
                </w:rPr>
                <w:alias w:val="DataType ATTRIBUTE Name"/>
                <w:tag w:val="00000004-0000-000b-0000-000000000000"/>
                <w:id w:val="-1070189822"/>
                <w:dataBinding w:xpath="/elements/element[@objid='00000004-0000-000b-0000-000000000000']/content[@alias='DataType ATTRIBUTE Name']" w:storeItemID="{D35B6978-45B9-4860-8E6E-EDB6F017D2CB}"/>
                <w:text w:multiLine="1"/>
              </w:sdtPr>
              <w:sdtEndPr/>
              <w:sdtContent>
                <w:customXmlDelRangeEnd w:id="7875"/>
                <w:del w:id="7876" w:author="peng" w:date="2015-01-22T13:50:00Z">
                  <w:r w:rsidR="00C44C9A" w:rsidRPr="00C44C9A" w:rsidDel="001D0125">
                    <w:rPr>
                      <w:b/>
                      <w:bCs w:val="0"/>
                      <w:color w:val="auto"/>
                      <w:sz w:val="22"/>
                      <w:szCs w:val="22"/>
                      <w:highlight w:val="yellow"/>
                      <w:rPrChange w:id="7877" w:author="me" w:date="2014-11-12T14:05:00Z">
                        <w:rPr>
                          <w:b/>
                          <w:bCs/>
                          <w:iCs/>
                          <w:color w:val="808080" w:themeColor="background1" w:themeShade="80"/>
                          <w:sz w:val="20"/>
                          <w:szCs w:val="20"/>
                        </w:rPr>
                      </w:rPrChange>
                    </w:rPr>
                    <w:delText>float</w:delText>
                  </w:r>
                </w:del>
                <w:customXmlDelRangeStart w:id="7878" w:author="peng" w:date="2015-01-22T13:50:00Z"/>
              </w:sdtContent>
            </w:sdt>
            <w:customXmlDelRangeEnd w:id="7878"/>
            <w:commentRangeEnd w:id="7874"/>
            <w:del w:id="7879" w:author="peng" w:date="2015-01-22T13:50:00Z">
              <w:r w:rsidR="00100666" w:rsidDel="001D0125">
                <w:rPr>
                  <w:rStyle w:val="afa"/>
                </w:rPr>
                <w:commentReference w:id="7874"/>
              </w:r>
              <w:r w:rsidR="00AF2197" w:rsidDel="001D0125">
                <w:delText>)</w:delText>
              </w:r>
            </w:del>
          </w:p>
        </w:tc>
        <w:tc>
          <w:tcPr>
            <w:tcW w:w="0" w:type="auto"/>
          </w:tcPr>
          <w:p w14:paraId="574A04EF"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880" w:author="peng" w:date="2015-01-22T13:50:00Z"/>
              </w:rPr>
              <w:pPrChange w:id="7881"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882" w:author="peng" w:date="2015-01-22T13:50:00Z"/>
            <w:sdt>
              <w:sdtPr>
                <w:rPr>
                  <w:b w:val="0"/>
                  <w:i w:val="0"/>
                </w:rPr>
                <w:alias w:val="Operation NOTE description 0"/>
                <w:tag w:val="b9f976bc-034c-42e9-84d5-f7e6eba0502a"/>
                <w:id w:val="465178031"/>
                <w:dataBinding w:xpath="/elements/element[@objid='b9f976bc-034c-42e9-84d5-f7e6eba0502a']/content[@alias='Operation NOTE description 0']" w:storeItemID="{D35B6978-45B9-4860-8E6E-EDB6F017D2CB}"/>
                <w:text w:multiLine="1"/>
              </w:sdtPr>
              <w:sdtEndPr/>
              <w:sdtContent>
                <w:customXmlDelRangeEnd w:id="7882"/>
                <w:del w:id="7883" w:author="peng" w:date="2015-01-22T13:50:00Z">
                  <w:r w:rsidR="00AF2197" w:rsidDel="001D0125">
                    <w:delText>creates decision trees for the forest</w:delText>
                  </w:r>
                </w:del>
                <w:customXmlDelRangeStart w:id="7884" w:author="peng" w:date="2015-01-22T13:50:00Z"/>
              </w:sdtContent>
            </w:sdt>
            <w:customXmlDelRangeEnd w:id="7884"/>
          </w:p>
        </w:tc>
      </w:tr>
    </w:tbl>
    <w:p w14:paraId="60F2DC7A" w14:textId="77777777" w:rsidR="0065251F" w:rsidDel="001D0125" w:rsidRDefault="00AF2197">
      <w:pPr>
        <w:pStyle w:val="af4"/>
        <w:rPr>
          <w:del w:id="7885" w:author="peng" w:date="2015-01-22T13:50:00Z"/>
        </w:rPr>
        <w:pPrChange w:id="7886" w:author="peng" w:date="2015-01-26T02:41:00Z">
          <w:pPr>
            <w:pStyle w:val="1"/>
            <w:pageBreakBefore/>
          </w:pPr>
        </w:pPrChange>
      </w:pPr>
      <w:del w:id="7887"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18</w:delText>
        </w:r>
        <w:r w:rsidR="00C44C9A" w:rsidDel="001D0125">
          <w:fldChar w:fldCharType="end"/>
        </w:r>
        <w:r w:rsidDel="001D0125">
          <w:delText> Operations of Class "RandomForest"</w:delText>
        </w:r>
      </w:del>
    </w:p>
    <w:p w14:paraId="600124A3" w14:textId="77777777" w:rsidR="002A635A" w:rsidDel="001D0125" w:rsidRDefault="002A635A">
      <w:pPr>
        <w:pStyle w:val="af4"/>
        <w:rPr>
          <w:del w:id="7888" w:author="peng" w:date="2015-01-22T13:50:00Z"/>
        </w:rPr>
        <w:pPrChange w:id="7889" w:author="peng" w:date="2015-01-26T02:41:00Z">
          <w:pPr>
            <w:pStyle w:val="1"/>
            <w:pageBreakBefore/>
          </w:pPr>
        </w:pPrChange>
      </w:pPr>
    </w:p>
    <w:p w14:paraId="26E765C5" w14:textId="77777777" w:rsidR="002A635A" w:rsidRPr="002A635A" w:rsidDel="001D0125" w:rsidRDefault="002A635A">
      <w:pPr>
        <w:pStyle w:val="af4"/>
        <w:rPr>
          <w:del w:id="7890" w:author="peng" w:date="2015-01-22T13:50:00Z"/>
        </w:rPr>
        <w:pPrChange w:id="7891" w:author="peng" w:date="2015-01-26T02:41:00Z">
          <w:pPr>
            <w:pStyle w:val="1"/>
            <w:pageBreakBefore/>
          </w:pPr>
        </w:pPrChange>
      </w:pPr>
    </w:p>
    <w:tbl>
      <w:tblPr>
        <w:tblStyle w:val="-1"/>
        <w:tblW w:w="5000" w:type="pct"/>
        <w:jc w:val="both"/>
        <w:tblLook w:val="04A0" w:firstRow="1" w:lastRow="0" w:firstColumn="1" w:lastColumn="0" w:noHBand="0" w:noVBand="1"/>
      </w:tblPr>
      <w:tblGrid>
        <w:gridCol w:w="4483"/>
        <w:gridCol w:w="4569"/>
      </w:tblGrid>
      <w:tr w:rsidR="0065251F" w:rsidDel="001D0125" w14:paraId="63FFBFDE" w14:textId="77777777" w:rsidTr="0065251F">
        <w:trPr>
          <w:cnfStyle w:val="100000000000" w:firstRow="1" w:lastRow="0" w:firstColumn="0" w:lastColumn="0" w:oddVBand="0" w:evenVBand="0" w:oddHBand="0" w:evenHBand="0" w:firstRowFirstColumn="0" w:firstRowLastColumn="0" w:lastRowFirstColumn="0" w:lastRowLastColumn="0"/>
          <w:tblHeader/>
          <w:jc w:val="both"/>
          <w:del w:id="7892"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16380744" w14:textId="77777777" w:rsidR="0065251F" w:rsidDel="001D0125" w:rsidRDefault="00AF2197">
            <w:pPr>
              <w:pStyle w:val="af4"/>
              <w:rPr>
                <w:del w:id="7893" w:author="peng" w:date="2015-01-22T13:50:00Z"/>
              </w:rPr>
              <w:pPrChange w:id="7894" w:author="peng" w:date="2015-01-26T02:41:00Z">
                <w:pPr>
                  <w:pStyle w:val="1"/>
                  <w:pageBreakBefore/>
                  <w:outlineLvl w:val="0"/>
                </w:pPr>
              </w:pPrChange>
            </w:pPr>
            <w:del w:id="7895" w:author="peng" w:date="2015-01-22T13:50:00Z">
              <w:r w:rsidDel="001D0125">
                <w:delText>Name</w:delText>
              </w:r>
            </w:del>
          </w:p>
        </w:tc>
        <w:tc>
          <w:tcPr>
            <w:tcW w:w="0" w:type="auto"/>
          </w:tcPr>
          <w:p w14:paraId="7E7B873A"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7896" w:author="peng" w:date="2015-01-22T13:50:00Z"/>
              </w:rPr>
              <w:pPrChange w:id="7897"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7898" w:author="peng" w:date="2015-01-22T13:50:00Z">
              <w:r w:rsidDel="001D0125">
                <w:delText>Description</w:delText>
              </w:r>
            </w:del>
          </w:p>
        </w:tc>
      </w:tr>
      <w:tr w:rsidR="0065251F" w:rsidDel="001D0125" w14:paraId="178A0C98" w14:textId="77777777">
        <w:trPr>
          <w:cnfStyle w:val="000000100000" w:firstRow="0" w:lastRow="0" w:firstColumn="0" w:lastColumn="0" w:oddVBand="0" w:evenVBand="0" w:oddHBand="1" w:evenHBand="0" w:firstRowFirstColumn="0" w:firstRowLastColumn="0" w:lastRowFirstColumn="0" w:lastRowLastColumn="0"/>
          <w:jc w:val="both"/>
          <w:del w:id="789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57094F8" w14:textId="77777777" w:rsidR="0065251F" w:rsidDel="001D0125" w:rsidRDefault="007D1D13">
            <w:pPr>
              <w:pStyle w:val="af4"/>
              <w:rPr>
                <w:del w:id="7900" w:author="peng" w:date="2015-01-22T13:50:00Z"/>
              </w:rPr>
              <w:pPrChange w:id="7901" w:author="peng" w:date="2015-01-26T02:41:00Z">
                <w:pPr>
                  <w:pStyle w:val="1"/>
                  <w:pageBreakBefore/>
                  <w:outlineLvl w:val="0"/>
                </w:pPr>
              </w:pPrChange>
            </w:pPr>
            <w:customXmlDelRangeStart w:id="7902" w:author="peng" w:date="2015-01-22T13:50:00Z"/>
            <w:sdt>
              <w:sdtPr>
                <w:rPr>
                  <w:b/>
                  <w:i w:val="0"/>
                </w:rPr>
                <w:alias w:val="Attribute ATTRIBUTE Name"/>
                <w:tag w:val="8883cce6-777e-4b9c-8805-76062396071d"/>
                <w:id w:val="759719046"/>
                <w:dataBinding w:xpath="/elements/element[@objid='8883cce6-777e-4b9c-8805-76062396071d']/content[@alias='Attribute ATTRIBUTE Name']" w:storeItemID="{D35B6978-45B9-4860-8E6E-EDB6F017D2CB}"/>
                <w:text w:multiLine="1"/>
              </w:sdtPr>
              <w:sdtEndPr/>
              <w:sdtContent>
                <w:customXmlDelRangeEnd w:id="7902"/>
                <w:del w:id="7903" w:author="peng" w:date="2015-01-22T13:50:00Z">
                  <w:r w:rsidR="00AF2197" w:rsidDel="001D0125">
                    <w:delText>_maxDepth</w:delText>
                  </w:r>
                </w:del>
                <w:customXmlDelRangeStart w:id="7904" w:author="peng" w:date="2015-01-22T13:50:00Z"/>
              </w:sdtContent>
            </w:sdt>
            <w:customXmlDelRangeEnd w:id="7904"/>
            <w:del w:id="7905" w:author="peng" w:date="2015-01-22T13:50:00Z">
              <w:r w:rsidR="00AF2197" w:rsidDel="001D0125">
                <w:delText xml:space="preserve"> : [</w:delText>
              </w:r>
            </w:del>
            <w:customXmlDelRangeStart w:id="7906" w:author="peng" w:date="2015-01-22T13:50:00Z"/>
            <w:sdt>
              <w:sdtPr>
                <w:rPr>
                  <w:b/>
                  <w:i w:val="0"/>
                </w:rPr>
                <w:alias w:val="Attribute ATTRIBUTE MultiplicityMin"/>
                <w:tag w:val="8883cce6-777e-4b9c-8805-76062396071d"/>
                <w:id w:val="-1296208257"/>
                <w:dataBinding w:xpath="/elements/element[@objid='8883cce6-777e-4b9c-8805-76062396071d']/content[@alias='Attribute ATTRIBUTE MultiplicityMin']" w:storeItemID="{D35B6978-45B9-4860-8E6E-EDB6F017D2CB}"/>
                <w:text w:multiLine="1"/>
              </w:sdtPr>
              <w:sdtEndPr/>
              <w:sdtContent>
                <w:customXmlDelRangeEnd w:id="7906"/>
                <w:del w:id="7907" w:author="peng" w:date="2015-01-22T13:50:00Z">
                  <w:r w:rsidR="00AF2197" w:rsidDel="001D0125">
                    <w:delText>1</w:delText>
                  </w:r>
                </w:del>
                <w:customXmlDelRangeStart w:id="7908" w:author="peng" w:date="2015-01-22T13:50:00Z"/>
              </w:sdtContent>
            </w:sdt>
            <w:customXmlDelRangeEnd w:id="7908"/>
            <w:del w:id="7909" w:author="peng" w:date="2015-01-22T13:50:00Z">
              <w:r w:rsidR="00AF2197" w:rsidDel="001D0125">
                <w:delText>..</w:delText>
              </w:r>
            </w:del>
            <w:customXmlDelRangeStart w:id="7910" w:author="peng" w:date="2015-01-22T13:50:00Z"/>
            <w:sdt>
              <w:sdtPr>
                <w:rPr>
                  <w:b/>
                  <w:i w:val="0"/>
                </w:rPr>
                <w:alias w:val="Attribute ATTRIBUTE MultiplicityMax"/>
                <w:tag w:val="8883cce6-777e-4b9c-8805-76062396071d"/>
                <w:id w:val="1312832438"/>
                <w:dataBinding w:xpath="/elements/element[@objid='8883cce6-777e-4b9c-8805-76062396071d']/content[@alias='Attribute ATTRIBUTE MultiplicityMax']" w:storeItemID="{D35B6978-45B9-4860-8E6E-EDB6F017D2CB}"/>
                <w:text w:multiLine="1"/>
              </w:sdtPr>
              <w:sdtEndPr/>
              <w:sdtContent>
                <w:customXmlDelRangeEnd w:id="7910"/>
                <w:del w:id="7911" w:author="peng" w:date="2015-01-22T13:50:00Z">
                  <w:r w:rsidR="00AF2197" w:rsidDel="001D0125">
                    <w:delText>1</w:delText>
                  </w:r>
                </w:del>
                <w:customXmlDelRangeStart w:id="7912" w:author="peng" w:date="2015-01-22T13:50:00Z"/>
              </w:sdtContent>
            </w:sdt>
            <w:customXmlDelRangeEnd w:id="7912"/>
            <w:del w:id="7913" w:author="peng" w:date="2015-01-22T13:50:00Z">
              <w:r w:rsidR="00AF2197" w:rsidDel="001D0125">
                <w:delText xml:space="preserve">] </w:delText>
              </w:r>
            </w:del>
            <w:customXmlDelRangeStart w:id="7914" w:author="peng" w:date="2015-01-22T13:50:00Z"/>
            <w:sdt>
              <w:sdtPr>
                <w:rPr>
                  <w:b/>
                  <w:i w:val="0"/>
                </w:rPr>
                <w:alias w:val="DataType ATTRIBUTE Name"/>
                <w:tag w:val="00000004-0000-0009-0000-000000000000"/>
                <w:id w:val="-41686343"/>
                <w:dataBinding w:xpath="/elements/element[@objid='00000004-0000-0009-0000-000000000000']/content[@alias='DataType ATTRIBUTE Name']" w:storeItemID="{D35B6978-45B9-4860-8E6E-EDB6F017D2CB}"/>
                <w:text w:multiLine="1"/>
              </w:sdtPr>
              <w:sdtEndPr/>
              <w:sdtContent>
                <w:customXmlDelRangeEnd w:id="7914"/>
                <w:del w:id="7915" w:author="peng" w:date="2015-01-22T13:50:00Z">
                  <w:r w:rsidR="00AF2197" w:rsidDel="001D0125">
                    <w:delText>integer</w:delText>
                  </w:r>
                </w:del>
                <w:customXmlDelRangeStart w:id="7916" w:author="peng" w:date="2015-01-22T13:50:00Z"/>
              </w:sdtContent>
            </w:sdt>
            <w:customXmlDelRangeEnd w:id="7916"/>
          </w:p>
        </w:tc>
        <w:commentRangeStart w:id="7917"/>
        <w:tc>
          <w:tcPr>
            <w:tcW w:w="0" w:type="auto"/>
          </w:tcPr>
          <w:p w14:paraId="2B0FC875"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918" w:author="peng" w:date="2015-01-22T13:50:00Z"/>
              </w:rPr>
              <w:pPrChange w:id="7919"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920" w:author="peng" w:date="2015-01-22T13:50:00Z"/>
            <w:sdt>
              <w:sdtPr>
                <w:rPr>
                  <w:b w:val="0"/>
                  <w:i w:val="0"/>
                </w:rPr>
                <w:alias w:val="Attribute NOTE description 0"/>
                <w:tag w:val="8883cce6-777e-4b9c-8805-76062396071d"/>
                <w:id w:val="878823849"/>
                <w:dataBinding w:xpath="/elements/element[@objid='8883cce6-777e-4b9c-8805-76062396071d']/content[@alias='Attribute NOTE description 0']" w:storeItemID="{D35B6978-45B9-4860-8E6E-EDB6F017D2CB}"/>
                <w:text w:multiLine="1"/>
              </w:sdtPr>
              <w:sdtEndPr/>
              <w:sdtContent>
                <w:customXmlDelRangeEnd w:id="7920"/>
                <w:del w:id="7921" w:author="peng" w:date="2015-01-22T13:50:00Z">
                  <w:r w:rsidR="00100666" w:rsidDel="001D0125">
                    <w:delText>the depth of the tree.</w:delText>
                  </w:r>
                </w:del>
                <w:ins w:id="7922" w:author="me" w:date="2014-11-12T14:07:00Z">
                  <w:del w:id="7923" w:author="peng" w:date="2015-01-22T13:50:00Z">
                    <w:r w:rsidR="00100666" w:rsidDel="001D0125">
                      <w:delText>the *maximum* depth of trees in the forest.</w:delText>
                    </w:r>
                  </w:del>
                </w:ins>
                <w:customXmlDelRangeStart w:id="7924" w:author="peng" w:date="2015-01-22T13:50:00Z"/>
              </w:sdtContent>
            </w:sdt>
            <w:customXmlDelRangeEnd w:id="7924"/>
            <w:commentRangeEnd w:id="7917"/>
            <w:del w:id="7925" w:author="peng" w:date="2015-01-22T13:50:00Z">
              <w:r w:rsidR="00100666" w:rsidDel="001D0125">
                <w:rPr>
                  <w:rStyle w:val="afa"/>
                </w:rPr>
                <w:commentReference w:id="7917"/>
              </w:r>
            </w:del>
          </w:p>
        </w:tc>
      </w:tr>
      <w:tr w:rsidR="0065251F" w:rsidDel="001D0125" w14:paraId="2D6D9567" w14:textId="77777777">
        <w:trPr>
          <w:jc w:val="both"/>
          <w:del w:id="792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2611DFC3" w14:textId="77777777" w:rsidR="0065251F" w:rsidRPr="00100666" w:rsidDel="001D0125" w:rsidRDefault="007D1D13">
            <w:pPr>
              <w:pStyle w:val="af4"/>
              <w:rPr>
                <w:del w:id="7927" w:author="peng" w:date="2015-01-22T13:50:00Z"/>
                <w:color w:val="auto"/>
                <w:sz w:val="22"/>
                <w:szCs w:val="22"/>
                <w:highlight w:val="yellow"/>
                <w:rPrChange w:id="7928" w:author="me" w:date="2014-11-12T14:06:00Z">
                  <w:rPr>
                    <w:del w:id="7929" w:author="peng" w:date="2015-01-22T13:50:00Z"/>
                    <w:rFonts w:asciiTheme="majorHAnsi" w:eastAsiaTheme="majorEastAsia" w:hAnsiTheme="majorHAnsi" w:cstheme="majorBidi"/>
                    <w:color w:val="AD0000" w:themeColor="accent1"/>
                    <w:sz w:val="26"/>
                    <w:szCs w:val="26"/>
                    <w:lang w:bidi="en-US"/>
                  </w:rPr>
                </w:rPrChange>
              </w:rPr>
              <w:pPrChange w:id="7930" w:author="peng" w:date="2015-01-26T02:41:00Z">
                <w:pPr>
                  <w:keepNext/>
                  <w:keepLines/>
                  <w:numPr>
                    <w:ilvl w:val="1"/>
                    <w:numId w:val="2"/>
                  </w:numPr>
                  <w:spacing w:before="360" w:after="240" w:line="276" w:lineRule="auto"/>
                  <w:ind w:left="576" w:hanging="576"/>
                  <w:outlineLvl w:val="1"/>
                </w:pPr>
              </w:pPrChange>
            </w:pPr>
            <w:customXmlDelRangeStart w:id="7931" w:author="peng" w:date="2015-01-22T13:50:00Z"/>
            <w:sdt>
              <w:sdtPr>
                <w:rPr>
                  <w:b/>
                  <w:i w:val="0"/>
                  <w:sz w:val="16"/>
                  <w:szCs w:val="16"/>
                  <w:highlight w:val="yellow"/>
                </w:rPr>
                <w:alias w:val="Attribute ATTRIBUTE Name"/>
                <w:tag w:val="cef76905-bdae-42d0-827b-37e6adbe4154"/>
                <w:id w:val="-834305157"/>
                <w:dataBinding w:xpath="/elements/element[@objid='cef76905-bdae-42d0-827b-37e6adbe4154']/content[@alias='Attribute ATTRIBUTE Name']" w:storeItemID="{D35B6978-45B9-4860-8E6E-EDB6F017D2CB}"/>
                <w:text w:multiLine="1"/>
              </w:sdtPr>
              <w:sdtEndPr/>
              <w:sdtContent>
                <w:customXmlDelRangeEnd w:id="7931"/>
                <w:del w:id="7932" w:author="peng" w:date="2015-01-22T13:50:00Z">
                  <w:r w:rsidR="00C44C9A" w:rsidRPr="00C44C9A" w:rsidDel="001D0125">
                    <w:rPr>
                      <w:b/>
                      <w:color w:val="auto"/>
                      <w:sz w:val="22"/>
                      <w:szCs w:val="22"/>
                      <w:highlight w:val="yellow"/>
                      <w:rPrChange w:id="7933" w:author="me" w:date="2014-11-12T14:06:00Z">
                        <w:rPr>
                          <w:iCs/>
                          <w:color w:val="808080" w:themeColor="background1" w:themeShade="80"/>
                          <w:sz w:val="20"/>
                          <w:szCs w:val="20"/>
                        </w:rPr>
                      </w:rPrChange>
                    </w:rPr>
                    <w:delText>_maxNumOfTrees</w:delText>
                  </w:r>
                </w:del>
                <w:ins w:id="7934" w:author="me" w:date="2014-11-12T14:06:00Z">
                  <w:del w:id="7935" w:author="peng" w:date="2015-01-22T13:50:00Z">
                    <w:r w:rsidR="00C44C9A" w:rsidRPr="00C44C9A" w:rsidDel="001D0125">
                      <w:rPr>
                        <w:b/>
                        <w:color w:val="auto"/>
                        <w:sz w:val="22"/>
                        <w:szCs w:val="22"/>
                        <w:highlight w:val="yellow"/>
                        <w:rPrChange w:id="7936" w:author="me" w:date="2014-11-12T14:06:00Z">
                          <w:rPr>
                            <w:iCs/>
                            <w:color w:val="808080" w:themeColor="background1" w:themeShade="80"/>
                            <w:sz w:val="20"/>
                            <w:szCs w:val="20"/>
                          </w:rPr>
                        </w:rPrChange>
                      </w:rPr>
                      <w:delText>_numOfTrees</w:delText>
                    </w:r>
                  </w:del>
                </w:ins>
                <w:customXmlDelRangeStart w:id="7937" w:author="peng" w:date="2015-01-22T13:50:00Z"/>
              </w:sdtContent>
            </w:sdt>
            <w:customXmlDelRangeEnd w:id="7937"/>
            <w:del w:id="7938" w:author="peng" w:date="2015-01-22T13:50:00Z">
              <w:r w:rsidR="00C44C9A" w:rsidRPr="00C44C9A" w:rsidDel="001D0125">
                <w:rPr>
                  <w:b/>
                  <w:color w:val="auto"/>
                  <w:sz w:val="22"/>
                  <w:szCs w:val="22"/>
                  <w:highlight w:val="yellow"/>
                  <w:rPrChange w:id="7939" w:author="me" w:date="2014-11-12T14:06:00Z">
                    <w:rPr>
                      <w:iCs/>
                      <w:color w:val="808080" w:themeColor="background1" w:themeShade="80"/>
                      <w:sz w:val="20"/>
                      <w:szCs w:val="20"/>
                    </w:rPr>
                  </w:rPrChange>
                </w:rPr>
                <w:delText xml:space="preserve"> : [</w:delText>
              </w:r>
            </w:del>
            <w:customXmlDelRangeStart w:id="7940" w:author="peng" w:date="2015-01-22T13:50:00Z"/>
            <w:sdt>
              <w:sdtPr>
                <w:rPr>
                  <w:b/>
                  <w:i w:val="0"/>
                  <w:highlight w:val="yellow"/>
                </w:rPr>
                <w:alias w:val="Attribute ATTRIBUTE MultiplicityMin"/>
                <w:tag w:val="cef76905-bdae-42d0-827b-37e6adbe4154"/>
                <w:id w:val="1596600938"/>
                <w:dataBinding w:xpath="/elements/element[@objid='cef76905-bdae-42d0-827b-37e6adbe4154']/content[@alias='Attribute ATTRIBUTE MultiplicityMin']" w:storeItemID="{D35B6978-45B9-4860-8E6E-EDB6F017D2CB}"/>
                <w:text w:multiLine="1"/>
              </w:sdtPr>
              <w:sdtEndPr/>
              <w:sdtContent>
                <w:customXmlDelRangeEnd w:id="7940"/>
                <w:del w:id="7941" w:author="peng" w:date="2015-01-22T13:50:00Z">
                  <w:r w:rsidR="00C44C9A" w:rsidRPr="00C44C9A" w:rsidDel="001D0125">
                    <w:rPr>
                      <w:b/>
                      <w:color w:val="auto"/>
                      <w:sz w:val="22"/>
                      <w:szCs w:val="22"/>
                      <w:highlight w:val="yellow"/>
                      <w:rPrChange w:id="7942" w:author="me" w:date="2014-11-12T14:06:00Z">
                        <w:rPr>
                          <w:iCs/>
                          <w:color w:val="808080" w:themeColor="background1" w:themeShade="80"/>
                          <w:sz w:val="20"/>
                          <w:szCs w:val="20"/>
                        </w:rPr>
                      </w:rPrChange>
                    </w:rPr>
                    <w:delText>1</w:delText>
                  </w:r>
                </w:del>
                <w:customXmlDelRangeStart w:id="7943" w:author="peng" w:date="2015-01-22T13:50:00Z"/>
              </w:sdtContent>
            </w:sdt>
            <w:customXmlDelRangeEnd w:id="7943"/>
            <w:del w:id="7944" w:author="peng" w:date="2015-01-22T13:50:00Z">
              <w:r w:rsidR="00C44C9A" w:rsidRPr="00C44C9A" w:rsidDel="001D0125">
                <w:rPr>
                  <w:b/>
                  <w:color w:val="auto"/>
                  <w:sz w:val="22"/>
                  <w:szCs w:val="22"/>
                  <w:highlight w:val="yellow"/>
                  <w:rPrChange w:id="7945" w:author="me" w:date="2014-11-12T14:06:00Z">
                    <w:rPr>
                      <w:iCs/>
                      <w:color w:val="808080" w:themeColor="background1" w:themeShade="80"/>
                      <w:sz w:val="20"/>
                      <w:szCs w:val="20"/>
                    </w:rPr>
                  </w:rPrChange>
                </w:rPr>
                <w:delText>..</w:delText>
              </w:r>
            </w:del>
            <w:customXmlDelRangeStart w:id="7946" w:author="peng" w:date="2015-01-22T13:50:00Z"/>
            <w:sdt>
              <w:sdtPr>
                <w:rPr>
                  <w:b/>
                  <w:i w:val="0"/>
                  <w:highlight w:val="yellow"/>
                </w:rPr>
                <w:alias w:val="Attribute ATTRIBUTE MultiplicityMax"/>
                <w:tag w:val="cef76905-bdae-42d0-827b-37e6adbe4154"/>
                <w:id w:val="1802271287"/>
                <w:dataBinding w:xpath="/elements/element[@objid='cef76905-bdae-42d0-827b-37e6adbe4154']/content[@alias='Attribute ATTRIBUTE MultiplicityMax']" w:storeItemID="{D35B6978-45B9-4860-8E6E-EDB6F017D2CB}"/>
                <w:text w:multiLine="1"/>
              </w:sdtPr>
              <w:sdtEndPr/>
              <w:sdtContent>
                <w:customXmlDelRangeEnd w:id="7946"/>
                <w:del w:id="7947" w:author="peng" w:date="2015-01-22T13:50:00Z">
                  <w:r w:rsidR="00C44C9A" w:rsidRPr="00C44C9A" w:rsidDel="001D0125">
                    <w:rPr>
                      <w:b/>
                      <w:color w:val="auto"/>
                      <w:sz w:val="22"/>
                      <w:szCs w:val="22"/>
                      <w:highlight w:val="yellow"/>
                      <w:rPrChange w:id="7948" w:author="me" w:date="2014-11-12T14:06:00Z">
                        <w:rPr>
                          <w:iCs/>
                          <w:color w:val="808080" w:themeColor="background1" w:themeShade="80"/>
                          <w:sz w:val="20"/>
                          <w:szCs w:val="20"/>
                        </w:rPr>
                      </w:rPrChange>
                    </w:rPr>
                    <w:delText>1</w:delText>
                  </w:r>
                </w:del>
                <w:customXmlDelRangeStart w:id="7949" w:author="peng" w:date="2015-01-22T13:50:00Z"/>
              </w:sdtContent>
            </w:sdt>
            <w:customXmlDelRangeEnd w:id="7949"/>
            <w:del w:id="7950" w:author="peng" w:date="2015-01-22T13:50:00Z">
              <w:r w:rsidR="00C44C9A" w:rsidRPr="00C44C9A" w:rsidDel="001D0125">
                <w:rPr>
                  <w:b/>
                  <w:color w:val="auto"/>
                  <w:sz w:val="22"/>
                  <w:szCs w:val="22"/>
                  <w:highlight w:val="yellow"/>
                  <w:rPrChange w:id="7951" w:author="me" w:date="2014-11-12T14:06:00Z">
                    <w:rPr>
                      <w:iCs/>
                      <w:color w:val="808080" w:themeColor="background1" w:themeShade="80"/>
                      <w:sz w:val="20"/>
                      <w:szCs w:val="20"/>
                    </w:rPr>
                  </w:rPrChange>
                </w:rPr>
                <w:delText xml:space="preserve">] </w:delText>
              </w:r>
            </w:del>
            <w:customXmlDelRangeStart w:id="7952" w:author="peng" w:date="2015-01-22T13:50:00Z"/>
            <w:sdt>
              <w:sdtPr>
                <w:rPr>
                  <w:b/>
                  <w:i w:val="0"/>
                  <w:highlight w:val="yellow"/>
                </w:rPr>
                <w:alias w:val="DataType ATTRIBUTE Name"/>
                <w:tag w:val="00000004-0000-0009-0000-000000000000"/>
                <w:id w:val="-101271562"/>
                <w:dataBinding w:xpath="/elements/element[@objid='00000004-0000-0009-0000-000000000000']/content[@alias='DataType ATTRIBUTE Name']" w:storeItemID="{D35B6978-45B9-4860-8E6E-EDB6F017D2CB}"/>
                <w:text w:multiLine="1"/>
              </w:sdtPr>
              <w:sdtEndPr/>
              <w:sdtContent>
                <w:customXmlDelRangeEnd w:id="7952"/>
                <w:del w:id="7953" w:author="peng" w:date="2015-01-22T13:50:00Z">
                  <w:r w:rsidR="00C44C9A" w:rsidRPr="00C44C9A" w:rsidDel="001D0125">
                    <w:rPr>
                      <w:b/>
                      <w:color w:val="auto"/>
                      <w:sz w:val="22"/>
                      <w:szCs w:val="22"/>
                      <w:highlight w:val="yellow"/>
                      <w:rPrChange w:id="7954" w:author="me" w:date="2014-11-12T14:06:00Z">
                        <w:rPr>
                          <w:iCs/>
                          <w:color w:val="808080" w:themeColor="background1" w:themeShade="80"/>
                          <w:sz w:val="20"/>
                          <w:szCs w:val="20"/>
                        </w:rPr>
                      </w:rPrChange>
                    </w:rPr>
                    <w:delText>integer</w:delText>
                  </w:r>
                </w:del>
                <w:customXmlDelRangeStart w:id="7955" w:author="peng" w:date="2015-01-22T13:50:00Z"/>
              </w:sdtContent>
            </w:sdt>
            <w:customXmlDelRangeEnd w:id="7955"/>
          </w:p>
        </w:tc>
        <w:tc>
          <w:tcPr>
            <w:tcW w:w="0" w:type="auto"/>
          </w:tcPr>
          <w:p w14:paraId="16C20CB1" w14:textId="77777777" w:rsidR="0065251F" w:rsidRPr="00100666" w:rsidDel="001D0125" w:rsidRDefault="007D1D13">
            <w:pPr>
              <w:pStyle w:val="af4"/>
              <w:cnfStyle w:val="000000000000" w:firstRow="0" w:lastRow="0" w:firstColumn="0" w:lastColumn="0" w:oddVBand="0" w:evenVBand="0" w:oddHBand="0" w:evenHBand="0" w:firstRowFirstColumn="0" w:firstRowLastColumn="0" w:lastRowFirstColumn="0" w:lastRowLastColumn="0"/>
              <w:rPr>
                <w:del w:id="7956" w:author="peng" w:date="2015-01-22T13:50:00Z"/>
                <w:highlight w:val="yellow"/>
                <w:rPrChange w:id="7957" w:author="me" w:date="2014-11-12T14:06:00Z">
                  <w:rPr>
                    <w:del w:id="7958" w:author="peng" w:date="2015-01-22T13:50:00Z"/>
                  </w:rPr>
                </w:rPrChange>
              </w:rPr>
              <w:pPrChange w:id="7959"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7960" w:author="peng" w:date="2015-01-22T13:50:00Z"/>
            <w:sdt>
              <w:sdtPr>
                <w:rPr>
                  <w:b w:val="0"/>
                  <w:i w:val="0"/>
                  <w:highlight w:val="yellow"/>
                </w:rPr>
                <w:alias w:val="Attribute NOTE description 0"/>
                <w:tag w:val="cef76905-bdae-42d0-827b-37e6adbe4154"/>
                <w:id w:val="-1006900672"/>
                <w:dataBinding w:xpath="/elements/element[@objid='cef76905-bdae-42d0-827b-37e6adbe4154']/content[@alias='Attribute NOTE description 0']" w:storeItemID="{D35B6978-45B9-4860-8E6E-EDB6F017D2CB}"/>
                <w:text w:multiLine="1"/>
              </w:sdtPr>
              <w:sdtEndPr/>
              <w:sdtContent>
                <w:customXmlDelRangeEnd w:id="7960"/>
                <w:del w:id="7961" w:author="peng" w:date="2015-01-22T13:50:00Z">
                  <w:r w:rsidR="00C44C9A" w:rsidRPr="00C44C9A" w:rsidDel="001D0125">
                    <w:rPr>
                      <w:b w:val="0"/>
                      <w:color w:val="auto"/>
                      <w:sz w:val="22"/>
                      <w:szCs w:val="22"/>
                      <w:highlight w:val="yellow"/>
                      <w:rPrChange w:id="7962" w:author="me" w:date="2014-11-12T14:06:00Z">
                        <w:rPr>
                          <w:b w:val="0"/>
                          <w:bCs w:val="0"/>
                          <w:iCs/>
                          <w:color w:val="808080" w:themeColor="background1" w:themeShade="80"/>
                          <w:sz w:val="20"/>
                          <w:szCs w:val="20"/>
                        </w:rPr>
                      </w:rPrChange>
                    </w:rPr>
                    <w:delText>The maximum number of trees in the forest</w:delText>
                  </w:r>
                </w:del>
                <w:ins w:id="7963" w:author="me" w:date="2014-11-12T14:06:00Z">
                  <w:del w:id="7964" w:author="peng" w:date="2015-01-22T13:50:00Z">
                    <w:r w:rsidR="00C44C9A" w:rsidRPr="00C44C9A" w:rsidDel="001D0125">
                      <w:rPr>
                        <w:b w:val="0"/>
                        <w:color w:val="auto"/>
                        <w:sz w:val="22"/>
                        <w:szCs w:val="22"/>
                        <w:highlight w:val="yellow"/>
                        <w:rPrChange w:id="7965" w:author="me" w:date="2014-11-12T14:06:00Z">
                          <w:rPr>
                            <w:b w:val="0"/>
                            <w:bCs w:val="0"/>
                            <w:iCs/>
                            <w:color w:val="808080" w:themeColor="background1" w:themeShade="80"/>
                            <w:sz w:val="20"/>
                            <w:szCs w:val="20"/>
                          </w:rPr>
                        </w:rPrChange>
                      </w:rPr>
                      <w:delText>The number of trees in the forest</w:delText>
                    </w:r>
                  </w:del>
                </w:ins>
                <w:customXmlDelRangeStart w:id="7966" w:author="peng" w:date="2015-01-22T13:50:00Z"/>
              </w:sdtContent>
            </w:sdt>
            <w:customXmlDelRangeEnd w:id="7966"/>
          </w:p>
        </w:tc>
      </w:tr>
      <w:tr w:rsidR="0065251F" w:rsidDel="001D0125" w14:paraId="0CDC0F7A" w14:textId="77777777">
        <w:trPr>
          <w:cnfStyle w:val="000000100000" w:firstRow="0" w:lastRow="0" w:firstColumn="0" w:lastColumn="0" w:oddVBand="0" w:evenVBand="0" w:oddHBand="1" w:evenHBand="0" w:firstRowFirstColumn="0" w:firstRowLastColumn="0" w:lastRowFirstColumn="0" w:lastRowLastColumn="0"/>
          <w:jc w:val="both"/>
          <w:del w:id="796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009659C" w14:textId="77777777" w:rsidR="0065251F" w:rsidDel="001D0125" w:rsidRDefault="007D1D13">
            <w:pPr>
              <w:pStyle w:val="af4"/>
              <w:rPr>
                <w:del w:id="7968" w:author="peng" w:date="2015-01-22T13:50:00Z"/>
              </w:rPr>
              <w:pPrChange w:id="7969" w:author="peng" w:date="2015-01-26T02:41:00Z">
                <w:pPr>
                  <w:pStyle w:val="1"/>
                  <w:pageBreakBefore/>
                  <w:outlineLvl w:val="0"/>
                </w:pPr>
              </w:pPrChange>
            </w:pPr>
            <w:customXmlDelRangeStart w:id="7970" w:author="peng" w:date="2015-01-22T13:50:00Z"/>
            <w:sdt>
              <w:sdtPr>
                <w:rPr>
                  <w:b/>
                  <w:i w:val="0"/>
                </w:rPr>
                <w:alias w:val="Attribute ATTRIBUTE Name"/>
                <w:tag w:val="b5a6a8ac-1ab9-4f93-b678-95119fd19ca6"/>
                <w:id w:val="109253118"/>
                <w:dataBinding w:xpath="/elements/element[@objid='b5a6a8ac-1ab9-4f93-b678-95119fd19ca6']/content[@alias='Attribute ATTRIBUTE Name']" w:storeItemID="{D35B6978-45B9-4860-8E6E-EDB6F017D2CB}"/>
                <w:text w:multiLine="1"/>
              </w:sdtPr>
              <w:sdtEndPr/>
              <w:sdtContent>
                <w:customXmlDelRangeEnd w:id="7970"/>
                <w:del w:id="7971" w:author="peng" w:date="2015-01-22T13:50:00Z">
                  <w:r w:rsidR="00AF2197" w:rsidDel="001D0125">
                    <w:delText>_forestError</w:delText>
                  </w:r>
                </w:del>
                <w:customXmlDelRangeStart w:id="7972" w:author="peng" w:date="2015-01-22T13:50:00Z"/>
              </w:sdtContent>
            </w:sdt>
            <w:customXmlDelRangeEnd w:id="7972"/>
            <w:del w:id="7973" w:author="peng" w:date="2015-01-22T13:50:00Z">
              <w:r w:rsidR="00AF2197" w:rsidDel="001D0125">
                <w:delText xml:space="preserve"> : [</w:delText>
              </w:r>
            </w:del>
            <w:customXmlDelRangeStart w:id="7974" w:author="peng" w:date="2015-01-22T13:50:00Z"/>
            <w:sdt>
              <w:sdtPr>
                <w:rPr>
                  <w:b/>
                  <w:i w:val="0"/>
                </w:rPr>
                <w:alias w:val="Attribute ATTRIBUTE MultiplicityMin"/>
                <w:tag w:val="b5a6a8ac-1ab9-4f93-b678-95119fd19ca6"/>
                <w:id w:val="-1784640579"/>
                <w:dataBinding w:xpath="/elements/element[@objid='b5a6a8ac-1ab9-4f93-b678-95119fd19ca6']/content[@alias='Attribute ATTRIBUTE MultiplicityMin']" w:storeItemID="{D35B6978-45B9-4860-8E6E-EDB6F017D2CB}"/>
                <w:text w:multiLine="1"/>
              </w:sdtPr>
              <w:sdtEndPr/>
              <w:sdtContent>
                <w:customXmlDelRangeEnd w:id="7974"/>
                <w:del w:id="7975" w:author="peng" w:date="2015-01-22T13:50:00Z">
                  <w:r w:rsidR="00AF2197" w:rsidDel="001D0125">
                    <w:delText>1</w:delText>
                  </w:r>
                </w:del>
                <w:customXmlDelRangeStart w:id="7976" w:author="peng" w:date="2015-01-22T13:50:00Z"/>
              </w:sdtContent>
            </w:sdt>
            <w:customXmlDelRangeEnd w:id="7976"/>
            <w:del w:id="7977" w:author="peng" w:date="2015-01-22T13:50:00Z">
              <w:r w:rsidR="00AF2197" w:rsidDel="001D0125">
                <w:delText>..</w:delText>
              </w:r>
            </w:del>
            <w:customXmlDelRangeStart w:id="7978" w:author="peng" w:date="2015-01-22T13:50:00Z"/>
            <w:sdt>
              <w:sdtPr>
                <w:rPr>
                  <w:b/>
                  <w:i w:val="0"/>
                </w:rPr>
                <w:alias w:val="Attribute ATTRIBUTE MultiplicityMax"/>
                <w:tag w:val="b5a6a8ac-1ab9-4f93-b678-95119fd19ca6"/>
                <w:id w:val="1092902453"/>
                <w:dataBinding w:xpath="/elements/element[@objid='b5a6a8ac-1ab9-4f93-b678-95119fd19ca6']/content[@alias='Attribute ATTRIBUTE MultiplicityMax']" w:storeItemID="{D35B6978-45B9-4860-8E6E-EDB6F017D2CB}"/>
                <w:text w:multiLine="1"/>
              </w:sdtPr>
              <w:sdtEndPr/>
              <w:sdtContent>
                <w:customXmlDelRangeEnd w:id="7978"/>
                <w:del w:id="7979" w:author="peng" w:date="2015-01-22T13:50:00Z">
                  <w:r w:rsidR="00AF2197" w:rsidDel="001D0125">
                    <w:delText>1</w:delText>
                  </w:r>
                </w:del>
                <w:customXmlDelRangeStart w:id="7980" w:author="peng" w:date="2015-01-22T13:50:00Z"/>
              </w:sdtContent>
            </w:sdt>
            <w:customXmlDelRangeEnd w:id="7980"/>
            <w:del w:id="7981" w:author="peng" w:date="2015-01-22T13:50:00Z">
              <w:r w:rsidR="00AF2197" w:rsidDel="001D0125">
                <w:delText xml:space="preserve">] </w:delText>
              </w:r>
            </w:del>
            <w:customXmlDelRangeStart w:id="7982" w:author="peng" w:date="2015-01-22T13:50:00Z"/>
            <w:sdt>
              <w:sdtPr>
                <w:rPr>
                  <w:b/>
                  <w:i w:val="0"/>
                </w:rPr>
                <w:alias w:val="DataType ATTRIBUTE Name"/>
                <w:tag w:val="00000004-0000-0010-0000-000000000000"/>
                <w:id w:val="1535694683"/>
                <w:dataBinding w:xpath="/elements/element[@objid='00000004-0000-0010-0000-000000000000']/content[@alias='DataType ATTRIBUTE Name']" w:storeItemID="{D35B6978-45B9-4860-8E6E-EDB6F017D2CB}"/>
                <w:text w:multiLine="1"/>
              </w:sdtPr>
              <w:sdtEndPr/>
              <w:sdtContent>
                <w:customXmlDelRangeEnd w:id="7982"/>
                <w:del w:id="7983" w:author="peng" w:date="2015-01-22T13:50:00Z">
                  <w:r w:rsidR="00AF2197" w:rsidDel="001D0125">
                    <w:delText>double</w:delText>
                  </w:r>
                </w:del>
                <w:customXmlDelRangeStart w:id="7984" w:author="peng" w:date="2015-01-22T13:50:00Z"/>
              </w:sdtContent>
            </w:sdt>
            <w:customXmlDelRangeEnd w:id="7984"/>
          </w:p>
        </w:tc>
        <w:tc>
          <w:tcPr>
            <w:tcW w:w="0" w:type="auto"/>
          </w:tcPr>
          <w:p w14:paraId="638BFFAA"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7985" w:author="peng" w:date="2015-01-22T13:50:00Z"/>
              </w:rPr>
              <w:pPrChange w:id="7986"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7987" w:author="peng" w:date="2015-01-22T13:50:00Z"/>
            <w:sdt>
              <w:sdtPr>
                <w:rPr>
                  <w:b w:val="0"/>
                  <w:i w:val="0"/>
                </w:rPr>
                <w:alias w:val="Attribute NOTE description 0"/>
                <w:tag w:val="b5a6a8ac-1ab9-4f93-b678-95119fd19ca6"/>
                <w:id w:val="374749334"/>
                <w:dataBinding w:xpath="/elements/element[@objid='b5a6a8ac-1ab9-4f93-b678-95119fd19ca6']/content[@alias='Attribute NOTE description 0']" w:storeItemID="{D35B6978-45B9-4860-8E6E-EDB6F017D2CB}"/>
                <w:text w:multiLine="1"/>
              </w:sdtPr>
              <w:sdtEndPr/>
              <w:sdtContent>
                <w:customXmlDelRangeEnd w:id="7987"/>
                <w:del w:id="7988" w:author="peng" w:date="2015-01-22T13:50:00Z">
                  <w:r w:rsidR="00AF2197" w:rsidDel="001D0125">
                    <w:delText xml:space="preserve"> error of the random forest</w:delText>
                  </w:r>
                </w:del>
                <w:customXmlDelRangeStart w:id="7989" w:author="peng" w:date="2015-01-22T13:50:00Z"/>
              </w:sdtContent>
            </w:sdt>
            <w:customXmlDelRangeEnd w:id="7989"/>
          </w:p>
        </w:tc>
      </w:tr>
    </w:tbl>
    <w:p w14:paraId="714A7251" w14:textId="77777777" w:rsidR="0065251F" w:rsidDel="001D0125" w:rsidRDefault="00AF2197">
      <w:pPr>
        <w:pStyle w:val="af4"/>
        <w:rPr>
          <w:del w:id="7990" w:author="peng" w:date="2015-01-22T13:50:00Z"/>
        </w:rPr>
        <w:pPrChange w:id="7991" w:author="peng" w:date="2015-01-26T02:41:00Z">
          <w:pPr>
            <w:pStyle w:val="1"/>
            <w:pageBreakBefore/>
          </w:pPr>
        </w:pPrChange>
      </w:pPr>
      <w:del w:id="7992"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19</w:delText>
        </w:r>
        <w:r w:rsidR="00C44C9A" w:rsidDel="001D0125">
          <w:fldChar w:fldCharType="end"/>
        </w:r>
        <w:r w:rsidDel="001D0125">
          <w:delText> Attributes of Class "RandomForest"</w:delText>
        </w:r>
      </w:del>
    </w:p>
    <w:p w14:paraId="501073B4" w14:textId="77777777" w:rsidR="002A635A" w:rsidDel="001D0125" w:rsidRDefault="002A635A">
      <w:pPr>
        <w:pStyle w:val="af4"/>
        <w:rPr>
          <w:del w:id="7993" w:author="peng" w:date="2015-01-22T13:50:00Z"/>
        </w:rPr>
        <w:pPrChange w:id="7994" w:author="peng" w:date="2015-01-26T02:41:00Z">
          <w:pPr>
            <w:pStyle w:val="1"/>
            <w:pageBreakBefore/>
          </w:pPr>
        </w:pPrChange>
      </w:pPr>
    </w:p>
    <w:p w14:paraId="223397FC" w14:textId="77777777" w:rsidR="002A635A" w:rsidRPr="002A635A" w:rsidDel="001D0125" w:rsidRDefault="002A635A">
      <w:pPr>
        <w:pStyle w:val="af4"/>
        <w:rPr>
          <w:del w:id="7995" w:author="peng" w:date="2015-01-22T13:50:00Z"/>
        </w:rPr>
        <w:pPrChange w:id="7996" w:author="peng" w:date="2015-01-26T02:41:00Z">
          <w:pPr>
            <w:pStyle w:val="1"/>
            <w:pageBreakBefore/>
          </w:pPr>
        </w:pPrChange>
      </w:pPr>
    </w:p>
    <w:tbl>
      <w:tblPr>
        <w:tblStyle w:val="-1"/>
        <w:tblW w:w="5000" w:type="pct"/>
        <w:jc w:val="both"/>
        <w:tblLook w:val="04A0" w:firstRow="1" w:lastRow="0" w:firstColumn="1" w:lastColumn="0" w:noHBand="0" w:noVBand="1"/>
      </w:tblPr>
      <w:tblGrid>
        <w:gridCol w:w="4135"/>
        <w:gridCol w:w="4917"/>
      </w:tblGrid>
      <w:tr w:rsidR="0065251F" w:rsidDel="001D0125" w14:paraId="515CF0AB" w14:textId="77777777" w:rsidTr="0065251F">
        <w:trPr>
          <w:cnfStyle w:val="100000000000" w:firstRow="1" w:lastRow="0" w:firstColumn="0" w:lastColumn="0" w:oddVBand="0" w:evenVBand="0" w:oddHBand="0" w:evenHBand="0" w:firstRowFirstColumn="0" w:firstRowLastColumn="0" w:lastRowFirstColumn="0" w:lastRowLastColumn="0"/>
          <w:tblHeader/>
          <w:jc w:val="both"/>
          <w:del w:id="799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05A5EFD" w14:textId="77777777" w:rsidR="0065251F" w:rsidDel="001D0125" w:rsidRDefault="00AF2197">
            <w:pPr>
              <w:pStyle w:val="af4"/>
              <w:rPr>
                <w:del w:id="7998" w:author="peng" w:date="2015-01-22T13:50:00Z"/>
              </w:rPr>
              <w:pPrChange w:id="7999" w:author="peng" w:date="2015-01-26T02:41:00Z">
                <w:pPr>
                  <w:pStyle w:val="1"/>
                  <w:pageBreakBefore/>
                  <w:outlineLvl w:val="0"/>
                </w:pPr>
              </w:pPrChange>
            </w:pPr>
            <w:del w:id="8000" w:author="peng" w:date="2015-01-22T13:50:00Z">
              <w:r w:rsidDel="001D0125">
                <w:delText>Name</w:delText>
              </w:r>
            </w:del>
          </w:p>
        </w:tc>
        <w:tc>
          <w:tcPr>
            <w:tcW w:w="0" w:type="auto"/>
          </w:tcPr>
          <w:p w14:paraId="15FACB7B"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8001" w:author="peng" w:date="2015-01-22T13:50:00Z"/>
              </w:rPr>
              <w:pPrChange w:id="8002"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8003" w:author="peng" w:date="2015-01-22T13:50:00Z">
              <w:r w:rsidDel="001D0125">
                <w:delText>Description</w:delText>
              </w:r>
            </w:del>
          </w:p>
        </w:tc>
      </w:tr>
      <w:tr w:rsidR="0065251F" w:rsidDel="001D0125" w14:paraId="28658360" w14:textId="77777777">
        <w:trPr>
          <w:cnfStyle w:val="000000100000" w:firstRow="0" w:lastRow="0" w:firstColumn="0" w:lastColumn="0" w:oddVBand="0" w:evenVBand="0" w:oddHBand="1" w:evenHBand="0" w:firstRowFirstColumn="0" w:firstRowLastColumn="0" w:lastRowFirstColumn="0" w:lastRowLastColumn="0"/>
          <w:jc w:val="both"/>
          <w:del w:id="800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7589B8CB" w14:textId="77777777" w:rsidR="0065251F" w:rsidDel="001D0125" w:rsidRDefault="007D1D13">
            <w:pPr>
              <w:pStyle w:val="af4"/>
              <w:rPr>
                <w:del w:id="8005" w:author="peng" w:date="2015-01-22T13:50:00Z"/>
              </w:rPr>
              <w:pPrChange w:id="8006" w:author="peng" w:date="2015-01-26T02:41:00Z">
                <w:pPr>
                  <w:pStyle w:val="1"/>
                  <w:pageBreakBefore/>
                  <w:outlineLvl w:val="0"/>
                </w:pPr>
              </w:pPrChange>
            </w:pPr>
            <w:customXmlDelRangeStart w:id="8007" w:author="peng" w:date="2015-01-22T13:50:00Z"/>
            <w:sdt>
              <w:sdtPr>
                <w:rPr>
                  <w:b/>
                  <w:i w:val="0"/>
                </w:rPr>
                <w:alias w:val="Association ATTRIBUTE Name"/>
                <w:tag w:val="0e359187-9410-41e0-ac95-f198190fa6dd"/>
                <w:id w:val="786240838"/>
                <w:dataBinding w:xpath="/elements/element[@objid='0e359187-9410-41e0-ac95-f198190fa6dd']/content[@alias='Association ATTRIBUTE Name']" w:storeItemID="{D35B6978-45B9-4860-8E6E-EDB6F017D2CB}"/>
                <w:text w:multiLine="1"/>
              </w:sdtPr>
              <w:sdtEndPr/>
              <w:sdtContent>
                <w:customXmlDelRangeEnd w:id="8007"/>
                <w:customXmlDelRangeStart w:id="8008" w:author="peng" w:date="2015-01-22T13:50:00Z"/>
              </w:sdtContent>
            </w:sdt>
            <w:customXmlDelRangeEnd w:id="8008"/>
            <w:del w:id="8009" w:author="peng" w:date="2015-01-22T13:50:00Z">
              <w:r w:rsidR="00AF2197" w:rsidDel="001D0125">
                <w:delText>-&gt;</w:delText>
              </w:r>
            </w:del>
            <w:customXmlDelRangeStart w:id="8010" w:author="peng" w:date="2015-01-22T13:50:00Z"/>
            <w:sdt>
              <w:sdtPr>
                <w:rPr>
                  <w:b/>
                  <w:i w:val="0"/>
                </w:rPr>
                <w:alias w:val="AssociationEnd ATTRIBUTE Name"/>
                <w:tag w:val="28c4ffde-4f11-49c5-804f-9a61039cded6"/>
                <w:id w:val="1681931017"/>
                <w:dataBinding w:xpath="/elements/element[@objid='28c4ffde-4f11-49c5-804f-9a61039cded6']/content[@alias='AssociationEnd ATTRIBUTE Name']" w:storeItemID="{D35B6978-45B9-4860-8E6E-EDB6F017D2CB}"/>
                <w:text w:multiLine="1"/>
              </w:sdtPr>
              <w:sdtEndPr/>
              <w:sdtContent>
                <w:customXmlDelRangeEnd w:id="8010"/>
                <w:del w:id="8011" w:author="peng" w:date="2015-01-22T13:50:00Z">
                  <w:r w:rsidR="00AF2197" w:rsidDel="001D0125">
                    <w:delText>_trees</w:delText>
                  </w:r>
                </w:del>
                <w:customXmlDelRangeStart w:id="8012" w:author="peng" w:date="2015-01-22T13:50:00Z"/>
              </w:sdtContent>
            </w:sdt>
            <w:customXmlDelRangeEnd w:id="8012"/>
            <w:del w:id="8013" w:author="peng" w:date="2015-01-22T13:50:00Z">
              <w:r w:rsidR="00AF2197" w:rsidDel="001D0125">
                <w:delText xml:space="preserve"> : [</w:delText>
              </w:r>
            </w:del>
            <w:customXmlDelRangeStart w:id="8014" w:author="peng" w:date="2015-01-22T13:50:00Z"/>
            <w:sdt>
              <w:sdtPr>
                <w:rPr>
                  <w:b/>
                  <w:i w:val="0"/>
                </w:rPr>
                <w:alias w:val="AssociationEnd ATTRIBUTE MultiplicityMin"/>
                <w:tag w:val="28c4ffde-4f11-49c5-804f-9a61039cded6"/>
                <w:id w:val="239832270"/>
                <w:dataBinding w:xpath="/elements/element[@objid='28c4ffde-4f11-49c5-804f-9a61039cded6']/content[@alias='AssociationEnd ATTRIBUTE MultiplicityMin']" w:storeItemID="{D35B6978-45B9-4860-8E6E-EDB6F017D2CB}"/>
                <w:text w:multiLine="1"/>
              </w:sdtPr>
              <w:sdtEndPr/>
              <w:sdtContent>
                <w:customXmlDelRangeEnd w:id="8014"/>
                <w:del w:id="8015" w:author="peng" w:date="2015-01-22T13:50:00Z">
                  <w:r w:rsidR="00AF2197" w:rsidDel="001D0125">
                    <w:delText>0</w:delText>
                  </w:r>
                </w:del>
                <w:customXmlDelRangeStart w:id="8016" w:author="peng" w:date="2015-01-22T13:50:00Z"/>
              </w:sdtContent>
            </w:sdt>
            <w:customXmlDelRangeEnd w:id="8016"/>
            <w:del w:id="8017" w:author="peng" w:date="2015-01-22T13:50:00Z">
              <w:r w:rsidR="00AF2197" w:rsidDel="001D0125">
                <w:delText>..</w:delText>
              </w:r>
            </w:del>
            <w:customXmlDelRangeStart w:id="8018" w:author="peng" w:date="2015-01-22T13:50:00Z"/>
            <w:sdt>
              <w:sdtPr>
                <w:rPr>
                  <w:b/>
                  <w:i w:val="0"/>
                </w:rPr>
                <w:alias w:val="AssociationEnd ATTRIBUTE MultiplicityMax"/>
                <w:tag w:val="28c4ffde-4f11-49c5-804f-9a61039cded6"/>
                <w:id w:val="495924530"/>
                <w:dataBinding w:xpath="/elements/element[@objid='28c4ffde-4f11-49c5-804f-9a61039cded6']/content[@alias='AssociationEnd ATTRIBUTE MultiplicityMax']" w:storeItemID="{D35B6978-45B9-4860-8E6E-EDB6F017D2CB}"/>
                <w:text w:multiLine="1"/>
              </w:sdtPr>
              <w:sdtEndPr/>
              <w:sdtContent>
                <w:customXmlDelRangeEnd w:id="8018"/>
                <w:del w:id="8019" w:author="peng" w:date="2015-01-22T13:50:00Z">
                  <w:r w:rsidR="00AF2197" w:rsidDel="001D0125">
                    <w:delText>*</w:delText>
                  </w:r>
                </w:del>
                <w:customXmlDelRangeStart w:id="8020" w:author="peng" w:date="2015-01-22T13:50:00Z"/>
              </w:sdtContent>
            </w:sdt>
            <w:customXmlDelRangeEnd w:id="8020"/>
            <w:del w:id="8021" w:author="peng" w:date="2015-01-22T13:50:00Z">
              <w:r w:rsidR="00AF2197" w:rsidDel="001D0125">
                <w:delText xml:space="preserve">] </w:delText>
              </w:r>
              <w:r w:rsidR="005F08CA" w:rsidDel="001D0125">
                <w:rPr>
                  <w:color w:val="auto"/>
                </w:rPr>
                <w:fldChar w:fldCharType="begin"/>
              </w:r>
              <w:r w:rsidR="005F08CA" w:rsidDel="001D0125">
                <w:delInstrText xml:space="preserve"> HYPERLINK \l "_61261918-d6ad-4d4d-a19f-e6c7088f5dd6" \h </w:delInstrText>
              </w:r>
              <w:r w:rsidR="005F08CA" w:rsidDel="001D0125">
                <w:rPr>
                  <w:color w:val="auto"/>
                </w:rPr>
                <w:fldChar w:fldCharType="separate"/>
              </w:r>
              <w:r w:rsidR="00AF2197" w:rsidDel="001D0125">
                <w:rPr>
                  <w:rStyle w:val="af2"/>
                </w:rPr>
                <w:delText>DecisionTree</w:delText>
              </w:r>
              <w:r w:rsidR="005F08CA" w:rsidDel="001D0125">
                <w:rPr>
                  <w:rStyle w:val="af2"/>
                  <w:b/>
                  <w:i w:val="0"/>
                </w:rPr>
                <w:fldChar w:fldCharType="end"/>
              </w:r>
            </w:del>
          </w:p>
        </w:tc>
        <w:tc>
          <w:tcPr>
            <w:tcW w:w="0" w:type="auto"/>
          </w:tcPr>
          <w:p w14:paraId="3F833A6F"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8022" w:author="peng" w:date="2015-01-22T13:50:00Z"/>
              </w:rPr>
              <w:pPrChange w:id="8023"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8024" w:author="peng" w:date="2015-01-22T13:50:00Z"/>
            <w:sdt>
              <w:sdtPr>
                <w:rPr>
                  <w:b w:val="0"/>
                  <w:i w:val="0"/>
                </w:rPr>
                <w:alias w:val="AssociationEnd NOTE description 0"/>
                <w:tag w:val="28c4ffde-4f11-49c5-804f-9a61039cded6"/>
                <w:id w:val="183408560"/>
                <w:dataBinding w:xpath="/elements/element[@objid='28c4ffde-4f11-49c5-804f-9a61039cded6']/content[@alias='AssociationEnd NOTE description 0']" w:storeItemID="{D35B6978-45B9-4860-8E6E-EDB6F017D2CB}"/>
                <w:text w:multiLine="1"/>
              </w:sdtPr>
              <w:sdtEndPr/>
              <w:sdtContent>
                <w:customXmlDelRangeEnd w:id="8024"/>
                <w:del w:id="8025" w:author="peng" w:date="2015-01-22T13:50:00Z">
                  <w:r w:rsidR="00AF2197" w:rsidDel="001D0125">
                    <w:delText>decision trees of this random forest</w:delText>
                  </w:r>
                </w:del>
                <w:customXmlDelRangeStart w:id="8026" w:author="peng" w:date="2015-01-22T13:50:00Z"/>
              </w:sdtContent>
            </w:sdt>
            <w:customXmlDelRangeEnd w:id="8026"/>
          </w:p>
        </w:tc>
      </w:tr>
    </w:tbl>
    <w:p w14:paraId="596DC58D" w14:textId="77777777" w:rsidR="0065251F" w:rsidDel="001D0125" w:rsidRDefault="00AF2197">
      <w:pPr>
        <w:pStyle w:val="af4"/>
        <w:rPr>
          <w:del w:id="8027" w:author="peng" w:date="2015-01-22T13:50:00Z"/>
        </w:rPr>
        <w:pPrChange w:id="8028" w:author="peng" w:date="2015-01-26T02:41:00Z">
          <w:pPr>
            <w:pStyle w:val="1"/>
            <w:pageBreakBefore/>
          </w:pPr>
        </w:pPrChange>
      </w:pPr>
      <w:del w:id="8029"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20</w:delText>
        </w:r>
        <w:r w:rsidR="00C44C9A" w:rsidDel="001D0125">
          <w:fldChar w:fldCharType="end"/>
        </w:r>
        <w:r w:rsidDel="001D0125">
          <w:delText> Associations of Class "RandomForest"</w:delText>
        </w:r>
      </w:del>
    </w:p>
    <w:p w14:paraId="63409D98" w14:textId="77777777" w:rsidR="002A635A" w:rsidDel="001D0125" w:rsidRDefault="002A635A">
      <w:pPr>
        <w:pStyle w:val="af4"/>
        <w:rPr>
          <w:del w:id="8030" w:author="peng" w:date="2015-01-22T13:50:00Z"/>
        </w:rPr>
        <w:pPrChange w:id="8031" w:author="peng" w:date="2015-01-26T02:41:00Z">
          <w:pPr>
            <w:pStyle w:val="1"/>
            <w:pageBreakBefore/>
          </w:pPr>
        </w:pPrChange>
      </w:pPr>
    </w:p>
    <w:p w14:paraId="40EAB539" w14:textId="77777777" w:rsidR="002A635A" w:rsidDel="001D0125" w:rsidRDefault="002A635A">
      <w:pPr>
        <w:pStyle w:val="af4"/>
        <w:rPr>
          <w:del w:id="8032" w:author="peng" w:date="2015-01-22T13:50:00Z"/>
        </w:rPr>
        <w:pPrChange w:id="8033" w:author="peng" w:date="2015-01-26T02:41:00Z">
          <w:pPr>
            <w:pStyle w:val="1"/>
            <w:pageBreakBefore/>
          </w:pPr>
        </w:pPrChange>
      </w:pPr>
    </w:p>
    <w:p w14:paraId="07371FDB" w14:textId="77777777" w:rsidR="002A635A" w:rsidDel="001D0125" w:rsidRDefault="002A635A">
      <w:pPr>
        <w:pStyle w:val="af4"/>
        <w:rPr>
          <w:del w:id="8034" w:author="peng" w:date="2015-01-22T13:50:00Z"/>
        </w:rPr>
        <w:pPrChange w:id="8035" w:author="peng" w:date="2015-01-26T02:41:00Z">
          <w:pPr>
            <w:pStyle w:val="1"/>
            <w:pageBreakBefore/>
          </w:pPr>
        </w:pPrChange>
      </w:pPr>
    </w:p>
    <w:p w14:paraId="68CDC75C" w14:textId="77777777" w:rsidR="002A635A" w:rsidDel="001D0125" w:rsidRDefault="002A635A">
      <w:pPr>
        <w:pStyle w:val="af4"/>
        <w:rPr>
          <w:del w:id="8036" w:author="peng" w:date="2015-01-22T13:50:00Z"/>
        </w:rPr>
        <w:pPrChange w:id="8037" w:author="peng" w:date="2015-01-26T02:41:00Z">
          <w:pPr>
            <w:pStyle w:val="1"/>
            <w:pageBreakBefore/>
          </w:pPr>
        </w:pPrChange>
      </w:pPr>
    </w:p>
    <w:p w14:paraId="3965F41B" w14:textId="77777777" w:rsidR="002A635A" w:rsidDel="001D0125" w:rsidRDefault="002A635A">
      <w:pPr>
        <w:pStyle w:val="af4"/>
        <w:rPr>
          <w:del w:id="8038" w:author="peng" w:date="2015-01-22T13:50:00Z"/>
        </w:rPr>
        <w:pPrChange w:id="8039" w:author="peng" w:date="2015-01-26T02:41:00Z">
          <w:pPr>
            <w:pStyle w:val="1"/>
            <w:pageBreakBefore/>
          </w:pPr>
        </w:pPrChange>
      </w:pPr>
    </w:p>
    <w:p w14:paraId="175287ED" w14:textId="77777777" w:rsidR="002A635A" w:rsidDel="001D0125" w:rsidRDefault="002A635A">
      <w:pPr>
        <w:pStyle w:val="af4"/>
        <w:rPr>
          <w:del w:id="8040" w:author="peng" w:date="2015-01-22T13:50:00Z"/>
        </w:rPr>
        <w:pPrChange w:id="8041" w:author="peng" w:date="2015-01-26T02:41:00Z">
          <w:pPr>
            <w:pStyle w:val="1"/>
            <w:pageBreakBefore/>
          </w:pPr>
        </w:pPrChange>
      </w:pPr>
    </w:p>
    <w:p w14:paraId="543559F3" w14:textId="77777777" w:rsidR="002A635A" w:rsidDel="001D0125" w:rsidRDefault="002A635A">
      <w:pPr>
        <w:pStyle w:val="af4"/>
        <w:rPr>
          <w:del w:id="8042" w:author="peng" w:date="2015-01-22T13:50:00Z"/>
        </w:rPr>
        <w:pPrChange w:id="8043" w:author="peng" w:date="2015-01-26T02:41:00Z">
          <w:pPr>
            <w:pStyle w:val="1"/>
            <w:pageBreakBefore/>
          </w:pPr>
        </w:pPrChange>
      </w:pPr>
    </w:p>
    <w:p w14:paraId="1DC8AABA" w14:textId="77777777" w:rsidR="002A635A" w:rsidDel="001D0125" w:rsidRDefault="002A635A">
      <w:pPr>
        <w:pStyle w:val="af4"/>
        <w:rPr>
          <w:del w:id="8044" w:author="peng" w:date="2015-01-22T13:50:00Z"/>
        </w:rPr>
        <w:pPrChange w:id="8045" w:author="peng" w:date="2015-01-26T02:41:00Z">
          <w:pPr>
            <w:pStyle w:val="1"/>
            <w:pageBreakBefore/>
          </w:pPr>
        </w:pPrChange>
      </w:pPr>
    </w:p>
    <w:p w14:paraId="364A672E" w14:textId="77777777" w:rsidR="002A635A" w:rsidRPr="002A635A" w:rsidDel="001D0125" w:rsidRDefault="002A635A">
      <w:pPr>
        <w:pStyle w:val="af4"/>
        <w:rPr>
          <w:del w:id="8046" w:author="peng" w:date="2015-01-22T13:50:00Z"/>
        </w:rPr>
        <w:pPrChange w:id="8047" w:author="peng" w:date="2015-01-26T02:41:00Z">
          <w:pPr>
            <w:pStyle w:val="1"/>
            <w:pageBreakBefore/>
          </w:pPr>
        </w:pPrChange>
      </w:pPr>
    </w:p>
    <w:p w14:paraId="5F651FBC" w14:textId="77777777" w:rsidR="0065251F" w:rsidDel="001D0125" w:rsidRDefault="00AF2197">
      <w:pPr>
        <w:pStyle w:val="af4"/>
        <w:rPr>
          <w:del w:id="8048" w:author="peng" w:date="2015-01-22T13:50:00Z"/>
        </w:rPr>
        <w:pPrChange w:id="8049" w:author="peng" w:date="2015-01-26T02:41:00Z">
          <w:pPr>
            <w:pStyle w:val="1"/>
            <w:pageBreakBefore/>
          </w:pPr>
        </w:pPrChange>
      </w:pPr>
      <w:bookmarkStart w:id="8050" w:name="_f13ea57b-2648-48bf-8e5e-b1319a05eaba"/>
      <w:del w:id="8051" w:author="peng" w:date="2015-01-22T13:50:00Z">
        <w:r w:rsidDel="001D0125">
          <w:delText>Class "</w:delText>
        </w:r>
      </w:del>
      <w:customXmlDelRangeStart w:id="8052" w:author="peng" w:date="2015-01-22T13:50:00Z"/>
      <w:sdt>
        <w:sdtPr>
          <w:rPr>
            <w:bCs/>
            <w:i w:val="0"/>
            <w:sz w:val="26"/>
            <w:szCs w:val="26"/>
          </w:rPr>
          <w:alias w:val="Class ATTRIBUTE Name"/>
          <w:tag w:val="f13ea57b-2648-48bf-8e5e-b1319a05eaba"/>
          <w:id w:val="-1655058210"/>
          <w:dataBinding w:xpath="/elements/element[@objid='f13ea57b-2648-48bf-8e5e-b1319a05eaba']/content[@alias='Class ATTRIBUTE Name']" w:storeItemID="{D35B6978-45B9-4860-8E6E-EDB6F017D2CB}"/>
          <w:text w:multiLine="1"/>
        </w:sdtPr>
        <w:sdtEndPr/>
        <w:sdtContent>
          <w:customXmlDelRangeEnd w:id="8052"/>
          <w:del w:id="8053" w:author="peng" w:date="2015-01-22T13:50:00Z">
            <w:r w:rsidDel="001D0125">
              <w:delText>RandomForestLearner</w:delText>
            </w:r>
          </w:del>
          <w:customXmlDelRangeStart w:id="8054" w:author="peng" w:date="2015-01-22T13:50:00Z"/>
        </w:sdtContent>
      </w:sdt>
      <w:customXmlDelRangeEnd w:id="8054"/>
      <w:del w:id="8055" w:author="peng" w:date="2015-01-22T13:50:00Z">
        <w:r w:rsidDel="001D0125">
          <w:delText>"</w:delText>
        </w:r>
        <w:bookmarkEnd w:id="8050"/>
      </w:del>
    </w:p>
    <w:p w14:paraId="457F48D6" w14:textId="77777777" w:rsidR="0065251F" w:rsidDel="001D0125" w:rsidRDefault="00AF2197">
      <w:pPr>
        <w:pStyle w:val="af4"/>
        <w:rPr>
          <w:del w:id="8056" w:author="peng" w:date="2015-01-22T13:50:00Z"/>
          <w:rStyle w:val="ae"/>
          <w:b w:val="0"/>
          <w:bCs/>
        </w:rPr>
        <w:pPrChange w:id="8057" w:author="peng" w:date="2015-01-26T02:41:00Z">
          <w:pPr>
            <w:pStyle w:val="1"/>
            <w:pageBreakBefore/>
          </w:pPr>
        </w:pPrChange>
      </w:pPr>
      <w:del w:id="8058" w:author="peng" w:date="2015-01-22T13:50:00Z">
        <w:r w:rsidDel="001D0125">
          <w:rPr>
            <w:rStyle w:val="ae"/>
          </w:rPr>
          <w:delText xml:space="preserve">from Package </w:delText>
        </w:r>
      </w:del>
      <w:customXmlDelRangeStart w:id="8059" w:author="peng" w:date="2015-01-22T13:50:00Z"/>
      <w:sdt>
        <w:sdtPr>
          <w:rPr>
            <w:rStyle w:val="ae"/>
            <w:b w:val="0"/>
            <w:iCs w:val="0"/>
            <w:spacing w:val="15"/>
          </w:rPr>
          <w:alias w:val="Package ATTRIBUTE Name"/>
          <w:tag w:val="3dcb2c09-2a32-475f-982a-7933da523875"/>
          <w:id w:val="1040706345"/>
          <w:dataBinding w:xpath="/elements/element[@objid='3dcb2c09-2a32-475f-982a-7933da523875']/content[@alias='Package ATTRIBUTE Name']" w:storeItemID="{D35B6978-45B9-4860-8E6E-EDB6F017D2CB}"/>
          <w:text w:multiLine="1"/>
        </w:sdtPr>
        <w:sdtEndPr>
          <w:rPr>
            <w:rStyle w:val="ae"/>
          </w:rPr>
        </w:sdtEndPr>
        <w:sdtContent>
          <w:customXmlDelRangeEnd w:id="8059"/>
          <w:del w:id="8060" w:author="peng" w:date="2015-01-22T13:50:00Z">
            <w:r w:rsidDel="001D0125">
              <w:rPr>
                <w:rStyle w:val="ae"/>
              </w:rPr>
              <w:delText>gforge</w:delText>
            </w:r>
          </w:del>
          <w:customXmlDelRangeStart w:id="8061" w:author="peng" w:date="2015-01-22T13:50:00Z"/>
        </w:sdtContent>
      </w:sdt>
      <w:customXmlDelRangeEnd w:id="8061"/>
      <w:del w:id="8062" w:author="peng" w:date="2015-01-22T13:50:00Z">
        <w:r w:rsidDel="001D0125">
          <w:rPr>
            <w:rStyle w:val="ae"/>
          </w:rPr>
          <w:delText>.</w:delText>
        </w:r>
      </w:del>
      <w:customXmlDelRangeStart w:id="8063" w:author="peng" w:date="2015-01-22T13:50:00Z"/>
      <w:sdt>
        <w:sdtPr>
          <w:rPr>
            <w:rStyle w:val="ae"/>
            <w:b w:val="0"/>
            <w:iCs w:val="0"/>
            <w:spacing w:val="15"/>
          </w:rPr>
          <w:alias w:val="Package ATTRIBUTE Name"/>
          <w:tag w:val="3c0eec90-a163-4364-8ec1-855c885b184b"/>
          <w:id w:val="-27565441"/>
          <w:dataBinding w:xpath="/elements/element[@objid='3c0eec90-a163-4364-8ec1-855c885b184b']/content[@alias='Package ATTRIBUTE Name']" w:storeItemID="{D35B6978-45B9-4860-8E6E-EDB6F017D2CB}"/>
          <w:text w:multiLine="1"/>
        </w:sdtPr>
        <w:sdtEndPr>
          <w:rPr>
            <w:rStyle w:val="ae"/>
          </w:rPr>
        </w:sdtEndPr>
        <w:sdtContent>
          <w:customXmlDelRangeEnd w:id="8063"/>
          <w:del w:id="8064" w:author="peng" w:date="2015-01-22T13:50:00Z">
            <w:r w:rsidDel="001D0125">
              <w:rPr>
                <w:rStyle w:val="ae"/>
              </w:rPr>
              <w:delText>RandomForestHOG</w:delText>
            </w:r>
          </w:del>
          <w:customXmlDelRangeStart w:id="8065" w:author="peng" w:date="2015-01-22T13:50:00Z"/>
        </w:sdtContent>
      </w:sdt>
      <w:customXmlDelRangeEnd w:id="8065"/>
      <w:del w:id="8066" w:author="peng" w:date="2015-01-22T13:50:00Z">
        <w:r w:rsidDel="001D0125">
          <w:rPr>
            <w:rStyle w:val="ae"/>
          </w:rPr>
          <w:delText>.</w:delText>
        </w:r>
        <w:r w:rsidR="00C44C9A" w:rsidDel="001D0125">
          <w:rPr>
            <w:b w:val="0"/>
            <w:iCs/>
            <w:spacing w:val="15"/>
            <w:sz w:val="24"/>
            <w:szCs w:val="24"/>
          </w:rPr>
          <w:fldChar w:fldCharType="begin"/>
        </w:r>
        <w:r w:rsidR="005F1E5A" w:rsidDel="001D0125">
          <w:delInstrText>HYPERLINK \l "_ffda6e8b-f5ec-48e6-9347-56af0b87eb91" \h</w:delInstrText>
        </w:r>
        <w:r w:rsidR="00C44C9A" w:rsidDel="001D0125">
          <w:rPr>
            <w:b w:val="0"/>
            <w:iCs/>
            <w:spacing w:val="15"/>
            <w:sz w:val="24"/>
            <w:szCs w:val="24"/>
          </w:rPr>
          <w:fldChar w:fldCharType="separate"/>
        </w:r>
        <w:r w:rsidDel="001D0125">
          <w:rPr>
            <w:rStyle w:val="af2"/>
          </w:rPr>
          <w:delText>RandomForest</w:delText>
        </w:r>
        <w:r w:rsidR="00C44C9A" w:rsidDel="001D0125">
          <w:rPr>
            <w:b w:val="0"/>
            <w:iCs/>
            <w:spacing w:val="15"/>
            <w:sz w:val="24"/>
            <w:szCs w:val="24"/>
          </w:rPr>
          <w:fldChar w:fldCharType="end"/>
        </w:r>
      </w:del>
    </w:p>
    <w:p w14:paraId="3F1A15E8" w14:textId="77777777" w:rsidR="0065251F" w:rsidDel="001D0125" w:rsidRDefault="00AF2197">
      <w:pPr>
        <w:pStyle w:val="af4"/>
        <w:rPr>
          <w:del w:id="8067" w:author="peng" w:date="2015-01-22T13:50:00Z"/>
        </w:rPr>
        <w:pPrChange w:id="8068" w:author="peng" w:date="2015-01-26T02:41:00Z">
          <w:pPr>
            <w:pStyle w:val="1"/>
            <w:pageBreakBefore/>
          </w:pPr>
        </w:pPrChange>
      </w:pPr>
      <w:del w:id="8069" w:author="peng" w:date="2015-01-22T13:50:00Z">
        <w:r w:rsidDel="001D0125">
          <w:delText xml:space="preserve">Inherits from: </w:delText>
        </w:r>
        <w:r w:rsidR="005F08CA" w:rsidDel="001D0125">
          <w:rPr>
            <w:color w:val="auto"/>
          </w:rPr>
          <w:fldChar w:fldCharType="begin"/>
        </w:r>
        <w:r w:rsidR="005F08CA" w:rsidDel="001D0125">
          <w:delInstrText xml:space="preserve"> HYPERLINK \l "_dfcd2812-c9b4-4b70-815a-48bf499a7e61" \h </w:delInstrText>
        </w:r>
        <w:r w:rsidR="005F08CA" w:rsidDel="001D0125">
          <w:rPr>
            <w:color w:val="auto"/>
          </w:rPr>
          <w:fldChar w:fldCharType="separate"/>
        </w:r>
        <w:r w:rsidDel="001D0125">
          <w:rPr>
            <w:rStyle w:val="af2"/>
          </w:rPr>
          <w:delText>Learner</w:delText>
        </w:r>
        <w:r w:rsidR="005F08CA" w:rsidDel="001D0125">
          <w:rPr>
            <w:rStyle w:val="af2"/>
            <w:b w:val="0"/>
            <w:i w:val="0"/>
          </w:rPr>
          <w:fldChar w:fldCharType="end"/>
        </w:r>
      </w:del>
    </w:p>
    <w:p w14:paraId="66C728CA" w14:textId="77777777" w:rsidR="0065251F" w:rsidDel="001D0125" w:rsidRDefault="007D1D13">
      <w:pPr>
        <w:pStyle w:val="af4"/>
        <w:rPr>
          <w:del w:id="8070" w:author="peng" w:date="2015-01-22T13:50:00Z"/>
        </w:rPr>
        <w:pPrChange w:id="8071" w:author="peng" w:date="2015-01-26T02:41:00Z">
          <w:pPr>
            <w:pStyle w:val="1"/>
            <w:pageBreakBefore/>
          </w:pPr>
        </w:pPrChange>
      </w:pPr>
      <w:customXmlDelRangeStart w:id="8072" w:author="peng" w:date="2015-01-22T13:50:00Z"/>
      <w:sdt>
        <w:sdtPr>
          <w:rPr>
            <w:b w:val="0"/>
            <w:i w:val="0"/>
          </w:rPr>
          <w:alias w:val="Class NOTE description 0"/>
          <w:tag w:val="f13ea57b-2648-48bf-8e5e-b1319a05eaba"/>
          <w:id w:val="-5447037"/>
          <w:dataBinding w:xpath="/elements/element[@objid='f13ea57b-2648-48bf-8e5e-b1319a05eaba']/content[@alias='Class NOTE description 0']" w:storeItemID="{D35B6978-45B9-4860-8E6E-EDB6F017D2CB}"/>
          <w:text w:multiLine="1"/>
        </w:sdtPr>
        <w:sdtEndPr/>
        <w:sdtContent>
          <w:customXmlDelRangeEnd w:id="8072"/>
          <w:del w:id="8073" w:author="peng" w:date="2015-01-22T13:50:00Z">
            <w:r w:rsidR="00AF2197" w:rsidDel="001D0125">
              <w:delText xml:space="preserve">This class implements the learning algorithm of random forest inheriting from learner </w:delText>
            </w:r>
          </w:del>
          <w:customXmlDelRangeStart w:id="8074" w:author="peng" w:date="2015-01-22T13:50:00Z"/>
        </w:sdtContent>
      </w:sdt>
      <w:customXmlDelRangeEnd w:id="8074"/>
    </w:p>
    <w:p w14:paraId="0174C07A" w14:textId="77777777" w:rsidR="0065251F" w:rsidDel="001D0125" w:rsidRDefault="0065251F">
      <w:pPr>
        <w:pStyle w:val="af4"/>
        <w:rPr>
          <w:del w:id="8075" w:author="peng" w:date="2015-01-22T13:50:00Z"/>
        </w:rPr>
        <w:pPrChange w:id="8076" w:author="peng" w:date="2015-01-26T02:41:00Z">
          <w:pPr>
            <w:pStyle w:val="1"/>
            <w:pageBreakBefore/>
          </w:pPr>
        </w:pPrChange>
      </w:pPr>
    </w:p>
    <w:p w14:paraId="7708BBCB" w14:textId="77777777" w:rsidR="0065251F" w:rsidDel="001D0125" w:rsidRDefault="00AF2197">
      <w:pPr>
        <w:pStyle w:val="af4"/>
        <w:rPr>
          <w:del w:id="8077" w:author="peng" w:date="2015-01-22T13:50:00Z"/>
          <w:lang w:eastAsia="zh-TW"/>
        </w:rPr>
        <w:pPrChange w:id="8078" w:author="peng" w:date="2015-01-26T02:41:00Z">
          <w:pPr>
            <w:pStyle w:val="1"/>
            <w:pageBreakBefore/>
          </w:pPr>
        </w:pPrChange>
      </w:pPr>
      <w:del w:id="8079"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12</w:delText>
        </w:r>
        <w:r w:rsidR="00C44C9A" w:rsidDel="001D0125">
          <w:fldChar w:fldCharType="end"/>
        </w:r>
        <w:r w:rsidR="005008AD" w:rsidDel="001D0125">
          <w:delText> RandomForestLearner</w:delText>
        </w:r>
      </w:del>
    </w:p>
    <w:p w14:paraId="251952C9" w14:textId="77777777" w:rsidR="0065251F" w:rsidDel="001D0125" w:rsidRDefault="00F9361D">
      <w:pPr>
        <w:pStyle w:val="af4"/>
        <w:rPr>
          <w:del w:id="8080" w:author="peng" w:date="2015-01-22T13:50:00Z"/>
        </w:rPr>
        <w:pPrChange w:id="8081" w:author="peng" w:date="2015-01-26T02:41:00Z">
          <w:pPr>
            <w:pStyle w:val="1"/>
            <w:pageBreakBefore/>
          </w:pPr>
        </w:pPrChange>
      </w:pPr>
      <w:del w:id="8082" w:author="peng" w:date="2015-01-22T13:50:00Z">
        <w:r w:rsidDel="001D0125">
          <w:rPr>
            <w:b w:val="0"/>
            <w:i w:val="0"/>
            <w:noProof/>
            <w:lang w:eastAsia="zh-TW"/>
          </w:rPr>
          <w:drawing>
            <wp:inline distT="0" distB="0" distL="0" distR="0" wp14:anchorId="69CDC98E" wp14:editId="16BA387C">
              <wp:extent cx="3761105" cy="322643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66142182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1105" cy="3226435"/>
                      </a:xfrm>
                      <a:prstGeom prst="rect">
                        <a:avLst/>
                      </a:prstGeom>
                      <a:noFill/>
                      <a:ln>
                        <a:noFill/>
                      </a:ln>
                    </pic:spPr>
                  </pic:pic>
                </a:graphicData>
              </a:graphic>
            </wp:inline>
          </w:drawing>
        </w:r>
      </w:del>
    </w:p>
    <w:p w14:paraId="5789A795" w14:textId="77777777" w:rsidR="002A635A" w:rsidDel="001D0125" w:rsidRDefault="002A635A">
      <w:pPr>
        <w:pStyle w:val="af4"/>
        <w:rPr>
          <w:del w:id="8083" w:author="peng" w:date="2015-01-22T13:50:00Z"/>
        </w:rPr>
        <w:pPrChange w:id="8084" w:author="peng" w:date="2015-01-26T02:41:00Z">
          <w:pPr>
            <w:pStyle w:val="1"/>
            <w:pageBreakBefore/>
          </w:pPr>
        </w:pPrChange>
      </w:pPr>
    </w:p>
    <w:p w14:paraId="56EEF2AB" w14:textId="77777777" w:rsidR="002A635A" w:rsidDel="001D0125" w:rsidRDefault="002A635A">
      <w:pPr>
        <w:pStyle w:val="af4"/>
        <w:rPr>
          <w:del w:id="8085" w:author="peng" w:date="2015-01-22T13:50:00Z"/>
        </w:rPr>
        <w:pPrChange w:id="8086" w:author="peng" w:date="2015-01-26T02:41:00Z">
          <w:pPr>
            <w:pStyle w:val="1"/>
            <w:pageBreakBefore/>
          </w:pPr>
        </w:pPrChange>
      </w:pPr>
    </w:p>
    <w:p w14:paraId="27E06769" w14:textId="77777777" w:rsidR="002A635A" w:rsidDel="001D0125" w:rsidRDefault="002A635A">
      <w:pPr>
        <w:pStyle w:val="af4"/>
        <w:rPr>
          <w:del w:id="8087" w:author="peng" w:date="2015-01-22T13:50:00Z"/>
        </w:rPr>
        <w:pPrChange w:id="8088" w:author="peng" w:date="2015-01-26T02:41:00Z">
          <w:pPr>
            <w:pStyle w:val="1"/>
            <w:pageBreakBefore/>
          </w:pPr>
        </w:pPrChange>
      </w:pPr>
    </w:p>
    <w:p w14:paraId="66EBE017" w14:textId="77777777" w:rsidR="002A635A" w:rsidDel="001D0125" w:rsidRDefault="002A635A">
      <w:pPr>
        <w:pStyle w:val="af4"/>
        <w:rPr>
          <w:del w:id="8089" w:author="peng" w:date="2015-01-22T13:50:00Z"/>
        </w:rPr>
        <w:pPrChange w:id="8090" w:author="peng" w:date="2015-01-26T02:41:00Z">
          <w:pPr>
            <w:pStyle w:val="1"/>
            <w:pageBreakBefore/>
          </w:pPr>
        </w:pPrChange>
      </w:pPr>
    </w:p>
    <w:p w14:paraId="0200ADFF" w14:textId="77777777" w:rsidR="002A635A" w:rsidDel="001D0125" w:rsidRDefault="002A635A">
      <w:pPr>
        <w:pStyle w:val="af4"/>
        <w:rPr>
          <w:del w:id="8091" w:author="peng" w:date="2015-01-22T13:50:00Z"/>
        </w:rPr>
        <w:pPrChange w:id="8092" w:author="peng" w:date="2015-01-26T02:41:00Z">
          <w:pPr>
            <w:pStyle w:val="1"/>
            <w:pageBreakBefore/>
          </w:pPr>
        </w:pPrChange>
      </w:pPr>
    </w:p>
    <w:p w14:paraId="6F1FC8BB" w14:textId="77777777" w:rsidR="00F9361D" w:rsidDel="001D0125" w:rsidRDefault="00F9361D">
      <w:pPr>
        <w:pStyle w:val="af4"/>
        <w:rPr>
          <w:del w:id="8093" w:author="peng" w:date="2015-01-22T13:50:00Z"/>
        </w:rPr>
        <w:pPrChange w:id="8094" w:author="peng" w:date="2015-01-26T02:41:00Z">
          <w:pPr>
            <w:pStyle w:val="1"/>
            <w:pageBreakBefore/>
          </w:pPr>
        </w:pPrChange>
      </w:pPr>
    </w:p>
    <w:p w14:paraId="31649783" w14:textId="77777777" w:rsidR="00F9361D" w:rsidDel="001D0125" w:rsidRDefault="00F9361D">
      <w:pPr>
        <w:pStyle w:val="af4"/>
        <w:rPr>
          <w:del w:id="8095" w:author="peng" w:date="2015-01-22T13:50:00Z"/>
        </w:rPr>
        <w:pPrChange w:id="8096" w:author="peng" w:date="2015-01-26T02:41:00Z">
          <w:pPr>
            <w:pStyle w:val="1"/>
            <w:pageBreakBefore/>
          </w:pPr>
        </w:pPrChange>
      </w:pPr>
    </w:p>
    <w:p w14:paraId="7B154471" w14:textId="77777777" w:rsidR="002A635A" w:rsidDel="001D0125" w:rsidRDefault="002A635A">
      <w:pPr>
        <w:pStyle w:val="af4"/>
        <w:rPr>
          <w:del w:id="8097" w:author="peng" w:date="2015-01-22T13:50:00Z"/>
        </w:rPr>
        <w:pPrChange w:id="8098" w:author="peng" w:date="2015-01-26T02:41:00Z">
          <w:pPr>
            <w:pStyle w:val="1"/>
            <w:pageBreakBefore/>
          </w:pPr>
        </w:pPrChange>
      </w:pPr>
    </w:p>
    <w:p w14:paraId="79EFAAAB" w14:textId="77777777" w:rsidR="002A635A" w:rsidDel="001D0125" w:rsidRDefault="002A635A">
      <w:pPr>
        <w:pStyle w:val="af4"/>
        <w:rPr>
          <w:del w:id="8099" w:author="peng" w:date="2015-01-22T13:50:00Z"/>
        </w:rPr>
        <w:pPrChange w:id="8100" w:author="peng" w:date="2015-01-26T02:41:00Z">
          <w:pPr>
            <w:pStyle w:val="1"/>
            <w:pageBreakBefore/>
          </w:pPr>
        </w:pPrChange>
      </w:pPr>
    </w:p>
    <w:p w14:paraId="7A7359A1" w14:textId="77777777" w:rsidR="002A635A" w:rsidRPr="002A635A" w:rsidDel="001D0125" w:rsidRDefault="002A635A">
      <w:pPr>
        <w:pStyle w:val="af4"/>
        <w:rPr>
          <w:del w:id="8101" w:author="peng" w:date="2015-01-22T13:50:00Z"/>
        </w:rPr>
        <w:pPrChange w:id="8102" w:author="peng" w:date="2015-01-26T02:41:00Z">
          <w:pPr>
            <w:pStyle w:val="1"/>
            <w:pageBreakBefore/>
          </w:pPr>
        </w:pPrChange>
      </w:pPr>
    </w:p>
    <w:p w14:paraId="36426AE7" w14:textId="77777777" w:rsidR="0065251F" w:rsidDel="001D0125" w:rsidRDefault="00AF2197">
      <w:pPr>
        <w:pStyle w:val="af4"/>
        <w:rPr>
          <w:del w:id="8103" w:author="peng" w:date="2015-01-22T13:50:00Z"/>
        </w:rPr>
        <w:pPrChange w:id="8104" w:author="peng" w:date="2015-01-26T02:41:00Z">
          <w:pPr>
            <w:pStyle w:val="1"/>
            <w:pageBreakBefore/>
          </w:pPr>
        </w:pPrChange>
      </w:pPr>
      <w:del w:id="8105" w:author="peng" w:date="2015-01-22T13:50:00Z">
        <w:r w:rsidDel="001D0125">
          <w:delText>Interaction "</w:delText>
        </w:r>
      </w:del>
      <w:customXmlDelRangeStart w:id="8106" w:author="peng" w:date="2015-01-22T13:50:00Z"/>
      <w:sdt>
        <w:sdtPr>
          <w:rPr>
            <w:b w:val="0"/>
            <w:iCs/>
            <w:spacing w:val="15"/>
            <w:sz w:val="24"/>
            <w:szCs w:val="24"/>
          </w:rPr>
          <w:alias w:val="Interaction ATTRIBUTE Name"/>
          <w:tag w:val="feee6932-b1c0-4cb6-95d5-2da584cfd56a"/>
          <w:id w:val="-345939886"/>
          <w:dataBinding w:xpath="/elements/element[@objid='feee6932-b1c0-4cb6-95d5-2da584cfd56a']/content[@alias='Interaction ATTRIBUTE Name']" w:storeItemID="{D35B6978-45B9-4860-8E6E-EDB6F017D2CB}"/>
          <w:text w:multiLine="1"/>
        </w:sdtPr>
        <w:sdtEndPr/>
        <w:sdtContent>
          <w:customXmlDelRangeEnd w:id="8106"/>
          <w:del w:id="8107" w:author="peng" w:date="2015-01-22T13:50:00Z">
            <w:r w:rsidDel="001D0125">
              <w:delText>R</w:delText>
            </w:r>
            <w:r w:rsidR="005008AD" w:rsidDel="001D0125">
              <w:rPr>
                <w:rFonts w:hint="eastAsia"/>
                <w:lang w:eastAsia="zh-TW"/>
              </w:rPr>
              <w:delText>andom</w:delText>
            </w:r>
            <w:r w:rsidDel="001D0125">
              <w:delText>F</w:delText>
            </w:r>
            <w:r w:rsidR="005008AD" w:rsidDel="001D0125">
              <w:rPr>
                <w:rFonts w:hint="eastAsia"/>
                <w:lang w:eastAsia="zh-TW"/>
              </w:rPr>
              <w:delText>orest</w:delText>
            </w:r>
            <w:r w:rsidDel="001D0125">
              <w:delText>Learner learn</w:delText>
            </w:r>
          </w:del>
          <w:customXmlDelRangeStart w:id="8108" w:author="peng" w:date="2015-01-22T13:50:00Z"/>
        </w:sdtContent>
      </w:sdt>
      <w:customXmlDelRangeEnd w:id="8108"/>
      <w:del w:id="8109" w:author="peng" w:date="2015-01-22T13:50:00Z">
        <w:r w:rsidDel="001D0125">
          <w:delText>"</w:delText>
        </w:r>
      </w:del>
    </w:p>
    <w:p w14:paraId="2D0BEBAC" w14:textId="77777777" w:rsidR="00F9361D" w:rsidDel="001D0125" w:rsidRDefault="00AF2197">
      <w:pPr>
        <w:pStyle w:val="af4"/>
        <w:rPr>
          <w:del w:id="8110" w:author="peng" w:date="2015-01-22T13:50:00Z"/>
        </w:rPr>
        <w:pPrChange w:id="8111" w:author="peng" w:date="2015-01-26T02:41:00Z">
          <w:pPr>
            <w:pStyle w:val="1"/>
            <w:pageBreakBefore/>
          </w:pPr>
        </w:pPrChange>
      </w:pPr>
      <w:del w:id="8112" w:author="peng" w:date="2015-01-22T13:50:00Z">
        <w:r w:rsidDel="001D0125">
          <w:delText>Figure </w:delText>
        </w:r>
        <w:r w:rsidR="00C44C9A" w:rsidDel="001D0125">
          <w:fldChar w:fldCharType="begin"/>
        </w:r>
        <w:r w:rsidDel="001D0125">
          <w:delInstrText>SEQ Figure \* ARABIC</w:delInstrText>
        </w:r>
        <w:r w:rsidR="00C44C9A" w:rsidDel="001D0125">
          <w:fldChar w:fldCharType="separate"/>
        </w:r>
        <w:r w:rsidR="003455EF" w:rsidDel="001D0125">
          <w:rPr>
            <w:noProof/>
          </w:rPr>
          <w:delText>13</w:delText>
        </w:r>
        <w:r w:rsidR="00C44C9A" w:rsidDel="001D0125">
          <w:fldChar w:fldCharType="end"/>
        </w:r>
        <w:r w:rsidDel="001D0125">
          <w:delText> learn</w:delText>
        </w:r>
      </w:del>
    </w:p>
    <w:commentRangeStart w:id="8113"/>
    <w:p w14:paraId="3D5CF176" w14:textId="673A4B7F" w:rsidR="0065251F" w:rsidDel="001D0125" w:rsidRDefault="001D0125">
      <w:pPr>
        <w:pStyle w:val="af4"/>
        <w:rPr>
          <w:del w:id="8114" w:author="peng" w:date="2015-01-22T13:50:00Z"/>
        </w:rPr>
        <w:pPrChange w:id="8115" w:author="peng" w:date="2015-01-26T02:41:00Z">
          <w:pPr>
            <w:pStyle w:val="1"/>
            <w:pageBreakBefore/>
          </w:pPr>
        </w:pPrChange>
      </w:pPr>
      <w:ins w:id="8116" w:author="me" w:date="2014-11-12T15:10:00Z">
        <w:del w:id="8117" w:author="peng" w:date="2015-01-22T13:50:00Z">
          <w:r w:rsidDel="001D0125">
            <w:rPr>
              <w:b w:val="0"/>
              <w:i w:val="0"/>
              <w:noProof/>
              <w:lang w:eastAsia="zh-TW"/>
            </w:rPr>
            <mc:AlternateContent>
              <mc:Choice Requires="wps">
                <w:drawing>
                  <wp:anchor distT="0" distB="0" distL="114300" distR="114300" simplePos="0" relativeHeight="251737088" behindDoc="0" locked="0" layoutInCell="1" allowOverlap="1" wp14:anchorId="2B969D37" wp14:editId="2638AC64">
                    <wp:simplePos x="0" y="0"/>
                    <wp:positionH relativeFrom="column">
                      <wp:posOffset>588645</wp:posOffset>
                    </wp:positionH>
                    <wp:positionV relativeFrom="paragraph">
                      <wp:posOffset>3845560</wp:posOffset>
                    </wp:positionV>
                    <wp:extent cx="3672205" cy="603885"/>
                    <wp:effectExtent l="12065" t="13970" r="11430" b="10795"/>
                    <wp:wrapNone/>
                    <wp:docPr id="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603885"/>
                            </a:xfrm>
                            <a:prstGeom prst="rect">
                              <a:avLst/>
                            </a:prstGeom>
                            <a:solidFill>
                              <a:srgbClr val="FFFFFF"/>
                            </a:solidFill>
                            <a:ln w="9525">
                              <a:solidFill>
                                <a:srgbClr val="000000"/>
                              </a:solidFill>
                              <a:miter lim="800000"/>
                              <a:headEnd/>
                              <a:tailEnd/>
                            </a:ln>
                          </wps:spPr>
                          <wps:txbx>
                            <w:txbxContent>
                              <w:p w14:paraId="674E8C20" w14:textId="77777777" w:rsidR="00420066" w:rsidRPr="009A4122" w:rsidRDefault="00420066">
                                <w:pPr>
                                  <w:rPr>
                                    <w:b/>
                                    <w:sz w:val="20"/>
                                    <w:rPrChange w:id="8118" w:author="me" w:date="2014-11-12T15:12:00Z">
                                      <w:rPr/>
                                    </w:rPrChange>
                                  </w:rPr>
                                </w:pPr>
                                <w:ins w:id="8119" w:author="me" w:date="2014-11-12T15:10:00Z">
                                  <w:r w:rsidRPr="00C44C9A">
                                    <w:rPr>
                                      <w:b/>
                                      <w:sz w:val="20"/>
                                      <w:rPrChange w:id="8120" w:author="me" w:date="2014-11-12T15:12:00Z">
                                        <w:rPr/>
                                      </w:rPrChange>
                                    </w:rPr>
                                    <w:t>NOT AT THE RIGHT MOMENT !!</w:t>
                                  </w:r>
                                </w:ins>
                                <w:ins w:id="8121" w:author="me" w:date="2014-11-12T15:11:00Z">
                                  <w:r w:rsidRPr="00C44C9A">
                                    <w:rPr>
                                      <w:b/>
                                      <w:sz w:val="20"/>
                                      <w:rPrChange w:id="8122" w:author="me" w:date="2014-11-12T15:12:00Z">
                                        <w:rPr/>
                                      </w:rPrChange>
                                    </w:rPr>
                                    <w:br/>
                                    <w:t xml:space="preserve">The attributes random selection should be done ONLY ONCE PER TREE, so called just after </w:t>
                                  </w:r>
                                </w:ins>
                                <w:ins w:id="8123" w:author="me" w:date="2014-11-12T15:12:00Z">
                                  <w:r w:rsidRPr="00C44C9A">
                                    <w:rPr>
                                      <w:b/>
                                      <w:sz w:val="20"/>
                                      <w:rPrChange w:id="8124" w:author="me" w:date="2014-11-12T15:12:00Z">
                                        <w:rPr/>
                                      </w:rPrChange>
                                    </w:rPr>
                                    <w:t xml:space="preserve">the execution of </w:t>
                                  </w:r>
                                </w:ins>
                                <w:ins w:id="8125" w:author="me" w:date="2014-11-12T15:11:00Z">
                                  <w:r w:rsidRPr="00C44C9A">
                                    <w:rPr>
                                      <w:b/>
                                      <w:sz w:val="20"/>
                                      <w:rPrChange w:id="8126" w:author="me" w:date="2014-11-12T15:12:00Z">
                                        <w:rPr/>
                                      </w:rPrChange>
                                    </w:rPr>
                                    <w:t>boot</w:t>
                                  </w:r>
                                </w:ins>
                                <w:ins w:id="8127" w:author="me" w:date="2014-11-12T15:12:00Z">
                                  <w:r w:rsidRPr="00C44C9A">
                                    <w:rPr>
                                      <w:b/>
                                      <w:sz w:val="20"/>
                                      <w:rPrChange w:id="8128" w:author="me" w:date="2014-11-12T15:12:00Z">
                                        <w:rPr/>
                                      </w:rPrChange>
                                    </w:rPr>
                                    <w:t>S</w:t>
                                  </w:r>
                                </w:ins>
                                <w:ins w:id="8129" w:author="me" w:date="2014-11-12T15:11:00Z">
                                  <w:r w:rsidRPr="00C44C9A">
                                    <w:rPr>
                                      <w:b/>
                                      <w:sz w:val="20"/>
                                      <w:rPrChange w:id="8130" w:author="me" w:date="2014-11-12T15:12:00Z">
                                        <w:rPr/>
                                      </w:rPrChange>
                                    </w:rPr>
                                    <w:t>trapSample</w:t>
                                  </w:r>
                                </w:ins>
                                <w:ins w:id="8131" w:author="me" w:date="2014-11-12T15:12:00Z">
                                  <w:r w:rsidRPr="00C44C9A">
                                    <w:rPr>
                                      <w:b/>
                                      <w:sz w:val="20"/>
                                      <w:rPrChange w:id="8132" w:author="me" w:date="2014-11-12T15:12:00Z">
                                        <w:rPr/>
                                      </w:rPrChange>
                                    </w:rPr>
                                    <w:t>()</w:t>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969D37" id="Text Box 25" o:spid="_x0000_s1031" type="#_x0000_t202" style="position:absolute;left:0;text-align:left;margin-left:46.35pt;margin-top:302.8pt;width:289.15pt;height:47.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">
                    <v:textbox>
                      <w:txbxContent>
                        <w:p w14:paraId="674E8C20" w14:textId="77777777" w:rsidR="00420066" w:rsidRPr="009A4122" w:rsidRDefault="00420066">
                          <w:pPr>
                            <w:rPr>
                              <w:b/>
                              <w:sz w:val="20"/>
                              <w:rPrChange w:id="8103" w:author="me" w:date="2014-11-12T15:12:00Z">
                                <w:rPr/>
                              </w:rPrChange>
                            </w:rPr>
                          </w:pPr>
                          <w:ins w:id="8104" w:author="me" w:date="2014-11-12T15:10:00Z">
                            <w:r w:rsidRPr="00C44C9A">
                              <w:rPr>
                                <w:b/>
                                <w:sz w:val="20"/>
                                <w:rPrChange w:id="8105" w:author="me" w:date="2014-11-12T15:12:00Z">
                                  <w:rPr/>
                                </w:rPrChange>
                              </w:rPr>
                              <w:t>NOT AT THE RIGHT MOMENT !!</w:t>
                            </w:r>
                          </w:ins>
                          <w:ins w:id="8106" w:author="me" w:date="2014-11-12T15:11:00Z">
                            <w:r w:rsidRPr="00C44C9A">
                              <w:rPr>
                                <w:b/>
                                <w:sz w:val="20"/>
                                <w:rPrChange w:id="8107" w:author="me" w:date="2014-11-12T15:12:00Z">
                                  <w:rPr/>
                                </w:rPrChange>
                              </w:rPr>
                              <w:br/>
                              <w:t xml:space="preserve">The attributes random selection should be done ONLY ONCE PER TREE, so called just after </w:t>
                            </w:r>
                          </w:ins>
                          <w:ins w:id="8108" w:author="me" w:date="2014-11-12T15:12:00Z">
                            <w:r w:rsidRPr="00C44C9A">
                              <w:rPr>
                                <w:b/>
                                <w:sz w:val="20"/>
                                <w:rPrChange w:id="8109" w:author="me" w:date="2014-11-12T15:12:00Z">
                                  <w:rPr/>
                                </w:rPrChange>
                              </w:rPr>
                              <w:t xml:space="preserve">the execution of </w:t>
                            </w:r>
                          </w:ins>
                          <w:ins w:id="8110" w:author="me" w:date="2014-11-12T15:11:00Z">
                            <w:r w:rsidRPr="00C44C9A">
                              <w:rPr>
                                <w:b/>
                                <w:sz w:val="20"/>
                                <w:rPrChange w:id="8111" w:author="me" w:date="2014-11-12T15:12:00Z">
                                  <w:rPr/>
                                </w:rPrChange>
                              </w:rPr>
                              <w:t>boot</w:t>
                            </w:r>
                          </w:ins>
                          <w:ins w:id="8112" w:author="me" w:date="2014-11-12T15:12:00Z">
                            <w:r w:rsidRPr="00C44C9A">
                              <w:rPr>
                                <w:b/>
                                <w:sz w:val="20"/>
                                <w:rPrChange w:id="8113" w:author="me" w:date="2014-11-12T15:12:00Z">
                                  <w:rPr/>
                                </w:rPrChange>
                              </w:rPr>
                              <w:t>S</w:t>
                            </w:r>
                          </w:ins>
                          <w:ins w:id="8114" w:author="me" w:date="2014-11-12T15:11:00Z">
                            <w:r w:rsidRPr="00C44C9A">
                              <w:rPr>
                                <w:b/>
                                <w:sz w:val="20"/>
                                <w:rPrChange w:id="8115" w:author="me" w:date="2014-11-12T15:12:00Z">
                                  <w:rPr/>
                                </w:rPrChange>
                              </w:rPr>
                              <w:t>trapSample</w:t>
                            </w:r>
                          </w:ins>
                          <w:ins w:id="8116" w:author="me" w:date="2014-11-12T15:12:00Z">
                            <w:r w:rsidRPr="00C44C9A">
                              <w:rPr>
                                <w:b/>
                                <w:sz w:val="20"/>
                                <w:rPrChange w:id="8117" w:author="me" w:date="2014-11-12T15:12:00Z">
                                  <w:rPr/>
                                </w:rPrChange>
                              </w:rPr>
                              <w:t>()</w:t>
                            </w:r>
                          </w:ins>
                        </w:p>
                      </w:txbxContent>
                    </v:textbox>
                  </v:shape>
                </w:pict>
              </mc:Fallback>
            </mc:AlternateContent>
          </w:r>
        </w:del>
      </w:ins>
      <w:ins w:id="8133" w:author="me" w:date="2014-11-12T14:44:00Z">
        <w:del w:id="8134" w:author="peng" w:date="2015-01-22T13:50:00Z">
          <w:r w:rsidDel="001D0125">
            <w:rPr>
              <w:b w:val="0"/>
              <w:i w:val="0"/>
              <w:noProof/>
              <w:lang w:eastAsia="zh-TW"/>
            </w:rPr>
            <mc:AlternateContent>
              <mc:Choice Requires="wps">
                <w:drawing>
                  <wp:anchor distT="0" distB="0" distL="114300" distR="114300" simplePos="0" relativeHeight="251734016" behindDoc="0" locked="0" layoutInCell="1" allowOverlap="1" wp14:anchorId="4C1A1834" wp14:editId="428AA9BD">
                    <wp:simplePos x="0" y="0"/>
                    <wp:positionH relativeFrom="column">
                      <wp:posOffset>1172210</wp:posOffset>
                    </wp:positionH>
                    <wp:positionV relativeFrom="paragraph">
                      <wp:posOffset>1347470</wp:posOffset>
                    </wp:positionV>
                    <wp:extent cx="1148080" cy="195580"/>
                    <wp:effectExtent l="24130" t="20955" r="18415" b="21590"/>
                    <wp:wrapNone/>
                    <wp:docPr id="3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195580"/>
                            </a:xfrm>
                            <a:prstGeom prst="rect">
                              <a:avLst/>
                            </a:prstGeom>
                            <a:noFill/>
                            <a:ln w="317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8F678" id="Rectangle 22" o:spid="_x0000_s1026" style="position:absolute;margin-left:92.3pt;margin-top:106.1pt;width:90.4pt;height:15.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" filled="f" strokecolor="#7030a0" strokeweight="2.5pt"/>
                </w:pict>
              </mc:Fallback>
            </mc:AlternateContent>
          </w:r>
          <w:r w:rsidDel="001D0125">
            <w:rPr>
              <w:b w:val="0"/>
              <w:i w:val="0"/>
              <w:noProof/>
              <w:lang w:eastAsia="zh-TW"/>
            </w:rPr>
            <mc:AlternateContent>
              <mc:Choice Requires="wps">
                <w:drawing>
                  <wp:anchor distT="0" distB="0" distL="114300" distR="114300" simplePos="0" relativeHeight="251735040" behindDoc="0" locked="0" layoutInCell="1" allowOverlap="1" wp14:anchorId="201F58D6" wp14:editId="2132C0F4">
                    <wp:simplePos x="0" y="0"/>
                    <wp:positionH relativeFrom="column">
                      <wp:posOffset>4334510</wp:posOffset>
                    </wp:positionH>
                    <wp:positionV relativeFrom="paragraph">
                      <wp:posOffset>4028440</wp:posOffset>
                    </wp:positionV>
                    <wp:extent cx="1287780" cy="309880"/>
                    <wp:effectExtent l="24130" t="15875" r="21590" b="17145"/>
                    <wp:wrapNone/>
                    <wp:docPr id="3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30988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014B6" id="Rectangle 23" o:spid="_x0000_s1026" style="position:absolute;margin-left:341.3pt;margin-top:317.2pt;width:101.4pt;height:2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" filled="f" strokecolor="red" strokeweight="2.5pt"/>
                </w:pict>
              </mc:Fallback>
            </mc:AlternateContent>
          </w:r>
        </w:del>
      </w:ins>
      <w:del w:id="8135" w:author="peng" w:date="2015-01-22T13:50:00Z">
        <w:r w:rsidR="00365DF4" w:rsidDel="001D0125">
          <w:rPr>
            <w:b w:val="0"/>
            <w:i w:val="0"/>
            <w:noProof/>
            <w:lang w:eastAsia="zh-TW"/>
          </w:rPr>
          <w:drawing>
            <wp:inline distT="0" distB="0" distL="0" distR="0" wp14:anchorId="0D4E5415" wp14:editId="10FC5C95">
              <wp:extent cx="6655316" cy="8203721"/>
              <wp:effectExtent l="0" t="0" r="0" b="6985"/>
              <wp:docPr id="12" name="GDId141539548182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15395481823177"/>
                      <pic:cNvPicPr>
                        <a:picLocks noChangeAspect="1" noChangeArrowheads="1"/>
                      </pic:cNvPicPr>
                    </pic:nvPicPr>
                    <pic:blipFill rotWithShape="1">
                      <a:blip r:embed="rId51">
                        <a:extLst>
                          <a:ext uri="{28A0092B-C50C-407E-A947-70E740481C1C}">
                            <a14:useLocalDpi xmlns:a14="http://schemas.microsoft.com/office/drawing/2010/main" val="0"/>
                          </a:ext>
                        </a:extLst>
                      </a:blip>
                      <a:srcRect b="11011"/>
                      <a:stretch/>
                    </pic:blipFill>
                    <pic:spPr bwMode="auto">
                      <a:xfrm>
                        <a:off x="0" y="0"/>
                        <a:ext cx="6671915" cy="822418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inline>
          </w:drawing>
        </w:r>
        <w:commentRangeEnd w:id="8113"/>
        <w:r w:rsidR="00AB662C" w:rsidDel="001D0125">
          <w:rPr>
            <w:rStyle w:val="afa"/>
          </w:rPr>
          <w:commentReference w:id="8113"/>
        </w:r>
      </w:del>
    </w:p>
    <w:tbl>
      <w:tblPr>
        <w:tblStyle w:val="-1"/>
        <w:tblW w:w="5000" w:type="pct"/>
        <w:jc w:val="both"/>
        <w:tblLook w:val="04A0" w:firstRow="1" w:lastRow="0" w:firstColumn="1" w:lastColumn="0" w:noHBand="0" w:noVBand="1"/>
      </w:tblPr>
      <w:tblGrid>
        <w:gridCol w:w="4131"/>
        <w:gridCol w:w="4921"/>
      </w:tblGrid>
      <w:tr w:rsidR="0065251F" w:rsidDel="001D0125" w14:paraId="23BA1AB6" w14:textId="77777777" w:rsidTr="0065251F">
        <w:trPr>
          <w:cnfStyle w:val="100000000000" w:firstRow="1" w:lastRow="0" w:firstColumn="0" w:lastColumn="0" w:oddVBand="0" w:evenVBand="0" w:oddHBand="0" w:evenHBand="0" w:firstRowFirstColumn="0" w:firstRowLastColumn="0" w:lastRowFirstColumn="0" w:lastRowLastColumn="0"/>
          <w:tblHeader/>
          <w:jc w:val="both"/>
          <w:del w:id="8136"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1A81CC0" w14:textId="77777777" w:rsidR="0065251F" w:rsidDel="001D0125" w:rsidRDefault="00AF2197">
            <w:pPr>
              <w:pStyle w:val="af4"/>
              <w:rPr>
                <w:del w:id="8137" w:author="peng" w:date="2015-01-22T13:50:00Z"/>
              </w:rPr>
              <w:pPrChange w:id="8138" w:author="peng" w:date="2015-01-26T02:41:00Z">
                <w:pPr>
                  <w:pStyle w:val="1"/>
                  <w:pageBreakBefore/>
                  <w:outlineLvl w:val="0"/>
                </w:pPr>
              </w:pPrChange>
            </w:pPr>
            <w:del w:id="8139" w:author="peng" w:date="2015-01-22T13:50:00Z">
              <w:r w:rsidDel="001D0125">
                <w:delText>Name</w:delText>
              </w:r>
            </w:del>
          </w:p>
        </w:tc>
        <w:tc>
          <w:tcPr>
            <w:tcW w:w="0" w:type="auto"/>
          </w:tcPr>
          <w:p w14:paraId="1963C646"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8140" w:author="peng" w:date="2015-01-22T13:50:00Z"/>
              </w:rPr>
              <w:pPrChange w:id="8141"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8142" w:author="peng" w:date="2015-01-22T13:50:00Z">
              <w:r w:rsidDel="001D0125">
                <w:delText>Description</w:delText>
              </w:r>
            </w:del>
          </w:p>
        </w:tc>
      </w:tr>
      <w:tr w:rsidR="0065251F" w:rsidDel="001D0125" w14:paraId="117B8AC8" w14:textId="77777777">
        <w:trPr>
          <w:cnfStyle w:val="000000100000" w:firstRow="0" w:lastRow="0" w:firstColumn="0" w:lastColumn="0" w:oddVBand="0" w:evenVBand="0" w:oddHBand="1" w:evenHBand="0" w:firstRowFirstColumn="0" w:firstRowLastColumn="0" w:lastRowFirstColumn="0" w:lastRowLastColumn="0"/>
          <w:jc w:val="both"/>
          <w:del w:id="814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359F8332" w14:textId="77777777" w:rsidR="0065251F" w:rsidDel="001D0125" w:rsidRDefault="007D1D13">
            <w:pPr>
              <w:pStyle w:val="af4"/>
              <w:rPr>
                <w:del w:id="8144" w:author="peng" w:date="2015-01-22T13:50:00Z"/>
              </w:rPr>
              <w:pPrChange w:id="8145" w:author="peng" w:date="2015-01-26T02:41:00Z">
                <w:pPr>
                  <w:pStyle w:val="1"/>
                  <w:pageBreakBefore/>
                  <w:outlineLvl w:val="0"/>
                </w:pPr>
              </w:pPrChange>
            </w:pPr>
            <w:customXmlDelRangeStart w:id="8146" w:author="peng" w:date="2015-01-22T13:50:00Z"/>
            <w:sdt>
              <w:sdtPr>
                <w:rPr>
                  <w:b/>
                  <w:i w:val="0"/>
                </w:rPr>
                <w:alias w:val="Operation ATTRIBUTE Name"/>
                <w:tag w:val="1eaa0854-8e11-4e6b-8a90-5a8d3e57821e"/>
                <w:id w:val="-1368600730"/>
                <w:dataBinding w:xpath="/elements/element[@objid='1eaa0854-8e11-4e6b-8a90-5a8d3e57821e']/content[@alias='Operation ATTRIBUTE Name']" w:storeItemID="{D35B6978-45B9-4860-8E6E-EDB6F017D2CB}"/>
                <w:text w:multiLine="1"/>
              </w:sdtPr>
              <w:sdtEndPr/>
              <w:sdtContent>
                <w:customXmlDelRangeEnd w:id="8146"/>
                <w:del w:id="8147" w:author="peng" w:date="2015-01-22T13:50:00Z">
                  <w:r w:rsidR="00AF2197" w:rsidDel="001D0125">
                    <w:delText>RandomForestLearner</w:delText>
                  </w:r>
                </w:del>
                <w:customXmlDelRangeStart w:id="8148" w:author="peng" w:date="2015-01-22T13:50:00Z"/>
              </w:sdtContent>
            </w:sdt>
            <w:customXmlDelRangeEnd w:id="8148"/>
            <w:del w:id="8149" w:author="peng" w:date="2015-01-22T13:50:00Z">
              <w:r w:rsidR="00AF2197" w:rsidDel="001D0125">
                <w:delText xml:space="preserve"> ()</w:delText>
              </w:r>
            </w:del>
          </w:p>
        </w:tc>
        <w:tc>
          <w:tcPr>
            <w:tcW w:w="0" w:type="auto"/>
          </w:tcPr>
          <w:p w14:paraId="4378EF27"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8150" w:author="peng" w:date="2015-01-22T13:50:00Z"/>
              </w:rPr>
              <w:pPrChange w:id="8151"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8152" w:author="peng" w:date="2015-01-22T13:50:00Z"/>
            <w:sdt>
              <w:sdtPr>
                <w:rPr>
                  <w:b w:val="0"/>
                  <w:i w:val="0"/>
                </w:rPr>
                <w:alias w:val="Operation NOTE description 0"/>
                <w:tag w:val="1eaa0854-8e11-4e6b-8a90-5a8d3e57821e"/>
                <w:id w:val="-604505628"/>
                <w:dataBinding w:xpath="/elements/element[@objid='1eaa0854-8e11-4e6b-8a90-5a8d3e57821e']/content[@alias='Operation NOTE description 0']" w:storeItemID="{D35B6978-45B9-4860-8E6E-EDB6F017D2CB}"/>
                <w:text w:multiLine="1"/>
              </w:sdtPr>
              <w:sdtEndPr/>
              <w:sdtContent>
                <w:customXmlDelRangeEnd w:id="8152"/>
                <w:del w:id="8153" w:author="peng" w:date="2015-01-22T13:50:00Z">
                  <w:r w:rsidR="00AF2197" w:rsidDel="001D0125">
                    <w:delText>The constructor of RandomForestLearner</w:delText>
                  </w:r>
                </w:del>
                <w:customXmlDelRangeStart w:id="8154" w:author="peng" w:date="2015-01-22T13:50:00Z"/>
              </w:sdtContent>
            </w:sdt>
            <w:customXmlDelRangeEnd w:id="8154"/>
          </w:p>
        </w:tc>
      </w:tr>
      <w:tr w:rsidR="0065251F" w:rsidDel="001D0125" w14:paraId="641A8440" w14:textId="77777777">
        <w:trPr>
          <w:jc w:val="both"/>
          <w:del w:id="815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B87C571" w14:textId="77777777" w:rsidR="0065251F" w:rsidDel="001D0125" w:rsidRDefault="007D1D13">
            <w:pPr>
              <w:pStyle w:val="af4"/>
              <w:rPr>
                <w:del w:id="8156" w:author="peng" w:date="2015-01-22T13:50:00Z"/>
              </w:rPr>
              <w:pPrChange w:id="8157" w:author="peng" w:date="2015-01-26T02:41:00Z">
                <w:pPr>
                  <w:pStyle w:val="1"/>
                  <w:pageBreakBefore/>
                  <w:outlineLvl w:val="0"/>
                </w:pPr>
              </w:pPrChange>
            </w:pPr>
            <w:customXmlDelRangeStart w:id="8158" w:author="peng" w:date="2015-01-22T13:50:00Z"/>
            <w:sdt>
              <w:sdtPr>
                <w:rPr>
                  <w:b/>
                  <w:i w:val="0"/>
                </w:rPr>
                <w:alias w:val="Class ATTRIBUTE Name"/>
                <w:tag w:val="00d00398-0000-2b12-0000-000000000000"/>
                <w:id w:val="543032153"/>
                <w:dataBinding w:xpath="/elements/element[@objid='00d00398-0000-2b12-0000-000000000000']/content[@alias='Class ATTRIBUTE Name']" w:storeItemID="{D35B6978-45B9-4860-8E6E-EDB6F017D2CB}"/>
                <w:text w:multiLine="1"/>
              </w:sdtPr>
              <w:sdtEndPr/>
              <w:sdtContent>
                <w:customXmlDelRangeEnd w:id="8158"/>
                <w:del w:id="8159" w:author="peng" w:date="2015-01-22T13:50:00Z">
                  <w:r w:rsidR="00AF2197" w:rsidDel="001D0125">
                    <w:delText>Object</w:delText>
                  </w:r>
                </w:del>
                <w:customXmlDelRangeStart w:id="8160" w:author="peng" w:date="2015-01-22T13:50:00Z"/>
              </w:sdtContent>
            </w:sdt>
            <w:customXmlDelRangeEnd w:id="8160"/>
            <w:del w:id="8161" w:author="peng" w:date="2015-01-22T13:50:00Z">
              <w:r w:rsidR="00AF2197" w:rsidDel="001D0125">
                <w:delText xml:space="preserve"> </w:delText>
              </w:r>
            </w:del>
            <w:customXmlDelRangeStart w:id="8162" w:author="peng" w:date="2015-01-22T13:50:00Z"/>
            <w:sdt>
              <w:sdtPr>
                <w:rPr>
                  <w:b/>
                  <w:i w:val="0"/>
                </w:rPr>
                <w:alias w:val="Operation ATTRIBUTE Name"/>
                <w:tag w:val="4aff82c9-54dd-4e50-960f-3fcb7c21264b"/>
                <w:id w:val="-1475523592"/>
                <w:dataBinding w:xpath="/elements/element[@objid='4aff82c9-54dd-4e50-960f-3fcb7c21264b']/content[@alias='Operation ATTRIBUTE Name']" w:storeItemID="{D35B6978-45B9-4860-8E6E-EDB6F017D2CB}"/>
                <w:text w:multiLine="1"/>
              </w:sdtPr>
              <w:sdtEndPr/>
              <w:sdtContent>
                <w:customXmlDelRangeEnd w:id="8162"/>
                <w:del w:id="8163" w:author="peng" w:date="2015-01-22T13:50:00Z">
                  <w:r w:rsidR="00AF2197" w:rsidDel="001D0125">
                    <w:delText>getLearnerParameter</w:delText>
                  </w:r>
                </w:del>
                <w:customXmlDelRangeStart w:id="8164" w:author="peng" w:date="2015-01-22T13:50:00Z"/>
              </w:sdtContent>
            </w:sdt>
            <w:customXmlDelRangeEnd w:id="8164"/>
            <w:del w:id="8165" w:author="peng" w:date="2015-01-22T13:50:00Z">
              <w:r w:rsidR="00AF2197" w:rsidDel="001D0125">
                <w:delText xml:space="preserve"> (</w:delText>
              </w:r>
            </w:del>
            <w:customXmlDelRangeStart w:id="8166" w:author="peng" w:date="2015-01-22T13:50:00Z"/>
            <w:sdt>
              <w:sdtPr>
                <w:rPr>
                  <w:rStyle w:val="ae"/>
                  <w:b/>
                  <w:i w:val="0"/>
                </w:rPr>
                <w:alias w:val="Parameter ATTRIBUTE ParameterPassing"/>
                <w:tag w:val="0ebb6ac8-3e54-4895-93dd-196538a3e332"/>
                <w:id w:val="-1219973068"/>
                <w:dataBinding w:xpath="/elements/element[@objid='0ebb6ac8-3e54-4895-93dd-196538a3e332']/content[@alias='Parameter ATTRIBUTE ParameterPassing']" w:storeItemID="{D35B6978-45B9-4860-8E6E-EDB6F017D2CB}"/>
                <w:text w:multiLine="1"/>
              </w:sdtPr>
              <w:sdtEndPr>
                <w:rPr>
                  <w:rStyle w:val="ae"/>
                </w:rPr>
              </w:sdtEndPr>
              <w:sdtContent>
                <w:customXmlDelRangeEnd w:id="8166"/>
                <w:del w:id="8167" w:author="peng" w:date="2015-01-22T13:50:00Z">
                  <w:r w:rsidR="00AF2197" w:rsidDel="001D0125">
                    <w:rPr>
                      <w:rStyle w:val="ae"/>
                    </w:rPr>
                    <w:delText>Inout</w:delText>
                  </w:r>
                </w:del>
                <w:customXmlDelRangeStart w:id="8168" w:author="peng" w:date="2015-01-22T13:50:00Z"/>
              </w:sdtContent>
            </w:sdt>
            <w:customXmlDelRangeEnd w:id="8168"/>
            <w:del w:id="8169" w:author="peng" w:date="2015-01-22T13:50:00Z">
              <w:r w:rsidR="00AF2197" w:rsidDel="001D0125">
                <w:rPr>
                  <w:rStyle w:val="ae"/>
                </w:rPr>
                <w:delText xml:space="preserve"> </w:delText>
              </w:r>
            </w:del>
            <w:customXmlDelRangeStart w:id="8170" w:author="peng" w:date="2015-01-22T13:50:00Z"/>
            <w:sdt>
              <w:sdtPr>
                <w:rPr>
                  <w:b/>
                  <w:i w:val="0"/>
                </w:rPr>
                <w:alias w:val="Parameter ATTRIBUTE Name"/>
                <w:tag w:val="0ebb6ac8-3e54-4895-93dd-196538a3e332"/>
                <w:id w:val="299496864"/>
                <w:dataBinding w:xpath="/elements/element[@objid='0ebb6ac8-3e54-4895-93dd-196538a3e332']/content[@alias='Parameter ATTRIBUTE Name']" w:storeItemID="{D35B6978-45B9-4860-8E6E-EDB6F017D2CB}"/>
                <w:text w:multiLine="1"/>
              </w:sdtPr>
              <w:sdtEndPr/>
              <w:sdtContent>
                <w:customXmlDelRangeEnd w:id="8170"/>
                <w:del w:id="8171" w:author="peng" w:date="2015-01-22T13:50:00Z">
                  <w:r w:rsidR="00AF2197" w:rsidDel="001D0125">
                    <w:delText>p0</w:delText>
                  </w:r>
                </w:del>
                <w:customXmlDelRangeStart w:id="8172" w:author="peng" w:date="2015-01-22T13:50:00Z"/>
              </w:sdtContent>
            </w:sdt>
            <w:customXmlDelRangeEnd w:id="8172"/>
            <w:del w:id="8173" w:author="peng" w:date="2015-01-22T13:50:00Z">
              <w:r w:rsidR="00AF2197" w:rsidDel="001D0125">
                <w:delText xml:space="preserve"> </w:delText>
              </w:r>
            </w:del>
            <w:customXmlDelRangeStart w:id="8174" w:author="peng" w:date="2015-01-22T13:50:00Z"/>
            <w:sdt>
              <w:sdtPr>
                <w:rPr>
                  <w:b/>
                  <w:i w:val="0"/>
                </w:rPr>
                <w:alias w:val="DataType ATTRIBUTE Name"/>
                <w:tag w:val="00000004-0000-000d-0000-000000000000"/>
                <w:id w:val="1638758943"/>
                <w:dataBinding w:xpath="/elements/element[@objid='00000004-0000-000d-0000-000000000000']/content[@alias='DataType ATTRIBUTE Name']" w:storeItemID="{D35B6978-45B9-4860-8E6E-EDB6F017D2CB}"/>
                <w:text w:multiLine="1"/>
              </w:sdtPr>
              <w:sdtEndPr/>
              <w:sdtContent>
                <w:customXmlDelRangeEnd w:id="8174"/>
                <w:del w:id="8175" w:author="peng" w:date="2015-01-22T13:50:00Z">
                  <w:r w:rsidR="00AF2197" w:rsidDel="001D0125">
                    <w:delText>string</w:delText>
                  </w:r>
                </w:del>
                <w:customXmlDelRangeStart w:id="8176" w:author="peng" w:date="2015-01-22T13:50:00Z"/>
              </w:sdtContent>
            </w:sdt>
            <w:customXmlDelRangeEnd w:id="8176"/>
            <w:del w:id="8177" w:author="peng" w:date="2015-01-22T13:50:00Z">
              <w:r w:rsidR="00AF2197" w:rsidDel="001D0125">
                <w:delText>)</w:delText>
              </w:r>
            </w:del>
          </w:p>
        </w:tc>
        <w:tc>
          <w:tcPr>
            <w:tcW w:w="0" w:type="auto"/>
          </w:tcPr>
          <w:p w14:paraId="32AE4F07"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8178" w:author="peng" w:date="2015-01-22T13:50:00Z"/>
              </w:rPr>
              <w:pPrChange w:id="8179"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8180" w:author="peng" w:date="2015-01-22T13:50:00Z"/>
            <w:sdt>
              <w:sdtPr>
                <w:rPr>
                  <w:b w:val="0"/>
                  <w:i w:val="0"/>
                </w:rPr>
                <w:alias w:val="Operation NOTE description 0"/>
                <w:tag w:val="4aff82c9-54dd-4e50-960f-3fcb7c21264b"/>
                <w:id w:val="1423219992"/>
                <w:dataBinding w:xpath="/elements/element[@objid='4aff82c9-54dd-4e50-960f-3fcb7c21264b']/content[@alias='Operation NOTE description 0']" w:storeItemID="{D35B6978-45B9-4860-8E6E-EDB6F017D2CB}"/>
                <w:text w:multiLine="1"/>
              </w:sdtPr>
              <w:sdtEndPr/>
              <w:sdtContent>
                <w:customXmlDelRangeEnd w:id="8180"/>
                <w:del w:id="8181" w:author="peng" w:date="2015-01-22T13:50:00Z">
                  <w:r w:rsidR="00AF2197" w:rsidDel="001D0125">
                    <w:delText>implements getLearnerParameter method of Learner</w:delText>
                  </w:r>
                </w:del>
                <w:customXmlDelRangeStart w:id="8182" w:author="peng" w:date="2015-01-22T13:50:00Z"/>
              </w:sdtContent>
            </w:sdt>
            <w:customXmlDelRangeEnd w:id="8182"/>
          </w:p>
        </w:tc>
      </w:tr>
      <w:tr w:rsidR="0065251F" w:rsidDel="001D0125" w14:paraId="743C7155" w14:textId="77777777">
        <w:trPr>
          <w:cnfStyle w:val="000000100000" w:firstRow="0" w:lastRow="0" w:firstColumn="0" w:lastColumn="0" w:oddVBand="0" w:evenVBand="0" w:oddHBand="1" w:evenHBand="0" w:firstRowFirstColumn="0" w:firstRowLastColumn="0" w:lastRowFirstColumn="0" w:lastRowLastColumn="0"/>
          <w:jc w:val="both"/>
          <w:del w:id="818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8507ABE" w14:textId="77777777" w:rsidR="0065251F" w:rsidDel="001D0125" w:rsidRDefault="007D1D13">
            <w:pPr>
              <w:pStyle w:val="af4"/>
              <w:rPr>
                <w:del w:id="8184" w:author="peng" w:date="2015-01-22T13:50:00Z"/>
              </w:rPr>
              <w:pPrChange w:id="8185" w:author="peng" w:date="2015-01-26T02:41:00Z">
                <w:pPr>
                  <w:pStyle w:val="1"/>
                  <w:pageBreakBefore/>
                  <w:outlineLvl w:val="0"/>
                </w:pPr>
              </w:pPrChange>
            </w:pPr>
            <w:customXmlDelRangeStart w:id="8186" w:author="peng" w:date="2015-01-22T13:50:00Z"/>
            <w:sdt>
              <w:sdtPr>
                <w:rPr>
                  <w:b/>
                  <w:i w:val="0"/>
                </w:rPr>
                <w:alias w:val="DataType ATTRIBUTE Name"/>
                <w:tag w:val="00000004-0000-000d-0000-000000000000"/>
                <w:id w:val="-97263110"/>
                <w:dataBinding w:xpath="/elements/element[@objid='00000004-0000-000d-0000-000000000000']/content[@alias='DataType ATTRIBUTE Name']" w:storeItemID="{D35B6978-45B9-4860-8E6E-EDB6F017D2CB}"/>
                <w:text w:multiLine="1"/>
              </w:sdtPr>
              <w:sdtEndPr/>
              <w:sdtContent>
                <w:customXmlDelRangeEnd w:id="8186"/>
                <w:del w:id="8187" w:author="peng" w:date="2015-01-22T13:50:00Z">
                  <w:r w:rsidR="00AF2197" w:rsidDel="001D0125">
                    <w:delText>string</w:delText>
                  </w:r>
                </w:del>
                <w:customXmlDelRangeStart w:id="8188" w:author="peng" w:date="2015-01-22T13:50:00Z"/>
              </w:sdtContent>
            </w:sdt>
            <w:customXmlDelRangeEnd w:id="8188"/>
            <w:del w:id="8189" w:author="peng" w:date="2015-01-22T13:50:00Z">
              <w:r w:rsidR="00AF2197" w:rsidDel="001D0125">
                <w:delText xml:space="preserve"> </w:delText>
              </w:r>
            </w:del>
            <w:customXmlDelRangeStart w:id="8190" w:author="peng" w:date="2015-01-22T13:50:00Z"/>
            <w:sdt>
              <w:sdtPr>
                <w:rPr>
                  <w:b/>
                  <w:i w:val="0"/>
                </w:rPr>
                <w:alias w:val="Operation ATTRIBUTE Name"/>
                <w:tag w:val="5f02503d-159a-4a86-beea-64e6de3555ee"/>
                <w:id w:val="-1494178799"/>
                <w:dataBinding w:xpath="/elements/element[@objid='5f02503d-159a-4a86-beea-64e6de3555ee']/content[@alias='Operation ATTRIBUTE Name']" w:storeItemID="{D35B6978-45B9-4860-8E6E-EDB6F017D2CB}"/>
                <w:text w:multiLine="1"/>
              </w:sdtPr>
              <w:sdtEndPr/>
              <w:sdtContent>
                <w:customXmlDelRangeEnd w:id="8190"/>
                <w:del w:id="8191" w:author="peng" w:date="2015-01-22T13:50:00Z">
                  <w:r w:rsidR="00AF2197" w:rsidDel="001D0125">
                    <w:delText>getLearnerParameterDescription</w:delText>
                  </w:r>
                </w:del>
                <w:customXmlDelRangeStart w:id="8192" w:author="peng" w:date="2015-01-22T13:50:00Z"/>
              </w:sdtContent>
            </w:sdt>
            <w:customXmlDelRangeEnd w:id="8192"/>
            <w:del w:id="8193" w:author="peng" w:date="2015-01-22T13:50:00Z">
              <w:r w:rsidR="00AF2197" w:rsidDel="001D0125">
                <w:delText xml:space="preserve"> (</w:delText>
              </w:r>
            </w:del>
            <w:customXmlDelRangeStart w:id="8194" w:author="peng" w:date="2015-01-22T13:50:00Z"/>
            <w:sdt>
              <w:sdtPr>
                <w:rPr>
                  <w:rStyle w:val="ae"/>
                  <w:b/>
                  <w:i w:val="0"/>
                </w:rPr>
                <w:alias w:val="Parameter ATTRIBUTE ParameterPassing"/>
                <w:tag w:val="2c7b4c09-fc6f-47a3-9e7d-db2edee3c2f6"/>
                <w:id w:val="1991206090"/>
                <w:dataBinding w:xpath="/elements/element[@objid='2c7b4c09-fc6f-47a3-9e7d-db2edee3c2f6']/content[@alias='Parameter ATTRIBUTE ParameterPassing']" w:storeItemID="{D35B6978-45B9-4860-8E6E-EDB6F017D2CB}"/>
                <w:text w:multiLine="1"/>
              </w:sdtPr>
              <w:sdtEndPr>
                <w:rPr>
                  <w:rStyle w:val="ae"/>
                </w:rPr>
              </w:sdtEndPr>
              <w:sdtContent>
                <w:customXmlDelRangeEnd w:id="8194"/>
                <w:del w:id="8195" w:author="peng" w:date="2015-01-22T13:50:00Z">
                  <w:r w:rsidR="00AF2197" w:rsidDel="001D0125">
                    <w:rPr>
                      <w:rStyle w:val="ae"/>
                    </w:rPr>
                    <w:delText>Inout</w:delText>
                  </w:r>
                </w:del>
                <w:customXmlDelRangeStart w:id="8196" w:author="peng" w:date="2015-01-22T13:50:00Z"/>
              </w:sdtContent>
            </w:sdt>
            <w:customXmlDelRangeEnd w:id="8196"/>
            <w:del w:id="8197" w:author="peng" w:date="2015-01-22T13:50:00Z">
              <w:r w:rsidR="00AF2197" w:rsidDel="001D0125">
                <w:rPr>
                  <w:rStyle w:val="ae"/>
                </w:rPr>
                <w:delText xml:space="preserve"> </w:delText>
              </w:r>
            </w:del>
            <w:customXmlDelRangeStart w:id="8198" w:author="peng" w:date="2015-01-22T13:50:00Z"/>
            <w:sdt>
              <w:sdtPr>
                <w:rPr>
                  <w:b/>
                  <w:i w:val="0"/>
                </w:rPr>
                <w:alias w:val="Parameter ATTRIBUTE Name"/>
                <w:tag w:val="2c7b4c09-fc6f-47a3-9e7d-db2edee3c2f6"/>
                <w:id w:val="-119841036"/>
                <w:dataBinding w:xpath="/elements/element[@objid='2c7b4c09-fc6f-47a3-9e7d-db2edee3c2f6']/content[@alias='Parameter ATTRIBUTE Name']" w:storeItemID="{D35B6978-45B9-4860-8E6E-EDB6F017D2CB}"/>
                <w:text w:multiLine="1"/>
              </w:sdtPr>
              <w:sdtEndPr/>
              <w:sdtContent>
                <w:customXmlDelRangeEnd w:id="8198"/>
                <w:del w:id="8199" w:author="peng" w:date="2015-01-22T13:50:00Z">
                  <w:r w:rsidR="00AF2197" w:rsidDel="001D0125">
                    <w:delText>p0</w:delText>
                  </w:r>
                </w:del>
                <w:customXmlDelRangeStart w:id="8200" w:author="peng" w:date="2015-01-22T13:50:00Z"/>
              </w:sdtContent>
            </w:sdt>
            <w:customXmlDelRangeEnd w:id="8200"/>
            <w:del w:id="8201" w:author="peng" w:date="2015-01-22T13:50:00Z">
              <w:r w:rsidR="00AF2197" w:rsidDel="001D0125">
                <w:delText xml:space="preserve"> </w:delText>
              </w:r>
            </w:del>
            <w:customXmlDelRangeStart w:id="8202" w:author="peng" w:date="2015-01-22T13:50:00Z"/>
            <w:sdt>
              <w:sdtPr>
                <w:rPr>
                  <w:b/>
                  <w:i w:val="0"/>
                </w:rPr>
                <w:alias w:val="DataType ATTRIBUTE Name"/>
                <w:tag w:val="00000004-0000-000d-0000-000000000000"/>
                <w:id w:val="70625661"/>
                <w:dataBinding w:xpath="/elements/element[@objid='00000004-0000-000d-0000-000000000000']/content[@alias='DataType ATTRIBUTE Name']" w:storeItemID="{D35B6978-45B9-4860-8E6E-EDB6F017D2CB}"/>
                <w:text w:multiLine="1"/>
              </w:sdtPr>
              <w:sdtEndPr/>
              <w:sdtContent>
                <w:customXmlDelRangeEnd w:id="8202"/>
                <w:del w:id="8203" w:author="peng" w:date="2015-01-22T13:50:00Z">
                  <w:r w:rsidR="00AF2197" w:rsidDel="001D0125">
                    <w:delText>string</w:delText>
                  </w:r>
                </w:del>
                <w:customXmlDelRangeStart w:id="8204" w:author="peng" w:date="2015-01-22T13:50:00Z"/>
              </w:sdtContent>
            </w:sdt>
            <w:customXmlDelRangeEnd w:id="8204"/>
            <w:del w:id="8205" w:author="peng" w:date="2015-01-22T13:50:00Z">
              <w:r w:rsidR="00AF2197" w:rsidDel="001D0125">
                <w:delText>)</w:delText>
              </w:r>
            </w:del>
          </w:p>
        </w:tc>
        <w:tc>
          <w:tcPr>
            <w:tcW w:w="0" w:type="auto"/>
          </w:tcPr>
          <w:p w14:paraId="7281AFA6"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8206" w:author="peng" w:date="2015-01-22T13:50:00Z"/>
              </w:rPr>
              <w:pPrChange w:id="8207"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8208" w:author="peng" w:date="2015-01-22T13:50:00Z"/>
            <w:sdt>
              <w:sdtPr>
                <w:rPr>
                  <w:b w:val="0"/>
                  <w:i w:val="0"/>
                </w:rPr>
                <w:alias w:val="Operation NOTE description 0"/>
                <w:tag w:val="5f02503d-159a-4a86-beea-64e6de3555ee"/>
                <w:id w:val="2118166513"/>
                <w:dataBinding w:xpath="/elements/element[@objid='5f02503d-159a-4a86-beea-64e6de3555ee']/content[@alias='Operation NOTE description 0']" w:storeItemID="{D35B6978-45B9-4860-8E6E-EDB6F017D2CB}"/>
                <w:text w:multiLine="1"/>
              </w:sdtPr>
              <w:sdtEndPr/>
              <w:sdtContent>
                <w:customXmlDelRangeEnd w:id="8208"/>
                <w:del w:id="8209" w:author="peng" w:date="2015-01-22T13:50:00Z">
                  <w:r w:rsidR="00AF2197" w:rsidDel="001D0125">
                    <w:delText>implements getLearnerParameterDescription method of Learner</w:delText>
                  </w:r>
                </w:del>
                <w:customXmlDelRangeStart w:id="8210" w:author="peng" w:date="2015-01-22T13:50:00Z"/>
              </w:sdtContent>
            </w:sdt>
            <w:customXmlDelRangeEnd w:id="8210"/>
          </w:p>
        </w:tc>
      </w:tr>
      <w:tr w:rsidR="0065251F" w:rsidDel="001D0125" w14:paraId="1EA9AAEA" w14:textId="77777777">
        <w:trPr>
          <w:jc w:val="both"/>
          <w:del w:id="821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4DD4B7CC" w14:textId="77777777" w:rsidR="0065251F" w:rsidDel="001D0125" w:rsidRDefault="007D1D13">
            <w:pPr>
              <w:pStyle w:val="af4"/>
              <w:rPr>
                <w:del w:id="8212" w:author="peng" w:date="2015-01-22T13:50:00Z"/>
              </w:rPr>
              <w:pPrChange w:id="8213" w:author="peng" w:date="2015-01-26T02:41:00Z">
                <w:pPr>
                  <w:pStyle w:val="1"/>
                  <w:pageBreakBefore/>
                  <w:outlineLvl w:val="0"/>
                </w:pPr>
              </w:pPrChange>
            </w:pPr>
            <w:customXmlDelRangeStart w:id="8214" w:author="peng" w:date="2015-01-22T13:50:00Z"/>
            <w:sdt>
              <w:sdtPr>
                <w:rPr>
                  <w:b/>
                  <w:i w:val="0"/>
                </w:rPr>
                <w:alias w:val="DataType ATTRIBUTE Name"/>
                <w:tag w:val="00000004-0000-000d-0000-000000000000"/>
                <w:id w:val="575095628"/>
                <w:dataBinding w:xpath="/elements/element[@objid='00000004-0000-000d-0000-000000000000']/content[@alias='DataType ATTRIBUTE Name']" w:storeItemID="{D35B6978-45B9-4860-8E6E-EDB6F017D2CB}"/>
                <w:text w:multiLine="1"/>
              </w:sdtPr>
              <w:sdtEndPr/>
              <w:sdtContent>
                <w:customXmlDelRangeEnd w:id="8214"/>
                <w:del w:id="8215" w:author="peng" w:date="2015-01-22T13:50:00Z">
                  <w:r w:rsidR="00AF2197" w:rsidDel="001D0125">
                    <w:delText>string</w:delText>
                  </w:r>
                </w:del>
                <w:customXmlDelRangeStart w:id="8216" w:author="peng" w:date="2015-01-22T13:50:00Z"/>
              </w:sdtContent>
            </w:sdt>
            <w:customXmlDelRangeEnd w:id="8216"/>
            <w:del w:id="8217" w:author="peng" w:date="2015-01-22T13:50:00Z">
              <w:r w:rsidR="00AF2197" w:rsidDel="001D0125">
                <w:delText xml:space="preserve"> </w:delText>
              </w:r>
            </w:del>
            <w:customXmlDelRangeStart w:id="8218" w:author="peng" w:date="2015-01-22T13:50:00Z"/>
            <w:sdt>
              <w:sdtPr>
                <w:rPr>
                  <w:b/>
                  <w:i w:val="0"/>
                </w:rPr>
                <w:alias w:val="Operation ATTRIBUTE Name"/>
                <w:tag w:val="09f39372-e4c2-40ef-be1d-63f4a85ee741"/>
                <w:id w:val="519281489"/>
                <w:dataBinding w:xpath="/elements/element[@objid='09f39372-e4c2-40ef-be1d-63f4a85ee741']/content[@alias='Operation ATTRIBUTE Name']" w:storeItemID="{D35B6978-45B9-4860-8E6E-EDB6F017D2CB}"/>
                <w:text w:multiLine="1"/>
              </w:sdtPr>
              <w:sdtEndPr/>
              <w:sdtContent>
                <w:customXmlDelRangeEnd w:id="8218"/>
                <w:del w:id="8219" w:author="peng" w:date="2015-01-22T13:50:00Z">
                  <w:r w:rsidR="00AF2197" w:rsidDel="001D0125">
                    <w:delText>getLearnerParameters</w:delText>
                  </w:r>
                </w:del>
                <w:customXmlDelRangeStart w:id="8220" w:author="peng" w:date="2015-01-22T13:50:00Z"/>
              </w:sdtContent>
            </w:sdt>
            <w:customXmlDelRangeEnd w:id="8220"/>
            <w:del w:id="8221" w:author="peng" w:date="2015-01-22T13:50:00Z">
              <w:r w:rsidR="00AF2197" w:rsidDel="001D0125">
                <w:delText xml:space="preserve"> ()</w:delText>
              </w:r>
            </w:del>
          </w:p>
        </w:tc>
        <w:tc>
          <w:tcPr>
            <w:tcW w:w="0" w:type="auto"/>
          </w:tcPr>
          <w:p w14:paraId="749BF8EE"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8222" w:author="peng" w:date="2015-01-22T13:50:00Z"/>
              </w:rPr>
              <w:pPrChange w:id="8223"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8224" w:author="peng" w:date="2015-01-22T13:50:00Z"/>
            <w:sdt>
              <w:sdtPr>
                <w:rPr>
                  <w:b w:val="0"/>
                  <w:i w:val="0"/>
                </w:rPr>
                <w:alias w:val="Operation NOTE description 0"/>
                <w:tag w:val="09f39372-e4c2-40ef-be1d-63f4a85ee741"/>
                <w:id w:val="-870915382"/>
                <w:dataBinding w:xpath="/elements/element[@objid='09f39372-e4c2-40ef-be1d-63f4a85ee741']/content[@alias='Operation NOTE description 0']" w:storeItemID="{D35B6978-45B9-4860-8E6E-EDB6F017D2CB}"/>
                <w:text w:multiLine="1"/>
              </w:sdtPr>
              <w:sdtEndPr/>
              <w:sdtContent>
                <w:customXmlDelRangeEnd w:id="8224"/>
                <w:del w:id="8225" w:author="peng" w:date="2015-01-22T13:50:00Z">
                  <w:r w:rsidR="00AF2197" w:rsidDel="001D0125">
                    <w:delText>implements getLearnerParameters method of Learner</w:delText>
                  </w:r>
                </w:del>
                <w:customXmlDelRangeStart w:id="8226" w:author="peng" w:date="2015-01-22T13:50:00Z"/>
              </w:sdtContent>
            </w:sdt>
            <w:customXmlDelRangeEnd w:id="8226"/>
          </w:p>
        </w:tc>
      </w:tr>
      <w:tr w:rsidR="0065251F" w:rsidDel="001D0125" w14:paraId="40BE5C93" w14:textId="77777777">
        <w:trPr>
          <w:cnfStyle w:val="000000100000" w:firstRow="0" w:lastRow="0" w:firstColumn="0" w:lastColumn="0" w:oddVBand="0" w:evenVBand="0" w:oddHBand="1" w:evenHBand="0" w:firstRowFirstColumn="0" w:firstRowLastColumn="0" w:lastRowFirstColumn="0" w:lastRowLastColumn="0"/>
          <w:jc w:val="both"/>
          <w:del w:id="8227"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E0E8E93" w14:textId="77777777" w:rsidR="0065251F" w:rsidDel="001D0125" w:rsidRDefault="007D1D13">
            <w:pPr>
              <w:pStyle w:val="af4"/>
              <w:rPr>
                <w:del w:id="8228" w:author="peng" w:date="2015-01-22T13:50:00Z"/>
              </w:rPr>
              <w:pPrChange w:id="8229" w:author="peng" w:date="2015-01-26T02:41:00Z">
                <w:pPr>
                  <w:pStyle w:val="1"/>
                  <w:pageBreakBefore/>
                  <w:outlineLvl w:val="0"/>
                </w:pPr>
              </w:pPrChange>
            </w:pPr>
            <w:customXmlDelRangeStart w:id="8230" w:author="peng" w:date="2015-01-22T13:50:00Z"/>
            <w:sdt>
              <w:sdtPr>
                <w:rPr>
                  <w:b/>
                  <w:i w:val="0"/>
                </w:rPr>
                <w:alias w:val="Class ATTRIBUTE Name"/>
                <w:tag w:val="00d00398-0000-2b12-0000-000000000000"/>
                <w:id w:val="-1047148213"/>
                <w:dataBinding w:xpath="/elements/element[@objid='00d00398-0000-2b12-0000-000000000000']/content[@alias='Class ATTRIBUTE Name']" w:storeItemID="{D35B6978-45B9-4860-8E6E-EDB6F017D2CB}"/>
                <w:text w:multiLine="1"/>
              </w:sdtPr>
              <w:sdtEndPr/>
              <w:sdtContent>
                <w:customXmlDelRangeEnd w:id="8230"/>
                <w:del w:id="8231" w:author="peng" w:date="2015-01-22T13:50:00Z">
                  <w:r w:rsidR="00AF2197" w:rsidDel="001D0125">
                    <w:delText>Object</w:delText>
                  </w:r>
                </w:del>
                <w:customXmlDelRangeStart w:id="8232" w:author="peng" w:date="2015-01-22T13:50:00Z"/>
              </w:sdtContent>
            </w:sdt>
            <w:customXmlDelRangeEnd w:id="8232"/>
            <w:del w:id="8233" w:author="peng" w:date="2015-01-22T13:50:00Z">
              <w:r w:rsidR="00AF2197" w:rsidDel="001D0125">
                <w:delText xml:space="preserve"> </w:delText>
              </w:r>
            </w:del>
            <w:customXmlDelRangeStart w:id="8234" w:author="peng" w:date="2015-01-22T13:50:00Z"/>
            <w:sdt>
              <w:sdtPr>
                <w:rPr>
                  <w:b/>
                  <w:i w:val="0"/>
                </w:rPr>
                <w:alias w:val="Operation ATTRIBUTE Name"/>
                <w:tag w:val="ed4da577-e9c1-44db-b292-1ddb4aeab813"/>
                <w:id w:val="-1514445120"/>
                <w:dataBinding w:xpath="/elements/element[@objid='ed4da577-e9c1-44db-b292-1ddb4aeab813']/content[@alias='Operation ATTRIBUTE Name']" w:storeItemID="{D35B6978-45B9-4860-8E6E-EDB6F017D2CB}"/>
                <w:text w:multiLine="1"/>
              </w:sdtPr>
              <w:sdtEndPr/>
              <w:sdtContent>
                <w:customXmlDelRangeEnd w:id="8234"/>
                <w:del w:id="8235" w:author="peng" w:date="2015-01-22T13:50:00Z">
                  <w:r w:rsidR="00AF2197" w:rsidDel="001D0125">
                    <w:delText>getLearnerPossibleValues</w:delText>
                  </w:r>
                </w:del>
                <w:customXmlDelRangeStart w:id="8236" w:author="peng" w:date="2015-01-22T13:50:00Z"/>
              </w:sdtContent>
            </w:sdt>
            <w:customXmlDelRangeEnd w:id="8236"/>
            <w:del w:id="8237" w:author="peng" w:date="2015-01-22T13:50:00Z">
              <w:r w:rsidR="00AF2197" w:rsidDel="001D0125">
                <w:delText xml:space="preserve"> (</w:delText>
              </w:r>
            </w:del>
            <w:customXmlDelRangeStart w:id="8238" w:author="peng" w:date="2015-01-22T13:50:00Z"/>
            <w:sdt>
              <w:sdtPr>
                <w:rPr>
                  <w:rStyle w:val="ae"/>
                  <w:b/>
                  <w:i w:val="0"/>
                </w:rPr>
                <w:alias w:val="Parameter ATTRIBUTE ParameterPassing"/>
                <w:tag w:val="d68ff2ff-2606-4d22-82ff-b7bbe88da162"/>
                <w:id w:val="979659083"/>
                <w:dataBinding w:xpath="/elements/element[@objid='d68ff2ff-2606-4d22-82ff-b7bbe88da162']/content[@alias='Parameter ATTRIBUTE ParameterPassing']" w:storeItemID="{D35B6978-45B9-4860-8E6E-EDB6F017D2CB}"/>
                <w:text w:multiLine="1"/>
              </w:sdtPr>
              <w:sdtEndPr>
                <w:rPr>
                  <w:rStyle w:val="ae"/>
                </w:rPr>
              </w:sdtEndPr>
              <w:sdtContent>
                <w:customXmlDelRangeEnd w:id="8238"/>
                <w:del w:id="8239" w:author="peng" w:date="2015-01-22T13:50:00Z">
                  <w:r w:rsidR="00AF2197" w:rsidDel="001D0125">
                    <w:rPr>
                      <w:rStyle w:val="ae"/>
                    </w:rPr>
                    <w:delText>Inout</w:delText>
                  </w:r>
                </w:del>
                <w:customXmlDelRangeStart w:id="8240" w:author="peng" w:date="2015-01-22T13:50:00Z"/>
              </w:sdtContent>
            </w:sdt>
            <w:customXmlDelRangeEnd w:id="8240"/>
            <w:del w:id="8241" w:author="peng" w:date="2015-01-22T13:50:00Z">
              <w:r w:rsidR="00AF2197" w:rsidDel="001D0125">
                <w:rPr>
                  <w:rStyle w:val="ae"/>
                </w:rPr>
                <w:delText xml:space="preserve"> </w:delText>
              </w:r>
            </w:del>
            <w:customXmlDelRangeStart w:id="8242" w:author="peng" w:date="2015-01-22T13:50:00Z"/>
            <w:sdt>
              <w:sdtPr>
                <w:rPr>
                  <w:b/>
                  <w:i w:val="0"/>
                </w:rPr>
                <w:alias w:val="Parameter ATTRIBUTE Name"/>
                <w:tag w:val="d68ff2ff-2606-4d22-82ff-b7bbe88da162"/>
                <w:id w:val="-1031495000"/>
                <w:dataBinding w:xpath="/elements/element[@objid='d68ff2ff-2606-4d22-82ff-b7bbe88da162']/content[@alias='Parameter ATTRIBUTE Name']" w:storeItemID="{D35B6978-45B9-4860-8E6E-EDB6F017D2CB}"/>
                <w:text w:multiLine="1"/>
              </w:sdtPr>
              <w:sdtEndPr/>
              <w:sdtContent>
                <w:customXmlDelRangeEnd w:id="8242"/>
                <w:del w:id="8243" w:author="peng" w:date="2015-01-22T13:50:00Z">
                  <w:r w:rsidR="00AF2197" w:rsidDel="001D0125">
                    <w:delText>p0</w:delText>
                  </w:r>
                </w:del>
                <w:customXmlDelRangeStart w:id="8244" w:author="peng" w:date="2015-01-22T13:50:00Z"/>
              </w:sdtContent>
            </w:sdt>
            <w:customXmlDelRangeEnd w:id="8244"/>
            <w:del w:id="8245" w:author="peng" w:date="2015-01-22T13:50:00Z">
              <w:r w:rsidR="00AF2197" w:rsidDel="001D0125">
                <w:delText xml:space="preserve"> </w:delText>
              </w:r>
            </w:del>
            <w:customXmlDelRangeStart w:id="8246" w:author="peng" w:date="2015-01-22T13:50:00Z"/>
            <w:sdt>
              <w:sdtPr>
                <w:rPr>
                  <w:b/>
                  <w:i w:val="0"/>
                </w:rPr>
                <w:alias w:val="DataType ATTRIBUTE Name"/>
                <w:tag w:val="00000004-0000-000d-0000-000000000000"/>
                <w:id w:val="1952115551"/>
                <w:dataBinding w:xpath="/elements/element[@objid='00000004-0000-000d-0000-000000000000']/content[@alias='DataType ATTRIBUTE Name']" w:storeItemID="{D35B6978-45B9-4860-8E6E-EDB6F017D2CB}"/>
                <w:text w:multiLine="1"/>
              </w:sdtPr>
              <w:sdtEndPr/>
              <w:sdtContent>
                <w:customXmlDelRangeEnd w:id="8246"/>
                <w:del w:id="8247" w:author="peng" w:date="2015-01-22T13:50:00Z">
                  <w:r w:rsidR="00AF2197" w:rsidDel="001D0125">
                    <w:delText>string</w:delText>
                  </w:r>
                </w:del>
                <w:customXmlDelRangeStart w:id="8248" w:author="peng" w:date="2015-01-22T13:50:00Z"/>
              </w:sdtContent>
            </w:sdt>
            <w:customXmlDelRangeEnd w:id="8248"/>
            <w:del w:id="8249" w:author="peng" w:date="2015-01-22T13:50:00Z">
              <w:r w:rsidR="00AF2197" w:rsidDel="001D0125">
                <w:delText>)</w:delText>
              </w:r>
            </w:del>
          </w:p>
        </w:tc>
        <w:tc>
          <w:tcPr>
            <w:tcW w:w="0" w:type="auto"/>
          </w:tcPr>
          <w:p w14:paraId="3F8086C0"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8250" w:author="peng" w:date="2015-01-22T13:50:00Z"/>
              </w:rPr>
              <w:pPrChange w:id="8251"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8252" w:author="peng" w:date="2015-01-22T13:50:00Z"/>
            <w:sdt>
              <w:sdtPr>
                <w:rPr>
                  <w:b w:val="0"/>
                  <w:i w:val="0"/>
                </w:rPr>
                <w:alias w:val="Operation NOTE description 0"/>
                <w:tag w:val="ed4da577-e9c1-44db-b292-1ddb4aeab813"/>
                <w:id w:val="110088975"/>
                <w:dataBinding w:xpath="/elements/element[@objid='ed4da577-e9c1-44db-b292-1ddb4aeab813']/content[@alias='Operation NOTE description 0']" w:storeItemID="{D35B6978-45B9-4860-8E6E-EDB6F017D2CB}"/>
                <w:text w:multiLine="1"/>
              </w:sdtPr>
              <w:sdtEndPr/>
              <w:sdtContent>
                <w:customXmlDelRangeEnd w:id="8252"/>
                <w:del w:id="8253" w:author="peng" w:date="2015-01-22T13:50:00Z">
                  <w:r w:rsidR="00AF2197" w:rsidDel="001D0125">
                    <w:delText>implements getLearnerPossibleValues method of Learner</w:delText>
                  </w:r>
                </w:del>
                <w:customXmlDelRangeStart w:id="8254" w:author="peng" w:date="2015-01-22T13:50:00Z"/>
              </w:sdtContent>
            </w:sdt>
            <w:customXmlDelRangeEnd w:id="8254"/>
          </w:p>
        </w:tc>
      </w:tr>
      <w:tr w:rsidR="0065251F" w:rsidDel="001D0125" w14:paraId="6196601A" w14:textId="77777777">
        <w:trPr>
          <w:jc w:val="both"/>
          <w:del w:id="8255"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1F251A9" w14:textId="77777777" w:rsidR="0065251F" w:rsidDel="001D0125" w:rsidRDefault="007D1D13">
            <w:pPr>
              <w:pStyle w:val="af4"/>
              <w:rPr>
                <w:del w:id="8256" w:author="peng" w:date="2015-01-22T13:50:00Z"/>
              </w:rPr>
              <w:pPrChange w:id="8257" w:author="peng" w:date="2015-01-26T02:41:00Z">
                <w:pPr>
                  <w:pStyle w:val="1"/>
                  <w:pageBreakBefore/>
                  <w:outlineLvl w:val="0"/>
                </w:pPr>
              </w:pPrChange>
            </w:pPr>
            <w:customXmlDelRangeStart w:id="8258" w:author="peng" w:date="2015-01-22T13:50:00Z"/>
            <w:sdt>
              <w:sdtPr>
                <w:rPr>
                  <w:b/>
                  <w:i w:val="0"/>
                </w:rPr>
                <w:alias w:val="Class ATTRIBUTE Name"/>
                <w:tag w:val="55adf043-d8ec-408e-8fac-79a956853ed0"/>
                <w:id w:val="1309825317"/>
                <w:dataBinding w:xpath="/elements/element[@objid='55adf043-d8ec-408e-8fac-79a956853ed0']/content[@alias='Class ATTRIBUTE Name']" w:storeItemID="{D35B6978-45B9-4860-8E6E-EDB6F017D2CB}"/>
                <w:text w:multiLine="1"/>
              </w:sdtPr>
              <w:sdtEndPr/>
              <w:sdtContent>
                <w:customXmlDelRangeEnd w:id="8258"/>
                <w:del w:id="8259" w:author="peng" w:date="2015-01-22T13:50:00Z">
                  <w:r w:rsidR="00AF2197" w:rsidDel="001D0125">
                    <w:delText>Classifier</w:delText>
                  </w:r>
                </w:del>
                <w:customXmlDelRangeStart w:id="8260" w:author="peng" w:date="2015-01-22T13:50:00Z"/>
              </w:sdtContent>
            </w:sdt>
            <w:customXmlDelRangeEnd w:id="8260"/>
            <w:del w:id="8261" w:author="peng" w:date="2015-01-22T13:50:00Z">
              <w:r w:rsidR="00AF2197" w:rsidDel="001D0125">
                <w:delText xml:space="preserve"> </w:delText>
              </w:r>
            </w:del>
            <w:customXmlDelRangeStart w:id="8262" w:author="peng" w:date="2015-01-22T13:50:00Z"/>
            <w:sdt>
              <w:sdtPr>
                <w:rPr>
                  <w:b/>
                  <w:i w:val="0"/>
                </w:rPr>
                <w:alias w:val="Operation ATTRIBUTE Name"/>
                <w:tag w:val="84799113-d630-4eef-bd4d-a074581d5b7f"/>
                <w:id w:val="1034921365"/>
                <w:dataBinding w:xpath="/elements/element[@objid='84799113-d630-4eef-bd4d-a074581d5b7f']/content[@alias='Operation ATTRIBUTE Name']" w:storeItemID="{D35B6978-45B9-4860-8E6E-EDB6F017D2CB}"/>
                <w:text w:multiLine="1"/>
              </w:sdtPr>
              <w:sdtEndPr/>
              <w:sdtContent>
                <w:customXmlDelRangeEnd w:id="8262"/>
                <w:del w:id="8263" w:author="peng" w:date="2015-01-22T13:50:00Z">
                  <w:r w:rsidR="00AF2197" w:rsidDel="001D0125">
                    <w:delText>learn</w:delText>
                  </w:r>
                </w:del>
                <w:customXmlDelRangeStart w:id="8264" w:author="peng" w:date="2015-01-22T13:50:00Z"/>
              </w:sdtContent>
            </w:sdt>
            <w:customXmlDelRangeEnd w:id="8264"/>
            <w:del w:id="8265" w:author="peng" w:date="2015-01-22T13:50:00Z">
              <w:r w:rsidR="00AF2197" w:rsidDel="001D0125">
                <w:delText xml:space="preserve"> (</w:delText>
              </w:r>
            </w:del>
            <w:customXmlDelRangeStart w:id="8266" w:author="peng" w:date="2015-01-22T13:50:00Z"/>
            <w:sdt>
              <w:sdtPr>
                <w:rPr>
                  <w:rStyle w:val="ae"/>
                  <w:b/>
                  <w:i w:val="0"/>
                </w:rPr>
                <w:alias w:val="Parameter ATTRIBUTE ParameterPassing"/>
                <w:tag w:val="8297d617-e74d-492c-9e41-231722ca189c"/>
                <w:id w:val="-1473288574"/>
                <w:dataBinding w:xpath="/elements/element[@objid='8297d617-e74d-492c-9e41-231722ca189c']/content[@alias='Parameter ATTRIBUTE ParameterPassing']" w:storeItemID="{D35B6978-45B9-4860-8E6E-EDB6F017D2CB}"/>
                <w:text w:multiLine="1"/>
              </w:sdtPr>
              <w:sdtEndPr>
                <w:rPr>
                  <w:rStyle w:val="ae"/>
                </w:rPr>
              </w:sdtEndPr>
              <w:sdtContent>
                <w:customXmlDelRangeEnd w:id="8266"/>
                <w:del w:id="8267" w:author="peng" w:date="2015-01-22T13:50:00Z">
                  <w:r w:rsidR="00AF2197" w:rsidDel="001D0125">
                    <w:rPr>
                      <w:rStyle w:val="ae"/>
                    </w:rPr>
                    <w:delText>Inout</w:delText>
                  </w:r>
                </w:del>
                <w:customXmlDelRangeStart w:id="8268" w:author="peng" w:date="2015-01-22T13:50:00Z"/>
              </w:sdtContent>
            </w:sdt>
            <w:customXmlDelRangeEnd w:id="8268"/>
            <w:del w:id="8269" w:author="peng" w:date="2015-01-22T13:50:00Z">
              <w:r w:rsidR="00AF2197" w:rsidDel="001D0125">
                <w:rPr>
                  <w:rStyle w:val="ae"/>
                </w:rPr>
                <w:delText xml:space="preserve"> </w:delText>
              </w:r>
            </w:del>
            <w:customXmlDelRangeStart w:id="8270" w:author="peng" w:date="2015-01-22T13:50:00Z"/>
            <w:sdt>
              <w:sdtPr>
                <w:rPr>
                  <w:b/>
                  <w:i w:val="0"/>
                </w:rPr>
                <w:alias w:val="Parameter ATTRIBUTE Name"/>
                <w:tag w:val="8297d617-e74d-492c-9e41-231722ca189c"/>
                <w:id w:val="-665477418"/>
                <w:dataBinding w:xpath="/elements/element[@objid='8297d617-e74d-492c-9e41-231722ca189c']/content[@alias='Parameter ATTRIBUTE Name']" w:storeItemID="{D35B6978-45B9-4860-8E6E-EDB6F017D2CB}"/>
                <w:text w:multiLine="1"/>
              </w:sdtPr>
              <w:sdtEndPr/>
              <w:sdtContent>
                <w:customXmlDelRangeEnd w:id="8270"/>
                <w:del w:id="8271" w:author="peng" w:date="2015-01-22T13:50:00Z">
                  <w:r w:rsidR="00AF2197" w:rsidDel="001D0125">
                    <w:delText>p0</w:delText>
                  </w:r>
                </w:del>
                <w:customXmlDelRangeStart w:id="8272" w:author="peng" w:date="2015-01-22T13:50:00Z"/>
              </w:sdtContent>
            </w:sdt>
            <w:customXmlDelRangeEnd w:id="8272"/>
            <w:del w:id="8273" w:author="peng" w:date="2015-01-22T13:50:00Z">
              <w:r w:rsidR="00AF2197" w:rsidDel="001D0125">
                <w:delText xml:space="preserve"> </w:delText>
              </w:r>
            </w:del>
            <w:customXmlDelRangeStart w:id="8274" w:author="peng" w:date="2015-01-22T13:50:00Z"/>
            <w:sdt>
              <w:sdtPr>
                <w:rPr>
                  <w:b/>
                  <w:i w:val="0"/>
                </w:rPr>
                <w:alias w:val="Class ATTRIBUTE Name"/>
                <w:tag w:val="c1a9f5a8-cf39-4ce5-a2cb-00cf1809ab12"/>
                <w:id w:val="-865675970"/>
                <w:dataBinding w:xpath="/elements/element[@objid='c1a9f5a8-cf39-4ce5-a2cb-00cf1809ab12']/content[@alias='Class ATTRIBUTE Name']" w:storeItemID="{D35B6978-45B9-4860-8E6E-EDB6F017D2CB}"/>
                <w:text w:multiLine="1"/>
              </w:sdtPr>
              <w:sdtEndPr/>
              <w:sdtContent>
                <w:customXmlDelRangeEnd w:id="8274"/>
                <w:del w:id="8275" w:author="peng" w:date="2015-01-22T13:50:00Z">
                  <w:r w:rsidR="00AF2197" w:rsidDel="001D0125">
                    <w:delText>DataBase</w:delText>
                  </w:r>
                </w:del>
                <w:customXmlDelRangeStart w:id="8276" w:author="peng" w:date="2015-01-22T13:50:00Z"/>
              </w:sdtContent>
            </w:sdt>
            <w:customXmlDelRangeEnd w:id="8276"/>
            <w:del w:id="8277" w:author="peng" w:date="2015-01-22T13:50:00Z">
              <w:r w:rsidR="00AF2197" w:rsidDel="001D0125">
                <w:delText>)</w:delText>
              </w:r>
            </w:del>
          </w:p>
        </w:tc>
        <w:tc>
          <w:tcPr>
            <w:tcW w:w="0" w:type="auto"/>
          </w:tcPr>
          <w:p w14:paraId="2833AD91"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8278" w:author="peng" w:date="2015-01-22T13:50:00Z"/>
              </w:rPr>
              <w:pPrChange w:id="8279"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8280" w:author="peng" w:date="2015-01-22T13:50:00Z"/>
            <w:sdt>
              <w:sdtPr>
                <w:rPr>
                  <w:b w:val="0"/>
                  <w:i w:val="0"/>
                </w:rPr>
                <w:alias w:val="Operation NOTE description 0"/>
                <w:tag w:val="84799113-d630-4eef-bd4d-a074581d5b7f"/>
                <w:id w:val="54824346"/>
                <w:dataBinding w:xpath="/elements/element[@objid='84799113-d630-4eef-bd4d-a074581d5b7f']/content[@alias='Operation NOTE description 0']" w:storeItemID="{D35B6978-45B9-4860-8E6E-EDB6F017D2CB}"/>
                <w:text w:multiLine="1"/>
              </w:sdtPr>
              <w:sdtEndPr/>
              <w:sdtContent>
                <w:customXmlDelRangeEnd w:id="8280"/>
                <w:del w:id="8281" w:author="peng" w:date="2015-01-22T13:50:00Z">
                  <w:r w:rsidR="00AF2197" w:rsidDel="001D0125">
                    <w:delText>implements learn method of Learner and trains a random forest classifier</w:delText>
                  </w:r>
                </w:del>
                <w:customXmlDelRangeStart w:id="8282" w:author="peng" w:date="2015-01-22T13:50:00Z"/>
              </w:sdtContent>
            </w:sdt>
            <w:customXmlDelRangeEnd w:id="8282"/>
          </w:p>
        </w:tc>
      </w:tr>
      <w:tr w:rsidR="0065251F" w:rsidDel="001D0125" w14:paraId="691C6AE2" w14:textId="77777777">
        <w:trPr>
          <w:cnfStyle w:val="000000100000" w:firstRow="0" w:lastRow="0" w:firstColumn="0" w:lastColumn="0" w:oddVBand="0" w:evenVBand="0" w:oddHBand="1" w:evenHBand="0" w:firstRowFirstColumn="0" w:firstRowLastColumn="0" w:lastRowFirstColumn="0" w:lastRowLastColumn="0"/>
          <w:jc w:val="both"/>
          <w:del w:id="8283"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0F1A9C6" w14:textId="77777777" w:rsidR="0065251F" w:rsidDel="001D0125" w:rsidRDefault="007D1D13">
            <w:pPr>
              <w:pStyle w:val="af4"/>
              <w:rPr>
                <w:del w:id="8284" w:author="peng" w:date="2015-01-22T13:50:00Z"/>
              </w:rPr>
              <w:pPrChange w:id="8285" w:author="peng" w:date="2015-01-26T02:41:00Z">
                <w:pPr>
                  <w:pStyle w:val="1"/>
                  <w:pageBreakBefore/>
                  <w:outlineLvl w:val="0"/>
                </w:pPr>
              </w:pPrChange>
            </w:pPr>
            <w:customXmlDelRangeStart w:id="8286" w:author="peng" w:date="2015-01-22T13:50:00Z"/>
            <w:sdt>
              <w:sdtPr>
                <w:rPr>
                  <w:b/>
                  <w:i w:val="0"/>
                </w:rPr>
                <w:alias w:val="Operation ATTRIBUTE Name"/>
                <w:tag w:val="9b2f1c61-6be7-4156-85db-15202c387c02"/>
                <w:id w:val="-1617984383"/>
                <w:dataBinding w:xpath="/elements/element[@objid='9b2f1c61-6be7-4156-85db-15202c387c02']/content[@alias='Operation ATTRIBUTE Name']" w:storeItemID="{D35B6978-45B9-4860-8E6E-EDB6F017D2CB}"/>
                <w:text w:multiLine="1"/>
              </w:sdtPr>
              <w:sdtEndPr/>
              <w:sdtContent>
                <w:customXmlDelRangeEnd w:id="8286"/>
                <w:del w:id="8287" w:author="peng" w:date="2015-01-22T13:50:00Z">
                  <w:r w:rsidR="00AF2197" w:rsidDel="001D0125">
                    <w:delText>setLearnerParameter</w:delText>
                  </w:r>
                </w:del>
                <w:customXmlDelRangeStart w:id="8288" w:author="peng" w:date="2015-01-22T13:50:00Z"/>
              </w:sdtContent>
            </w:sdt>
            <w:customXmlDelRangeEnd w:id="8288"/>
            <w:del w:id="8289" w:author="peng" w:date="2015-01-22T13:50:00Z">
              <w:r w:rsidR="00AF2197" w:rsidDel="001D0125">
                <w:delText xml:space="preserve"> (</w:delText>
              </w:r>
            </w:del>
            <w:customXmlDelRangeStart w:id="8290" w:author="peng" w:date="2015-01-22T13:50:00Z"/>
            <w:sdt>
              <w:sdtPr>
                <w:rPr>
                  <w:rStyle w:val="ae"/>
                  <w:b/>
                  <w:i w:val="0"/>
                </w:rPr>
                <w:alias w:val="Parameter ATTRIBUTE ParameterPassing"/>
                <w:tag w:val="a9b8a9da-a611-43a9-a19d-93fdd82edbdb"/>
                <w:id w:val="-1553298367"/>
                <w:dataBinding w:xpath="/elements/element[@objid='a9b8a9da-a611-43a9-a19d-93fdd82edbdb']/content[@alias='Parameter ATTRIBUTE ParameterPassing']" w:storeItemID="{D35B6978-45B9-4860-8E6E-EDB6F017D2CB}"/>
                <w:text w:multiLine="1"/>
              </w:sdtPr>
              <w:sdtEndPr>
                <w:rPr>
                  <w:rStyle w:val="ae"/>
                </w:rPr>
              </w:sdtEndPr>
              <w:sdtContent>
                <w:customXmlDelRangeEnd w:id="8290"/>
                <w:del w:id="8291" w:author="peng" w:date="2015-01-22T13:50:00Z">
                  <w:r w:rsidR="00AF2197" w:rsidDel="001D0125">
                    <w:rPr>
                      <w:rStyle w:val="ae"/>
                    </w:rPr>
                    <w:delText>Inout</w:delText>
                  </w:r>
                </w:del>
                <w:customXmlDelRangeStart w:id="8292" w:author="peng" w:date="2015-01-22T13:50:00Z"/>
              </w:sdtContent>
            </w:sdt>
            <w:customXmlDelRangeEnd w:id="8292"/>
            <w:del w:id="8293" w:author="peng" w:date="2015-01-22T13:50:00Z">
              <w:r w:rsidR="00AF2197" w:rsidDel="001D0125">
                <w:rPr>
                  <w:rStyle w:val="ae"/>
                </w:rPr>
                <w:delText xml:space="preserve"> </w:delText>
              </w:r>
            </w:del>
            <w:customXmlDelRangeStart w:id="8294" w:author="peng" w:date="2015-01-22T13:50:00Z"/>
            <w:sdt>
              <w:sdtPr>
                <w:rPr>
                  <w:b/>
                  <w:i w:val="0"/>
                </w:rPr>
                <w:alias w:val="Parameter ATTRIBUTE Name"/>
                <w:tag w:val="a9b8a9da-a611-43a9-a19d-93fdd82edbdb"/>
                <w:id w:val="145559101"/>
                <w:dataBinding w:xpath="/elements/element[@objid='a9b8a9da-a611-43a9-a19d-93fdd82edbdb']/content[@alias='Parameter ATTRIBUTE Name']" w:storeItemID="{D35B6978-45B9-4860-8E6E-EDB6F017D2CB}"/>
                <w:text w:multiLine="1"/>
              </w:sdtPr>
              <w:sdtEndPr/>
              <w:sdtContent>
                <w:customXmlDelRangeEnd w:id="8294"/>
                <w:del w:id="8295" w:author="peng" w:date="2015-01-22T13:50:00Z">
                  <w:r w:rsidR="00AF2197" w:rsidDel="001D0125">
                    <w:delText>p0</w:delText>
                  </w:r>
                </w:del>
                <w:customXmlDelRangeStart w:id="8296" w:author="peng" w:date="2015-01-22T13:50:00Z"/>
              </w:sdtContent>
            </w:sdt>
            <w:customXmlDelRangeEnd w:id="8296"/>
            <w:del w:id="8297" w:author="peng" w:date="2015-01-22T13:50:00Z">
              <w:r w:rsidR="00AF2197" w:rsidDel="001D0125">
                <w:delText xml:space="preserve"> </w:delText>
              </w:r>
            </w:del>
            <w:customXmlDelRangeStart w:id="8298" w:author="peng" w:date="2015-01-22T13:50:00Z"/>
            <w:sdt>
              <w:sdtPr>
                <w:rPr>
                  <w:b/>
                  <w:i w:val="0"/>
                </w:rPr>
                <w:alias w:val="DataType ATTRIBUTE Name"/>
                <w:tag w:val="00000004-0000-000d-0000-000000000000"/>
                <w:id w:val="2117712137"/>
                <w:dataBinding w:xpath="/elements/element[@objid='00000004-0000-000d-0000-000000000000']/content[@alias='DataType ATTRIBUTE Name']" w:storeItemID="{D35B6978-45B9-4860-8E6E-EDB6F017D2CB}"/>
                <w:text w:multiLine="1"/>
              </w:sdtPr>
              <w:sdtEndPr/>
              <w:sdtContent>
                <w:customXmlDelRangeEnd w:id="8298"/>
                <w:del w:id="8299" w:author="peng" w:date="2015-01-22T13:50:00Z">
                  <w:r w:rsidR="00AF2197" w:rsidDel="001D0125">
                    <w:delText>string</w:delText>
                  </w:r>
                </w:del>
                <w:customXmlDelRangeStart w:id="8300" w:author="peng" w:date="2015-01-22T13:50:00Z"/>
              </w:sdtContent>
            </w:sdt>
            <w:customXmlDelRangeEnd w:id="8300"/>
            <w:del w:id="8301" w:author="peng" w:date="2015-01-22T13:50:00Z">
              <w:r w:rsidR="00AF2197" w:rsidDel="001D0125">
                <w:delText>,</w:delText>
              </w:r>
            </w:del>
            <w:customXmlDelRangeStart w:id="8302" w:author="peng" w:date="2015-01-22T13:50:00Z"/>
            <w:sdt>
              <w:sdtPr>
                <w:rPr>
                  <w:rStyle w:val="ae"/>
                  <w:b/>
                  <w:i w:val="0"/>
                </w:rPr>
                <w:alias w:val="Parameter ATTRIBUTE ParameterPassing"/>
                <w:tag w:val="a2ea1d65-e182-4c99-812a-ce40182784a7"/>
                <w:id w:val="-29503195"/>
                <w:dataBinding w:xpath="/elements/element[@objid='a2ea1d65-e182-4c99-812a-ce40182784a7']/content[@alias='Parameter ATTRIBUTE ParameterPassing']" w:storeItemID="{D35B6978-45B9-4860-8E6E-EDB6F017D2CB}"/>
                <w:text w:multiLine="1"/>
              </w:sdtPr>
              <w:sdtEndPr>
                <w:rPr>
                  <w:rStyle w:val="ae"/>
                </w:rPr>
              </w:sdtEndPr>
              <w:sdtContent>
                <w:customXmlDelRangeEnd w:id="8302"/>
                <w:del w:id="8303" w:author="peng" w:date="2015-01-22T13:50:00Z">
                  <w:r w:rsidR="00AF2197" w:rsidDel="001D0125">
                    <w:rPr>
                      <w:rStyle w:val="ae"/>
                    </w:rPr>
                    <w:delText>Inout</w:delText>
                  </w:r>
                </w:del>
                <w:customXmlDelRangeStart w:id="8304" w:author="peng" w:date="2015-01-22T13:50:00Z"/>
              </w:sdtContent>
            </w:sdt>
            <w:customXmlDelRangeEnd w:id="8304"/>
            <w:del w:id="8305" w:author="peng" w:date="2015-01-22T13:50:00Z">
              <w:r w:rsidR="00AF2197" w:rsidDel="001D0125">
                <w:rPr>
                  <w:rStyle w:val="ae"/>
                </w:rPr>
                <w:delText xml:space="preserve"> </w:delText>
              </w:r>
            </w:del>
            <w:customXmlDelRangeStart w:id="8306" w:author="peng" w:date="2015-01-22T13:50:00Z"/>
            <w:sdt>
              <w:sdtPr>
                <w:rPr>
                  <w:b/>
                  <w:i w:val="0"/>
                </w:rPr>
                <w:alias w:val="Parameter ATTRIBUTE Name"/>
                <w:tag w:val="a2ea1d65-e182-4c99-812a-ce40182784a7"/>
                <w:id w:val="-799149254"/>
                <w:dataBinding w:xpath="/elements/element[@objid='a2ea1d65-e182-4c99-812a-ce40182784a7']/content[@alias='Parameter ATTRIBUTE Name']" w:storeItemID="{D35B6978-45B9-4860-8E6E-EDB6F017D2CB}"/>
                <w:text w:multiLine="1"/>
              </w:sdtPr>
              <w:sdtEndPr/>
              <w:sdtContent>
                <w:customXmlDelRangeEnd w:id="8306"/>
                <w:del w:id="8307" w:author="peng" w:date="2015-01-22T13:50:00Z">
                  <w:r w:rsidR="00AF2197" w:rsidDel="001D0125">
                    <w:delText>p1</w:delText>
                  </w:r>
                </w:del>
                <w:customXmlDelRangeStart w:id="8308" w:author="peng" w:date="2015-01-22T13:50:00Z"/>
              </w:sdtContent>
            </w:sdt>
            <w:customXmlDelRangeEnd w:id="8308"/>
            <w:del w:id="8309" w:author="peng" w:date="2015-01-22T13:50:00Z">
              <w:r w:rsidR="00AF2197" w:rsidDel="001D0125">
                <w:delText xml:space="preserve"> </w:delText>
              </w:r>
            </w:del>
            <w:customXmlDelRangeStart w:id="8310" w:author="peng" w:date="2015-01-22T13:50:00Z"/>
            <w:sdt>
              <w:sdtPr>
                <w:rPr>
                  <w:b/>
                  <w:i w:val="0"/>
                </w:rPr>
                <w:alias w:val="Class ATTRIBUTE Name"/>
                <w:tag w:val="00d00398-0000-2b12-0000-000000000000"/>
                <w:id w:val="1932010645"/>
                <w:dataBinding w:xpath="/elements/element[@objid='00d00398-0000-2b12-0000-000000000000']/content[@alias='Class ATTRIBUTE Name']" w:storeItemID="{D35B6978-45B9-4860-8E6E-EDB6F017D2CB}"/>
                <w:text w:multiLine="1"/>
              </w:sdtPr>
              <w:sdtEndPr/>
              <w:sdtContent>
                <w:customXmlDelRangeEnd w:id="8310"/>
                <w:del w:id="8311" w:author="peng" w:date="2015-01-22T13:50:00Z">
                  <w:r w:rsidR="00AF2197" w:rsidDel="001D0125">
                    <w:delText>Object</w:delText>
                  </w:r>
                </w:del>
                <w:customXmlDelRangeStart w:id="8312" w:author="peng" w:date="2015-01-22T13:50:00Z"/>
              </w:sdtContent>
            </w:sdt>
            <w:customXmlDelRangeEnd w:id="8312"/>
            <w:del w:id="8313" w:author="peng" w:date="2015-01-22T13:50:00Z">
              <w:r w:rsidR="00AF2197" w:rsidDel="001D0125">
                <w:delText>)</w:delText>
              </w:r>
            </w:del>
          </w:p>
        </w:tc>
        <w:tc>
          <w:tcPr>
            <w:tcW w:w="0" w:type="auto"/>
          </w:tcPr>
          <w:p w14:paraId="320AF316"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8314" w:author="peng" w:date="2015-01-22T13:50:00Z"/>
              </w:rPr>
              <w:pPrChange w:id="8315"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8316" w:author="peng" w:date="2015-01-22T13:50:00Z"/>
            <w:sdt>
              <w:sdtPr>
                <w:rPr>
                  <w:b w:val="0"/>
                  <w:i w:val="0"/>
                </w:rPr>
                <w:alias w:val="Operation NOTE description 0"/>
                <w:tag w:val="9b2f1c61-6be7-4156-85db-15202c387c02"/>
                <w:id w:val="-1121217822"/>
                <w:dataBinding w:xpath="/elements/element[@objid='9b2f1c61-6be7-4156-85db-15202c387c02']/content[@alias='Operation NOTE description 0']" w:storeItemID="{D35B6978-45B9-4860-8E6E-EDB6F017D2CB}"/>
                <w:text w:multiLine="1"/>
              </w:sdtPr>
              <w:sdtEndPr/>
              <w:sdtContent>
                <w:customXmlDelRangeEnd w:id="8316"/>
                <w:del w:id="8317" w:author="peng" w:date="2015-01-22T13:50:00Z">
                  <w:r w:rsidR="00AF2197" w:rsidDel="001D0125">
                    <w:delText>implements setLearnerParameter method of Learner</w:delText>
                  </w:r>
                </w:del>
                <w:customXmlDelRangeStart w:id="8318" w:author="peng" w:date="2015-01-22T13:50:00Z"/>
              </w:sdtContent>
            </w:sdt>
            <w:customXmlDelRangeEnd w:id="8318"/>
          </w:p>
        </w:tc>
      </w:tr>
      <w:tr w:rsidR="0065251F" w:rsidDel="001D0125" w14:paraId="72909E7D" w14:textId="77777777">
        <w:trPr>
          <w:jc w:val="both"/>
          <w:del w:id="8319"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023D3C6B" w14:textId="77777777" w:rsidR="0065251F" w:rsidDel="001D0125" w:rsidRDefault="007D1D13">
            <w:pPr>
              <w:pStyle w:val="af4"/>
              <w:rPr>
                <w:del w:id="8320" w:author="peng" w:date="2015-01-22T13:50:00Z"/>
              </w:rPr>
              <w:pPrChange w:id="8321" w:author="peng" w:date="2015-01-26T02:41:00Z">
                <w:pPr>
                  <w:pStyle w:val="1"/>
                  <w:pageBreakBefore/>
                  <w:outlineLvl w:val="0"/>
                </w:pPr>
              </w:pPrChange>
            </w:pPr>
            <w:customXmlDelRangeStart w:id="8322" w:author="peng" w:date="2015-01-22T13:50:00Z"/>
            <w:sdt>
              <w:sdtPr>
                <w:rPr>
                  <w:b/>
                  <w:i w:val="0"/>
                </w:rPr>
                <w:alias w:val="DataType ATTRIBUTE Name"/>
                <w:tag w:val="00000004-0000-000b-0000-000000000000"/>
                <w:id w:val="1225031525"/>
                <w:dataBinding w:xpath="/elements/element[@objid='00000004-0000-000b-0000-000000000000']/content[@alias='DataType ATTRIBUTE Name']" w:storeItemID="{D35B6978-45B9-4860-8E6E-EDB6F017D2CB}"/>
                <w:text w:multiLine="1"/>
              </w:sdtPr>
              <w:sdtEndPr/>
              <w:sdtContent>
                <w:customXmlDelRangeEnd w:id="8322"/>
                <w:del w:id="8323" w:author="peng" w:date="2015-01-22T13:50:00Z">
                  <w:r w:rsidR="00AF2197" w:rsidDel="001D0125">
                    <w:delText>float</w:delText>
                  </w:r>
                </w:del>
                <w:customXmlDelRangeStart w:id="8324" w:author="peng" w:date="2015-01-22T13:50:00Z"/>
              </w:sdtContent>
            </w:sdt>
            <w:customXmlDelRangeEnd w:id="8324"/>
            <w:del w:id="8325" w:author="peng" w:date="2015-01-22T13:50:00Z">
              <w:r w:rsidR="00AF2197" w:rsidDel="001D0125">
                <w:delText xml:space="preserve"> </w:delText>
              </w:r>
            </w:del>
            <w:customXmlDelRangeStart w:id="8326" w:author="peng" w:date="2015-01-22T13:50:00Z"/>
            <w:sdt>
              <w:sdtPr>
                <w:rPr>
                  <w:b/>
                  <w:i w:val="0"/>
                </w:rPr>
                <w:alias w:val="Operation ATTRIBUTE Name"/>
                <w:tag w:val="0b5c008f-76ac-4c0e-b2de-4a29ece8a2f6"/>
                <w:id w:val="-1806391084"/>
                <w:dataBinding w:xpath="/elements/element[@objid='0b5c008f-76ac-4c0e-b2de-4a29ece8a2f6']/content[@alias='Operation ATTRIBUTE Name']" w:storeItemID="{D35B6978-45B9-4860-8E6E-EDB6F017D2CB}"/>
                <w:text w:multiLine="1"/>
              </w:sdtPr>
              <w:sdtEndPr/>
              <w:sdtContent>
                <w:customXmlDelRangeEnd w:id="8326"/>
                <w:del w:id="8327" w:author="peng" w:date="2015-01-22T13:50:00Z">
                  <w:r w:rsidR="00AF2197" w:rsidDel="001D0125">
                    <w:delText>testAccuracy</w:delText>
                  </w:r>
                </w:del>
                <w:customXmlDelRangeStart w:id="8328" w:author="peng" w:date="2015-01-22T13:50:00Z"/>
              </w:sdtContent>
            </w:sdt>
            <w:customXmlDelRangeEnd w:id="8328"/>
            <w:del w:id="8329" w:author="peng" w:date="2015-01-22T13:50:00Z">
              <w:r w:rsidR="00AF2197" w:rsidDel="001D0125">
                <w:delText xml:space="preserve"> (</w:delText>
              </w:r>
            </w:del>
            <w:customXmlDelRangeStart w:id="8330" w:author="peng" w:date="2015-01-22T13:50:00Z"/>
            <w:sdt>
              <w:sdtPr>
                <w:rPr>
                  <w:rStyle w:val="ae"/>
                  <w:b/>
                  <w:i w:val="0"/>
                </w:rPr>
                <w:alias w:val="Parameter ATTRIBUTE ParameterPassing"/>
                <w:tag w:val="2e42fb19-f9fa-405b-b1f1-e14aea623a91"/>
                <w:id w:val="-1842618308"/>
                <w:dataBinding w:xpath="/elements/element[@objid='2e42fb19-f9fa-405b-b1f1-e14aea623a91']/content[@alias='Parameter ATTRIBUTE ParameterPassing']" w:storeItemID="{D35B6978-45B9-4860-8E6E-EDB6F017D2CB}"/>
                <w:text w:multiLine="1"/>
              </w:sdtPr>
              <w:sdtEndPr>
                <w:rPr>
                  <w:rStyle w:val="ae"/>
                </w:rPr>
              </w:sdtEndPr>
              <w:sdtContent>
                <w:customXmlDelRangeEnd w:id="8330"/>
                <w:del w:id="8331" w:author="peng" w:date="2015-01-22T13:50:00Z">
                  <w:r w:rsidR="00AF2197" w:rsidDel="001D0125">
                    <w:rPr>
                      <w:rStyle w:val="ae"/>
                    </w:rPr>
                    <w:delText>Inout</w:delText>
                  </w:r>
                </w:del>
                <w:customXmlDelRangeStart w:id="8332" w:author="peng" w:date="2015-01-22T13:50:00Z"/>
              </w:sdtContent>
            </w:sdt>
            <w:customXmlDelRangeEnd w:id="8332"/>
            <w:del w:id="8333" w:author="peng" w:date="2015-01-22T13:50:00Z">
              <w:r w:rsidR="00AF2197" w:rsidDel="001D0125">
                <w:rPr>
                  <w:rStyle w:val="ae"/>
                </w:rPr>
                <w:delText xml:space="preserve"> </w:delText>
              </w:r>
            </w:del>
            <w:customXmlDelRangeStart w:id="8334" w:author="peng" w:date="2015-01-22T13:50:00Z"/>
            <w:sdt>
              <w:sdtPr>
                <w:rPr>
                  <w:b/>
                  <w:i w:val="0"/>
                </w:rPr>
                <w:alias w:val="Parameter ATTRIBUTE Name"/>
                <w:tag w:val="2e42fb19-f9fa-405b-b1f1-e14aea623a91"/>
                <w:id w:val="-692615014"/>
                <w:dataBinding w:xpath="/elements/element[@objid='2e42fb19-f9fa-405b-b1f1-e14aea623a91']/content[@alias='Parameter ATTRIBUTE Name']" w:storeItemID="{D35B6978-45B9-4860-8E6E-EDB6F017D2CB}"/>
                <w:text w:multiLine="1"/>
              </w:sdtPr>
              <w:sdtEndPr/>
              <w:sdtContent>
                <w:customXmlDelRangeEnd w:id="8334"/>
                <w:del w:id="8335" w:author="peng" w:date="2015-01-22T13:50:00Z">
                  <w:r w:rsidR="00AF2197" w:rsidDel="001D0125">
                    <w:delText>testData</w:delText>
                  </w:r>
                </w:del>
                <w:customXmlDelRangeStart w:id="8336" w:author="peng" w:date="2015-01-22T13:50:00Z"/>
              </w:sdtContent>
            </w:sdt>
            <w:customXmlDelRangeEnd w:id="8336"/>
            <w:del w:id="8337" w:author="peng" w:date="2015-01-22T13:50:00Z">
              <w:r w:rsidR="00AF2197" w:rsidDel="001D0125">
                <w:delText xml:space="preserve"> </w:delText>
              </w:r>
            </w:del>
            <w:customXmlDelRangeStart w:id="8338" w:author="peng" w:date="2015-01-22T13:50:00Z"/>
            <w:sdt>
              <w:sdtPr>
                <w:rPr>
                  <w:b/>
                  <w:i w:val="0"/>
                </w:rPr>
                <w:alias w:val="Class ATTRIBUTE Name"/>
                <w:tag w:val="c1a9f5a8-cf39-4ce5-a2cb-00cf1809ab12"/>
                <w:id w:val="-808549381"/>
                <w:dataBinding w:xpath="/elements/element[@objid='c1a9f5a8-cf39-4ce5-a2cb-00cf1809ab12']/content[@alias='Class ATTRIBUTE Name']" w:storeItemID="{D35B6978-45B9-4860-8E6E-EDB6F017D2CB}"/>
                <w:text w:multiLine="1"/>
              </w:sdtPr>
              <w:sdtEndPr/>
              <w:sdtContent>
                <w:customXmlDelRangeEnd w:id="8338"/>
                <w:del w:id="8339" w:author="peng" w:date="2015-01-22T13:50:00Z">
                  <w:r w:rsidR="00AF2197" w:rsidDel="001D0125">
                    <w:delText>DataBase</w:delText>
                  </w:r>
                </w:del>
                <w:customXmlDelRangeStart w:id="8340" w:author="peng" w:date="2015-01-22T13:50:00Z"/>
              </w:sdtContent>
            </w:sdt>
            <w:customXmlDelRangeEnd w:id="8340"/>
            <w:del w:id="8341" w:author="peng" w:date="2015-01-22T13:50:00Z">
              <w:r w:rsidR="00AF2197" w:rsidDel="001D0125">
                <w:delText>)</w:delText>
              </w:r>
            </w:del>
          </w:p>
        </w:tc>
        <w:tc>
          <w:tcPr>
            <w:tcW w:w="0" w:type="auto"/>
          </w:tcPr>
          <w:p w14:paraId="02437FF5"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8342" w:author="peng" w:date="2015-01-22T13:50:00Z"/>
              </w:rPr>
              <w:pPrChange w:id="8343"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8344" w:author="peng" w:date="2015-01-22T13:50:00Z"/>
            <w:sdt>
              <w:sdtPr>
                <w:rPr>
                  <w:b w:val="0"/>
                  <w:i w:val="0"/>
                </w:rPr>
                <w:alias w:val="Operation NOTE description 0"/>
                <w:tag w:val="0b5c008f-76ac-4c0e-b2de-4a29ece8a2f6"/>
                <w:id w:val="-1616046132"/>
                <w:dataBinding w:xpath="/elements/element[@objid='0b5c008f-76ac-4c0e-b2de-4a29ece8a2f6']/content[@alias='Operation NOTE description 0']" w:storeItemID="{D35B6978-45B9-4860-8E6E-EDB6F017D2CB}"/>
                <w:text w:multiLine="1"/>
              </w:sdtPr>
              <w:sdtEndPr/>
              <w:sdtContent>
                <w:customXmlDelRangeEnd w:id="8344"/>
                <w:del w:id="8345" w:author="peng" w:date="2015-01-22T13:50:00Z">
                  <w:r w:rsidR="00AF2197" w:rsidDel="001D0125">
                    <w:delText>tests the accuracy of random forest after forest creation</w:delText>
                  </w:r>
                </w:del>
                <w:customXmlDelRangeStart w:id="8346" w:author="peng" w:date="2015-01-22T13:50:00Z"/>
              </w:sdtContent>
            </w:sdt>
            <w:customXmlDelRangeEnd w:id="8346"/>
          </w:p>
        </w:tc>
      </w:tr>
    </w:tbl>
    <w:p w14:paraId="311D12FF" w14:textId="77777777" w:rsidR="0065251F" w:rsidDel="001D0125" w:rsidRDefault="00AF2197">
      <w:pPr>
        <w:pStyle w:val="af4"/>
        <w:rPr>
          <w:del w:id="8347" w:author="peng" w:date="2015-01-22T13:50:00Z"/>
        </w:rPr>
        <w:pPrChange w:id="8348" w:author="peng" w:date="2015-01-26T02:41:00Z">
          <w:pPr>
            <w:pStyle w:val="1"/>
            <w:pageBreakBefore/>
          </w:pPr>
        </w:pPrChange>
      </w:pPr>
      <w:del w:id="8349"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21</w:delText>
        </w:r>
        <w:r w:rsidR="00C44C9A" w:rsidDel="001D0125">
          <w:fldChar w:fldCharType="end"/>
        </w:r>
        <w:r w:rsidDel="001D0125">
          <w:delText> Operations of Class "RandomForestLearner"</w:delText>
        </w:r>
      </w:del>
    </w:p>
    <w:p w14:paraId="436EA112" w14:textId="77777777" w:rsidR="002A635A" w:rsidDel="001D0125" w:rsidRDefault="002A635A">
      <w:pPr>
        <w:pStyle w:val="af4"/>
        <w:rPr>
          <w:del w:id="8350" w:author="peng" w:date="2015-01-22T13:50:00Z"/>
        </w:rPr>
        <w:pPrChange w:id="8351" w:author="peng" w:date="2015-01-26T02:41:00Z">
          <w:pPr>
            <w:pStyle w:val="1"/>
            <w:pageBreakBefore/>
          </w:pPr>
        </w:pPrChange>
      </w:pPr>
    </w:p>
    <w:p w14:paraId="0626009E" w14:textId="77777777" w:rsidR="002A635A" w:rsidRPr="002A635A" w:rsidDel="001D0125" w:rsidRDefault="002A635A">
      <w:pPr>
        <w:pStyle w:val="af4"/>
        <w:rPr>
          <w:del w:id="8352" w:author="peng" w:date="2015-01-22T13:50:00Z"/>
        </w:rPr>
        <w:pPrChange w:id="8353" w:author="peng" w:date="2015-01-26T02:41:00Z">
          <w:pPr>
            <w:pStyle w:val="1"/>
            <w:pageBreakBefore/>
          </w:pPr>
        </w:pPrChange>
      </w:pPr>
    </w:p>
    <w:tbl>
      <w:tblPr>
        <w:tblStyle w:val="-1"/>
        <w:tblW w:w="5000" w:type="pct"/>
        <w:jc w:val="both"/>
        <w:tblLook w:val="04A0" w:firstRow="1" w:lastRow="0" w:firstColumn="1" w:lastColumn="0" w:noHBand="0" w:noVBand="1"/>
      </w:tblPr>
      <w:tblGrid>
        <w:gridCol w:w="3585"/>
        <w:gridCol w:w="5467"/>
      </w:tblGrid>
      <w:tr w:rsidR="0065251F" w:rsidDel="001D0125" w14:paraId="71518AC5" w14:textId="77777777" w:rsidTr="0065251F">
        <w:trPr>
          <w:cnfStyle w:val="100000000000" w:firstRow="1" w:lastRow="0" w:firstColumn="0" w:lastColumn="0" w:oddVBand="0" w:evenVBand="0" w:oddHBand="0" w:evenHBand="0" w:firstRowFirstColumn="0" w:firstRowLastColumn="0" w:lastRowFirstColumn="0" w:lastRowLastColumn="0"/>
          <w:tblHeader/>
          <w:jc w:val="both"/>
          <w:del w:id="835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7AF24F0A" w14:textId="77777777" w:rsidR="0065251F" w:rsidDel="001D0125" w:rsidRDefault="00AF2197">
            <w:pPr>
              <w:pStyle w:val="af4"/>
              <w:rPr>
                <w:del w:id="8355" w:author="peng" w:date="2015-01-22T13:50:00Z"/>
              </w:rPr>
              <w:pPrChange w:id="8356" w:author="peng" w:date="2015-01-26T02:41:00Z">
                <w:pPr>
                  <w:pStyle w:val="1"/>
                  <w:pageBreakBefore/>
                  <w:outlineLvl w:val="0"/>
                </w:pPr>
              </w:pPrChange>
            </w:pPr>
            <w:del w:id="8357" w:author="peng" w:date="2015-01-22T13:50:00Z">
              <w:r w:rsidDel="001D0125">
                <w:delText>Name</w:delText>
              </w:r>
            </w:del>
          </w:p>
        </w:tc>
        <w:tc>
          <w:tcPr>
            <w:tcW w:w="0" w:type="auto"/>
          </w:tcPr>
          <w:p w14:paraId="3CCF21D4"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8358" w:author="peng" w:date="2015-01-22T13:50:00Z"/>
              </w:rPr>
              <w:pPrChange w:id="8359"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8360" w:author="peng" w:date="2015-01-22T13:50:00Z">
              <w:r w:rsidDel="001D0125">
                <w:delText>Description</w:delText>
              </w:r>
            </w:del>
          </w:p>
        </w:tc>
      </w:tr>
      <w:tr w:rsidR="0065251F" w:rsidDel="001D0125" w14:paraId="1817B064" w14:textId="77777777">
        <w:trPr>
          <w:cnfStyle w:val="000000100000" w:firstRow="0" w:lastRow="0" w:firstColumn="0" w:lastColumn="0" w:oddVBand="0" w:evenVBand="0" w:oddHBand="1" w:evenHBand="0" w:firstRowFirstColumn="0" w:firstRowLastColumn="0" w:lastRowFirstColumn="0" w:lastRowLastColumn="0"/>
          <w:jc w:val="both"/>
          <w:del w:id="8361"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60458FB7" w14:textId="77777777" w:rsidR="0065251F" w:rsidDel="001D0125" w:rsidRDefault="007D1D13">
            <w:pPr>
              <w:pStyle w:val="af4"/>
              <w:rPr>
                <w:del w:id="8362" w:author="peng" w:date="2015-01-22T13:50:00Z"/>
              </w:rPr>
              <w:pPrChange w:id="8363" w:author="peng" w:date="2015-01-26T02:41:00Z">
                <w:pPr>
                  <w:pStyle w:val="1"/>
                  <w:pageBreakBefore/>
                  <w:outlineLvl w:val="0"/>
                </w:pPr>
              </w:pPrChange>
            </w:pPr>
            <w:customXmlDelRangeStart w:id="8364" w:author="peng" w:date="2015-01-22T13:50:00Z"/>
            <w:sdt>
              <w:sdtPr>
                <w:rPr>
                  <w:b/>
                  <w:i w:val="0"/>
                </w:rPr>
                <w:alias w:val="Attribute ATTRIBUTE Name"/>
                <w:tag w:val="eafec0c5-2d8e-48a2-b23c-cb59b300755a"/>
                <w:id w:val="1285156154"/>
                <w:dataBinding w:xpath="/elements/element[@objid='eafec0c5-2d8e-48a2-b23c-cb59b300755a']/content[@alias='Attribute ATTRIBUTE Name']" w:storeItemID="{D35B6978-45B9-4860-8E6E-EDB6F017D2CB}"/>
                <w:text w:multiLine="1"/>
              </w:sdtPr>
              <w:sdtEndPr/>
              <w:sdtContent>
                <w:customXmlDelRangeEnd w:id="8364"/>
                <w:del w:id="8365" w:author="peng" w:date="2015-01-22T13:50:00Z">
                  <w:r w:rsidR="00AF2197" w:rsidDel="001D0125">
                    <w:delText>_attrN</w:delText>
                  </w:r>
                </w:del>
                <w:customXmlDelRangeStart w:id="8366" w:author="peng" w:date="2015-01-22T13:50:00Z"/>
              </w:sdtContent>
            </w:sdt>
            <w:customXmlDelRangeEnd w:id="8366"/>
            <w:del w:id="8367" w:author="peng" w:date="2015-01-22T13:50:00Z">
              <w:r w:rsidR="00AF2197" w:rsidDel="001D0125">
                <w:delText xml:space="preserve"> : [</w:delText>
              </w:r>
            </w:del>
            <w:customXmlDelRangeStart w:id="8368" w:author="peng" w:date="2015-01-22T13:50:00Z"/>
            <w:sdt>
              <w:sdtPr>
                <w:rPr>
                  <w:b/>
                  <w:i w:val="0"/>
                </w:rPr>
                <w:alias w:val="Attribute ATTRIBUTE MultiplicityMin"/>
                <w:tag w:val="eafec0c5-2d8e-48a2-b23c-cb59b300755a"/>
                <w:id w:val="1133138156"/>
                <w:dataBinding w:xpath="/elements/element[@objid='eafec0c5-2d8e-48a2-b23c-cb59b300755a']/content[@alias='Attribute ATTRIBUTE MultiplicityMin']" w:storeItemID="{D35B6978-45B9-4860-8E6E-EDB6F017D2CB}"/>
                <w:text w:multiLine="1"/>
              </w:sdtPr>
              <w:sdtEndPr/>
              <w:sdtContent>
                <w:customXmlDelRangeEnd w:id="8368"/>
                <w:del w:id="8369" w:author="peng" w:date="2015-01-22T13:50:00Z">
                  <w:r w:rsidR="00AF2197" w:rsidDel="001D0125">
                    <w:delText>1</w:delText>
                  </w:r>
                </w:del>
                <w:customXmlDelRangeStart w:id="8370" w:author="peng" w:date="2015-01-22T13:50:00Z"/>
              </w:sdtContent>
            </w:sdt>
            <w:customXmlDelRangeEnd w:id="8370"/>
            <w:del w:id="8371" w:author="peng" w:date="2015-01-22T13:50:00Z">
              <w:r w:rsidR="00AF2197" w:rsidDel="001D0125">
                <w:delText>..</w:delText>
              </w:r>
            </w:del>
            <w:customXmlDelRangeStart w:id="8372" w:author="peng" w:date="2015-01-22T13:50:00Z"/>
            <w:sdt>
              <w:sdtPr>
                <w:rPr>
                  <w:b/>
                  <w:i w:val="0"/>
                </w:rPr>
                <w:alias w:val="Attribute ATTRIBUTE MultiplicityMax"/>
                <w:tag w:val="eafec0c5-2d8e-48a2-b23c-cb59b300755a"/>
                <w:id w:val="-1073044238"/>
                <w:dataBinding w:xpath="/elements/element[@objid='eafec0c5-2d8e-48a2-b23c-cb59b300755a']/content[@alias='Attribute ATTRIBUTE MultiplicityMax']" w:storeItemID="{D35B6978-45B9-4860-8E6E-EDB6F017D2CB}"/>
                <w:text w:multiLine="1"/>
              </w:sdtPr>
              <w:sdtEndPr/>
              <w:sdtContent>
                <w:customXmlDelRangeEnd w:id="8372"/>
                <w:del w:id="8373" w:author="peng" w:date="2015-01-22T13:50:00Z">
                  <w:r w:rsidR="00AF2197" w:rsidDel="001D0125">
                    <w:delText>1</w:delText>
                  </w:r>
                </w:del>
                <w:customXmlDelRangeStart w:id="8374" w:author="peng" w:date="2015-01-22T13:50:00Z"/>
              </w:sdtContent>
            </w:sdt>
            <w:customXmlDelRangeEnd w:id="8374"/>
            <w:del w:id="8375" w:author="peng" w:date="2015-01-22T13:50:00Z">
              <w:r w:rsidR="00AF2197" w:rsidDel="001D0125">
                <w:delText xml:space="preserve">] </w:delText>
              </w:r>
            </w:del>
            <w:customXmlDelRangeStart w:id="8376" w:author="peng" w:date="2015-01-22T13:50:00Z"/>
            <w:sdt>
              <w:sdtPr>
                <w:rPr>
                  <w:b/>
                  <w:i w:val="0"/>
                </w:rPr>
                <w:alias w:val="DataType ATTRIBUTE Name"/>
                <w:tag w:val="00000004-0000-0009-0000-000000000000"/>
                <w:id w:val="663436592"/>
                <w:dataBinding w:xpath="/elements/element[@objid='00000004-0000-0009-0000-000000000000']/content[@alias='DataType ATTRIBUTE Name']" w:storeItemID="{D35B6978-45B9-4860-8E6E-EDB6F017D2CB}"/>
                <w:text w:multiLine="1"/>
              </w:sdtPr>
              <w:sdtEndPr/>
              <w:sdtContent>
                <w:customXmlDelRangeEnd w:id="8376"/>
                <w:del w:id="8377" w:author="peng" w:date="2015-01-22T13:50:00Z">
                  <w:r w:rsidR="00AF2197" w:rsidDel="001D0125">
                    <w:delText>integer</w:delText>
                  </w:r>
                </w:del>
                <w:customXmlDelRangeStart w:id="8378" w:author="peng" w:date="2015-01-22T13:50:00Z"/>
              </w:sdtContent>
            </w:sdt>
            <w:customXmlDelRangeEnd w:id="8378"/>
          </w:p>
        </w:tc>
        <w:tc>
          <w:tcPr>
            <w:tcW w:w="0" w:type="auto"/>
          </w:tcPr>
          <w:p w14:paraId="67A74BE6"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8379" w:author="peng" w:date="2015-01-22T13:50:00Z"/>
              </w:rPr>
              <w:pPrChange w:id="8380"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8381" w:author="peng" w:date="2015-01-22T13:50:00Z"/>
            <w:sdt>
              <w:sdtPr>
                <w:rPr>
                  <w:b w:val="0"/>
                  <w:i w:val="0"/>
                </w:rPr>
                <w:alias w:val="Attribute NOTE description 0"/>
                <w:tag w:val="eafec0c5-2d8e-48a2-b23c-cb59b300755a"/>
                <w:id w:val="-1706012080"/>
                <w:dataBinding w:xpath="/elements/element[@objid='eafec0c5-2d8e-48a2-b23c-cb59b300755a']/content[@alias='Attribute NOTE description 0']" w:storeItemID="{D35B6978-45B9-4860-8E6E-EDB6F017D2CB}"/>
                <w:text w:multiLine="1"/>
              </w:sdtPr>
              <w:sdtEndPr/>
              <w:sdtContent>
                <w:customXmlDelRangeEnd w:id="8381"/>
                <w:del w:id="8382" w:author="peng" w:date="2015-01-22T13:50:00Z">
                  <w:r w:rsidR="00AF2197" w:rsidDel="001D0125">
                    <w:delText>size of attributes to bootstrap</w:delText>
                  </w:r>
                </w:del>
                <w:customXmlDelRangeStart w:id="8383" w:author="peng" w:date="2015-01-22T13:50:00Z"/>
              </w:sdtContent>
            </w:sdt>
            <w:customXmlDelRangeEnd w:id="8383"/>
          </w:p>
        </w:tc>
      </w:tr>
      <w:tr w:rsidR="0065251F" w:rsidDel="001D0125" w14:paraId="76FABC27" w14:textId="77777777">
        <w:trPr>
          <w:jc w:val="both"/>
          <w:del w:id="8384" w:author="peng" w:date="2015-01-22T13:50:00Z"/>
        </w:trPr>
        <w:tc>
          <w:tcPr>
            <w:cnfStyle w:val="001000000000" w:firstRow="0" w:lastRow="0" w:firstColumn="1" w:lastColumn="0" w:oddVBand="0" w:evenVBand="0" w:oddHBand="0" w:evenHBand="0" w:firstRowFirstColumn="0" w:firstRowLastColumn="0" w:lastRowFirstColumn="0" w:lastRowLastColumn="0"/>
            <w:tcW w:w="0" w:type="auto"/>
          </w:tcPr>
          <w:p w14:paraId="5FD6AD24" w14:textId="77777777" w:rsidR="0065251F" w:rsidDel="001D0125" w:rsidRDefault="007D1D13">
            <w:pPr>
              <w:pStyle w:val="af4"/>
              <w:rPr>
                <w:del w:id="8385" w:author="peng" w:date="2015-01-22T13:50:00Z"/>
              </w:rPr>
              <w:pPrChange w:id="8386" w:author="peng" w:date="2015-01-26T02:41:00Z">
                <w:pPr>
                  <w:pStyle w:val="1"/>
                  <w:pageBreakBefore/>
                  <w:outlineLvl w:val="0"/>
                </w:pPr>
              </w:pPrChange>
            </w:pPr>
            <w:customXmlDelRangeStart w:id="8387" w:author="peng" w:date="2015-01-22T13:50:00Z"/>
            <w:sdt>
              <w:sdtPr>
                <w:rPr>
                  <w:b/>
                  <w:i w:val="0"/>
                </w:rPr>
                <w:alias w:val="Attribute ATTRIBUTE Name"/>
                <w:tag w:val="462886f4-e68d-48c1-b2dd-1b27d8dc39a2"/>
                <w:id w:val="598615124"/>
                <w:dataBinding w:xpath="/elements/element[@objid='462886f4-e68d-48c1-b2dd-1b27d8dc39a2']/content[@alias='Attribute ATTRIBUTE Name']" w:storeItemID="{D35B6978-45B9-4860-8E6E-EDB6F017D2CB}"/>
                <w:text w:multiLine="1"/>
              </w:sdtPr>
              <w:sdtEndPr/>
              <w:sdtContent>
                <w:customXmlDelRangeEnd w:id="8387"/>
                <w:del w:id="8388" w:author="peng" w:date="2015-01-22T13:50:00Z">
                  <w:r w:rsidR="00AF2197" w:rsidDel="001D0125">
                    <w:delText>_trainN</w:delText>
                  </w:r>
                </w:del>
                <w:customXmlDelRangeStart w:id="8389" w:author="peng" w:date="2015-01-22T13:50:00Z"/>
              </w:sdtContent>
            </w:sdt>
            <w:customXmlDelRangeEnd w:id="8389"/>
            <w:del w:id="8390" w:author="peng" w:date="2015-01-22T13:50:00Z">
              <w:r w:rsidR="00AF2197" w:rsidDel="001D0125">
                <w:delText xml:space="preserve"> : [</w:delText>
              </w:r>
            </w:del>
            <w:customXmlDelRangeStart w:id="8391" w:author="peng" w:date="2015-01-22T13:50:00Z"/>
            <w:sdt>
              <w:sdtPr>
                <w:rPr>
                  <w:b/>
                  <w:i w:val="0"/>
                </w:rPr>
                <w:alias w:val="Attribute ATTRIBUTE MultiplicityMin"/>
                <w:tag w:val="462886f4-e68d-48c1-b2dd-1b27d8dc39a2"/>
                <w:id w:val="143783322"/>
                <w:dataBinding w:xpath="/elements/element[@objid='462886f4-e68d-48c1-b2dd-1b27d8dc39a2']/content[@alias='Attribute ATTRIBUTE MultiplicityMin']" w:storeItemID="{D35B6978-45B9-4860-8E6E-EDB6F017D2CB}"/>
                <w:text w:multiLine="1"/>
              </w:sdtPr>
              <w:sdtEndPr/>
              <w:sdtContent>
                <w:customXmlDelRangeEnd w:id="8391"/>
                <w:del w:id="8392" w:author="peng" w:date="2015-01-22T13:50:00Z">
                  <w:r w:rsidR="00AF2197" w:rsidDel="001D0125">
                    <w:delText>1</w:delText>
                  </w:r>
                </w:del>
                <w:customXmlDelRangeStart w:id="8393" w:author="peng" w:date="2015-01-22T13:50:00Z"/>
              </w:sdtContent>
            </w:sdt>
            <w:customXmlDelRangeEnd w:id="8393"/>
            <w:del w:id="8394" w:author="peng" w:date="2015-01-22T13:50:00Z">
              <w:r w:rsidR="00AF2197" w:rsidDel="001D0125">
                <w:delText>..</w:delText>
              </w:r>
            </w:del>
            <w:customXmlDelRangeStart w:id="8395" w:author="peng" w:date="2015-01-22T13:50:00Z"/>
            <w:sdt>
              <w:sdtPr>
                <w:rPr>
                  <w:b/>
                  <w:i w:val="0"/>
                </w:rPr>
                <w:alias w:val="Attribute ATTRIBUTE MultiplicityMax"/>
                <w:tag w:val="462886f4-e68d-48c1-b2dd-1b27d8dc39a2"/>
                <w:id w:val="-2118980664"/>
                <w:dataBinding w:xpath="/elements/element[@objid='462886f4-e68d-48c1-b2dd-1b27d8dc39a2']/content[@alias='Attribute ATTRIBUTE MultiplicityMax']" w:storeItemID="{D35B6978-45B9-4860-8E6E-EDB6F017D2CB}"/>
                <w:text w:multiLine="1"/>
              </w:sdtPr>
              <w:sdtEndPr/>
              <w:sdtContent>
                <w:customXmlDelRangeEnd w:id="8395"/>
                <w:del w:id="8396" w:author="peng" w:date="2015-01-22T13:50:00Z">
                  <w:r w:rsidR="00AF2197" w:rsidDel="001D0125">
                    <w:delText>1</w:delText>
                  </w:r>
                </w:del>
                <w:customXmlDelRangeStart w:id="8397" w:author="peng" w:date="2015-01-22T13:50:00Z"/>
              </w:sdtContent>
            </w:sdt>
            <w:customXmlDelRangeEnd w:id="8397"/>
            <w:del w:id="8398" w:author="peng" w:date="2015-01-22T13:50:00Z">
              <w:r w:rsidR="00AF2197" w:rsidDel="001D0125">
                <w:delText xml:space="preserve">] </w:delText>
              </w:r>
            </w:del>
            <w:customXmlDelRangeStart w:id="8399" w:author="peng" w:date="2015-01-22T13:50:00Z"/>
            <w:sdt>
              <w:sdtPr>
                <w:rPr>
                  <w:b/>
                  <w:i w:val="0"/>
                </w:rPr>
                <w:alias w:val="DataType ATTRIBUTE Name"/>
                <w:tag w:val="00000004-0000-0009-0000-000000000000"/>
                <w:id w:val="-1066640326"/>
                <w:dataBinding w:xpath="/elements/element[@objid='00000004-0000-0009-0000-000000000000']/content[@alias='DataType ATTRIBUTE Name']" w:storeItemID="{D35B6978-45B9-4860-8E6E-EDB6F017D2CB}"/>
                <w:text w:multiLine="1"/>
              </w:sdtPr>
              <w:sdtEndPr/>
              <w:sdtContent>
                <w:customXmlDelRangeEnd w:id="8399"/>
                <w:del w:id="8400" w:author="peng" w:date="2015-01-22T13:50:00Z">
                  <w:r w:rsidR="00AF2197" w:rsidDel="001D0125">
                    <w:delText>integer</w:delText>
                  </w:r>
                </w:del>
                <w:customXmlDelRangeStart w:id="8401" w:author="peng" w:date="2015-01-22T13:50:00Z"/>
              </w:sdtContent>
            </w:sdt>
            <w:customXmlDelRangeEnd w:id="8401"/>
          </w:p>
        </w:tc>
        <w:tc>
          <w:tcPr>
            <w:tcW w:w="0" w:type="auto"/>
          </w:tcPr>
          <w:p w14:paraId="49BD1C7D" w14:textId="77777777" w:rsidR="0065251F" w:rsidDel="001D0125" w:rsidRDefault="007D1D13">
            <w:pPr>
              <w:pStyle w:val="af4"/>
              <w:cnfStyle w:val="000000000000" w:firstRow="0" w:lastRow="0" w:firstColumn="0" w:lastColumn="0" w:oddVBand="0" w:evenVBand="0" w:oddHBand="0" w:evenHBand="0" w:firstRowFirstColumn="0" w:firstRowLastColumn="0" w:lastRowFirstColumn="0" w:lastRowLastColumn="0"/>
              <w:rPr>
                <w:del w:id="8402" w:author="peng" w:date="2015-01-22T13:50:00Z"/>
              </w:rPr>
              <w:pPrChange w:id="8403" w:author="peng" w:date="2015-01-26T02:41:00Z">
                <w:pPr>
                  <w:pStyle w:val="1"/>
                  <w:pageBreakBefore/>
                  <w:outlineLvl w:val="0"/>
                  <w:cnfStyle w:val="000000000000" w:firstRow="0" w:lastRow="0" w:firstColumn="0" w:lastColumn="0" w:oddVBand="0" w:evenVBand="0" w:oddHBand="0" w:evenHBand="0" w:firstRowFirstColumn="0" w:firstRowLastColumn="0" w:lastRowFirstColumn="0" w:lastRowLastColumn="0"/>
                </w:pPr>
              </w:pPrChange>
            </w:pPr>
            <w:customXmlDelRangeStart w:id="8404" w:author="peng" w:date="2015-01-22T13:50:00Z"/>
            <w:sdt>
              <w:sdtPr>
                <w:rPr>
                  <w:b w:val="0"/>
                  <w:i w:val="0"/>
                </w:rPr>
                <w:alias w:val="Attribute NOTE description 0"/>
                <w:tag w:val="462886f4-e68d-48c1-b2dd-1b27d8dc39a2"/>
                <w:id w:val="1941174631"/>
                <w:dataBinding w:xpath="/elements/element[@objid='462886f4-e68d-48c1-b2dd-1b27d8dc39a2']/content[@alias='Attribute NOTE description 0']" w:storeItemID="{D35B6978-45B9-4860-8E6E-EDB6F017D2CB}"/>
                <w:text w:multiLine="1"/>
              </w:sdtPr>
              <w:sdtEndPr/>
              <w:sdtContent>
                <w:customXmlDelRangeEnd w:id="8404"/>
                <w:del w:id="8405" w:author="peng" w:date="2015-01-22T13:50:00Z">
                  <w:r w:rsidR="00AF2197" w:rsidDel="001D0125">
                    <w:delText>size of data to create bootstrap sample</w:delText>
                  </w:r>
                </w:del>
                <w:customXmlDelRangeStart w:id="8406" w:author="peng" w:date="2015-01-22T13:50:00Z"/>
              </w:sdtContent>
            </w:sdt>
            <w:customXmlDelRangeEnd w:id="8406"/>
          </w:p>
        </w:tc>
      </w:tr>
    </w:tbl>
    <w:p w14:paraId="0C110EB8" w14:textId="77777777" w:rsidR="0065251F" w:rsidDel="001D0125" w:rsidRDefault="00AF2197">
      <w:pPr>
        <w:pStyle w:val="af4"/>
        <w:rPr>
          <w:del w:id="8407" w:author="peng" w:date="2015-01-22T13:50:00Z"/>
        </w:rPr>
        <w:pPrChange w:id="8408" w:author="peng" w:date="2015-01-26T02:41:00Z">
          <w:pPr>
            <w:pStyle w:val="1"/>
            <w:pageBreakBefore/>
          </w:pPr>
        </w:pPrChange>
      </w:pPr>
      <w:del w:id="8409"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22</w:delText>
        </w:r>
        <w:r w:rsidR="00C44C9A" w:rsidDel="001D0125">
          <w:fldChar w:fldCharType="end"/>
        </w:r>
        <w:r w:rsidDel="001D0125">
          <w:delText> Attributes of Class "RandomForestLearner"</w:delText>
        </w:r>
      </w:del>
    </w:p>
    <w:p w14:paraId="056E67B6" w14:textId="77777777" w:rsidR="002A635A" w:rsidDel="001D0125" w:rsidRDefault="002A635A">
      <w:pPr>
        <w:pStyle w:val="af4"/>
        <w:rPr>
          <w:del w:id="8410" w:author="peng" w:date="2015-01-22T13:50:00Z"/>
        </w:rPr>
        <w:pPrChange w:id="8411" w:author="peng" w:date="2015-01-26T02:41:00Z">
          <w:pPr>
            <w:pStyle w:val="1"/>
            <w:pageBreakBefore/>
          </w:pPr>
        </w:pPrChange>
      </w:pPr>
    </w:p>
    <w:p w14:paraId="778D73CD" w14:textId="77777777" w:rsidR="002A635A" w:rsidRPr="002A635A" w:rsidDel="001D0125" w:rsidRDefault="002A635A">
      <w:pPr>
        <w:pStyle w:val="af4"/>
        <w:rPr>
          <w:del w:id="8412" w:author="peng" w:date="2015-01-22T13:50:00Z"/>
        </w:rPr>
        <w:pPrChange w:id="8413" w:author="peng" w:date="2015-01-26T02:41:00Z">
          <w:pPr>
            <w:pStyle w:val="1"/>
            <w:pageBreakBefore/>
          </w:pPr>
        </w:pPrChange>
      </w:pPr>
    </w:p>
    <w:tbl>
      <w:tblPr>
        <w:tblStyle w:val="-1"/>
        <w:tblW w:w="5130" w:type="pct"/>
        <w:jc w:val="both"/>
        <w:tblLook w:val="04A0" w:firstRow="1" w:lastRow="0" w:firstColumn="1" w:lastColumn="0" w:noHBand="0" w:noVBand="1"/>
        <w:tblPrChange w:id="8414" w:author="peng" w:date="2015-01-26T02:41:00Z">
          <w:tblPr>
            <w:tblStyle w:val="-1"/>
            <w:tblW w:w="5000" w:type="pct"/>
            <w:jc w:val="both"/>
            <w:tblLook w:val="04A0" w:firstRow="1" w:lastRow="0" w:firstColumn="1" w:lastColumn="0" w:noHBand="0" w:noVBand="1"/>
          </w:tblPr>
        </w:tblPrChange>
      </w:tblPr>
      <w:tblGrid>
        <w:gridCol w:w="3663"/>
        <w:gridCol w:w="5624"/>
        <w:tblGridChange w:id="8415">
          <w:tblGrid>
            <w:gridCol w:w="3733"/>
            <w:gridCol w:w="5555"/>
          </w:tblGrid>
        </w:tblGridChange>
      </w:tblGrid>
      <w:tr w:rsidR="0065251F" w:rsidDel="001D0125" w14:paraId="49556B9A" w14:textId="77777777" w:rsidTr="00FB5023">
        <w:trPr>
          <w:cnfStyle w:val="100000000000" w:firstRow="1" w:lastRow="0" w:firstColumn="0" w:lastColumn="0" w:oddVBand="0" w:evenVBand="0" w:oddHBand="0" w:evenHBand="0" w:firstRowFirstColumn="0" w:firstRowLastColumn="0" w:lastRowFirstColumn="0" w:lastRowLastColumn="0"/>
          <w:tblHeader/>
          <w:jc w:val="both"/>
          <w:del w:id="8416" w:author="peng" w:date="2015-01-22T13:50:00Z"/>
          <w:trPrChange w:id="8417" w:author="peng" w:date="2015-01-26T02:41:00Z">
            <w:trPr>
              <w:tblHeader/>
              <w:jc w:val="both"/>
            </w:trPr>
          </w:trPrChange>
        </w:trPr>
        <w:tc>
          <w:tcPr>
            <w:cnfStyle w:val="001000000000" w:firstRow="0" w:lastRow="0" w:firstColumn="1" w:lastColumn="0" w:oddVBand="0" w:evenVBand="0" w:oddHBand="0" w:evenHBand="0" w:firstRowFirstColumn="0" w:firstRowLastColumn="0" w:lastRowFirstColumn="0" w:lastRowLastColumn="0"/>
            <w:tcW w:w="0" w:type="auto"/>
            <w:tcPrChange w:id="8418" w:author="peng" w:date="2015-01-26T02:41:00Z">
              <w:tcPr>
                <w:tcW w:w="0" w:type="auto"/>
              </w:tcPr>
            </w:tcPrChange>
          </w:tcPr>
          <w:p w14:paraId="08A072A4" w14:textId="77777777" w:rsidR="0065251F" w:rsidDel="001D0125" w:rsidRDefault="00AF2197">
            <w:pPr>
              <w:pStyle w:val="af4"/>
              <w:cnfStyle w:val="101000000000" w:firstRow="1" w:lastRow="0" w:firstColumn="1" w:lastColumn="0" w:oddVBand="0" w:evenVBand="0" w:oddHBand="0" w:evenHBand="0" w:firstRowFirstColumn="0" w:firstRowLastColumn="0" w:lastRowFirstColumn="0" w:lastRowLastColumn="0"/>
              <w:rPr>
                <w:del w:id="8419" w:author="peng" w:date="2015-01-22T13:50:00Z"/>
              </w:rPr>
              <w:pPrChange w:id="8420" w:author="peng" w:date="2015-01-26T02:41:00Z">
                <w:pPr>
                  <w:pStyle w:val="1"/>
                  <w:pageBreakBefore/>
                  <w:outlineLvl w:val="0"/>
                  <w:cnfStyle w:val="101000000000" w:firstRow="1" w:lastRow="0" w:firstColumn="1" w:lastColumn="0" w:oddVBand="0" w:evenVBand="0" w:oddHBand="0" w:evenHBand="0" w:firstRowFirstColumn="0" w:firstRowLastColumn="0" w:lastRowFirstColumn="0" w:lastRowLastColumn="0"/>
                </w:pPr>
              </w:pPrChange>
            </w:pPr>
            <w:del w:id="8421" w:author="peng" w:date="2015-01-22T13:50:00Z">
              <w:r w:rsidDel="001D0125">
                <w:delText>Name</w:delText>
              </w:r>
            </w:del>
          </w:p>
        </w:tc>
        <w:tc>
          <w:tcPr>
            <w:tcW w:w="0" w:type="auto"/>
            <w:tcPrChange w:id="8422" w:author="peng" w:date="2015-01-26T02:41:00Z">
              <w:tcPr>
                <w:tcW w:w="0" w:type="auto"/>
              </w:tcPr>
            </w:tcPrChange>
          </w:tcPr>
          <w:p w14:paraId="0E5AB81A" w14:textId="77777777" w:rsidR="0065251F" w:rsidDel="001D0125" w:rsidRDefault="00AF2197">
            <w:pPr>
              <w:pStyle w:val="af4"/>
              <w:cnfStyle w:val="100000000000" w:firstRow="1" w:lastRow="0" w:firstColumn="0" w:lastColumn="0" w:oddVBand="0" w:evenVBand="0" w:oddHBand="0" w:evenHBand="0" w:firstRowFirstColumn="0" w:firstRowLastColumn="0" w:lastRowFirstColumn="0" w:lastRowLastColumn="0"/>
              <w:rPr>
                <w:del w:id="8423" w:author="peng" w:date="2015-01-22T13:50:00Z"/>
              </w:rPr>
              <w:pPrChange w:id="8424" w:author="peng" w:date="2015-01-26T02:41:00Z">
                <w:pPr>
                  <w:pStyle w:val="1"/>
                  <w:pageBreakBefore/>
                  <w:outlineLvl w:val="0"/>
                  <w:cnfStyle w:val="100000000000" w:firstRow="1" w:lastRow="0" w:firstColumn="0" w:lastColumn="0" w:oddVBand="0" w:evenVBand="0" w:oddHBand="0" w:evenHBand="0" w:firstRowFirstColumn="0" w:firstRowLastColumn="0" w:lastRowFirstColumn="0" w:lastRowLastColumn="0"/>
                </w:pPr>
              </w:pPrChange>
            </w:pPr>
            <w:del w:id="8425" w:author="peng" w:date="2015-01-22T13:50:00Z">
              <w:r w:rsidDel="001D0125">
                <w:delText>Description</w:delText>
              </w:r>
            </w:del>
          </w:p>
        </w:tc>
      </w:tr>
      <w:tr w:rsidR="0065251F" w:rsidDel="001D0125" w14:paraId="3D6A91F7" w14:textId="77777777" w:rsidTr="00FB5023">
        <w:trPr>
          <w:cnfStyle w:val="000000100000" w:firstRow="0" w:lastRow="0" w:firstColumn="0" w:lastColumn="0" w:oddVBand="0" w:evenVBand="0" w:oddHBand="1" w:evenHBand="0" w:firstRowFirstColumn="0" w:firstRowLastColumn="0" w:lastRowFirstColumn="0" w:lastRowLastColumn="0"/>
          <w:jc w:val="both"/>
          <w:del w:id="8426" w:author="peng" w:date="2015-01-22T13:50:00Z"/>
          <w:trPrChange w:id="8427" w:author="peng" w:date="2015-01-26T02:41:00Z">
            <w:trPr>
              <w:jc w:val="both"/>
            </w:trPr>
          </w:trPrChange>
        </w:trPr>
        <w:tc>
          <w:tcPr>
            <w:cnfStyle w:val="001000000000" w:firstRow="0" w:lastRow="0" w:firstColumn="1" w:lastColumn="0" w:oddVBand="0" w:evenVBand="0" w:oddHBand="0" w:evenHBand="0" w:firstRowFirstColumn="0" w:firstRowLastColumn="0" w:lastRowFirstColumn="0" w:lastRowLastColumn="0"/>
            <w:tcW w:w="0" w:type="auto"/>
            <w:tcPrChange w:id="8428" w:author="peng" w:date="2015-01-26T02:41:00Z">
              <w:tcPr>
                <w:tcW w:w="0" w:type="auto"/>
              </w:tcPr>
            </w:tcPrChange>
          </w:tcPr>
          <w:p w14:paraId="6D0DC896" w14:textId="77777777" w:rsidR="0065251F" w:rsidDel="001D0125" w:rsidRDefault="007D1D13">
            <w:pPr>
              <w:pStyle w:val="af4"/>
              <w:cnfStyle w:val="001000100000" w:firstRow="0" w:lastRow="0" w:firstColumn="1" w:lastColumn="0" w:oddVBand="0" w:evenVBand="0" w:oddHBand="1" w:evenHBand="0" w:firstRowFirstColumn="0" w:firstRowLastColumn="0" w:lastRowFirstColumn="0" w:lastRowLastColumn="0"/>
              <w:rPr>
                <w:del w:id="8429" w:author="peng" w:date="2015-01-22T13:50:00Z"/>
              </w:rPr>
              <w:pPrChange w:id="8430" w:author="peng" w:date="2015-01-26T02:41:00Z">
                <w:pPr>
                  <w:pStyle w:val="1"/>
                  <w:pageBreakBefore/>
                  <w:outlineLvl w:val="0"/>
                  <w:cnfStyle w:val="001000100000" w:firstRow="0" w:lastRow="0" w:firstColumn="1" w:lastColumn="0" w:oddVBand="0" w:evenVBand="0" w:oddHBand="1" w:evenHBand="0" w:firstRowFirstColumn="0" w:firstRowLastColumn="0" w:lastRowFirstColumn="0" w:lastRowLastColumn="0"/>
                </w:pPr>
              </w:pPrChange>
            </w:pPr>
            <w:customXmlDelRangeStart w:id="8431" w:author="peng" w:date="2015-01-22T13:50:00Z"/>
            <w:sdt>
              <w:sdtPr>
                <w:rPr>
                  <w:b/>
                  <w:i w:val="0"/>
                </w:rPr>
                <w:alias w:val="Association ATTRIBUTE Name"/>
                <w:tag w:val="a9f75d39-6792-49c2-832e-9b9a2b0ef1e8"/>
                <w:id w:val="1253085845"/>
                <w:dataBinding w:xpath="/elements/element[@objid='a9f75d39-6792-49c2-832e-9b9a2b0ef1e8']/content[@alias='Association ATTRIBUTE Name']" w:storeItemID="{D35B6978-45B9-4860-8E6E-EDB6F017D2CB}"/>
                <w:text w:multiLine="1"/>
              </w:sdtPr>
              <w:sdtEndPr/>
              <w:sdtContent>
                <w:customXmlDelRangeEnd w:id="8431"/>
                <w:customXmlDelRangeStart w:id="8432" w:author="peng" w:date="2015-01-22T13:50:00Z"/>
              </w:sdtContent>
            </w:sdt>
            <w:customXmlDelRangeEnd w:id="8432"/>
            <w:del w:id="8433" w:author="peng" w:date="2015-01-22T13:50:00Z">
              <w:r w:rsidR="00AF2197" w:rsidDel="001D0125">
                <w:delText>-&gt;</w:delText>
              </w:r>
            </w:del>
            <w:customXmlDelRangeStart w:id="8434" w:author="peng" w:date="2015-01-22T13:50:00Z"/>
            <w:sdt>
              <w:sdtPr>
                <w:rPr>
                  <w:b/>
                  <w:i w:val="0"/>
                </w:rPr>
                <w:alias w:val="AssociationEnd ATTRIBUTE Name"/>
                <w:tag w:val="89e7d33d-e15d-4fd6-b44f-324059a4e1f8"/>
                <w:id w:val="-821420023"/>
                <w:dataBinding w:xpath="/elements/element[@objid='89e7d33d-e15d-4fd6-b44f-324059a4e1f8']/content[@alias='AssociationEnd ATTRIBUTE Name']" w:storeItemID="{D35B6978-45B9-4860-8E6E-EDB6F017D2CB}"/>
                <w:text w:multiLine="1"/>
              </w:sdtPr>
              <w:sdtEndPr/>
              <w:sdtContent>
                <w:customXmlDelRangeEnd w:id="8434"/>
                <w:del w:id="8435" w:author="peng" w:date="2015-01-22T13:50:00Z">
                  <w:r w:rsidR="00AF2197" w:rsidDel="001D0125">
                    <w:delText>_model</w:delText>
                  </w:r>
                </w:del>
                <w:customXmlDelRangeStart w:id="8436" w:author="peng" w:date="2015-01-22T13:50:00Z"/>
              </w:sdtContent>
            </w:sdt>
            <w:customXmlDelRangeEnd w:id="8436"/>
            <w:del w:id="8437" w:author="peng" w:date="2015-01-22T13:50:00Z">
              <w:r w:rsidR="00AF2197" w:rsidDel="001D0125">
                <w:delText xml:space="preserve"> : [</w:delText>
              </w:r>
            </w:del>
            <w:customXmlDelRangeStart w:id="8438" w:author="peng" w:date="2015-01-22T13:50:00Z"/>
            <w:sdt>
              <w:sdtPr>
                <w:rPr>
                  <w:b/>
                  <w:i w:val="0"/>
                </w:rPr>
                <w:alias w:val="AssociationEnd ATTRIBUTE MultiplicityMin"/>
                <w:tag w:val="89e7d33d-e15d-4fd6-b44f-324059a4e1f8"/>
                <w:id w:val="877283217"/>
                <w:dataBinding w:xpath="/elements/element[@objid='89e7d33d-e15d-4fd6-b44f-324059a4e1f8']/content[@alias='AssociationEnd ATTRIBUTE MultiplicityMin']" w:storeItemID="{D35B6978-45B9-4860-8E6E-EDB6F017D2CB}"/>
                <w:text w:multiLine="1"/>
              </w:sdtPr>
              <w:sdtEndPr/>
              <w:sdtContent>
                <w:customXmlDelRangeEnd w:id="8438"/>
                <w:del w:id="8439" w:author="peng" w:date="2015-01-22T13:50:00Z">
                  <w:r w:rsidR="00AF2197" w:rsidDel="001D0125">
                    <w:delText>0</w:delText>
                  </w:r>
                </w:del>
                <w:customXmlDelRangeStart w:id="8440" w:author="peng" w:date="2015-01-22T13:50:00Z"/>
              </w:sdtContent>
            </w:sdt>
            <w:customXmlDelRangeEnd w:id="8440"/>
            <w:del w:id="8441" w:author="peng" w:date="2015-01-22T13:50:00Z">
              <w:r w:rsidR="00AF2197" w:rsidDel="001D0125">
                <w:delText>..</w:delText>
              </w:r>
            </w:del>
            <w:customXmlDelRangeStart w:id="8442" w:author="peng" w:date="2015-01-22T13:50:00Z"/>
            <w:sdt>
              <w:sdtPr>
                <w:rPr>
                  <w:b/>
                  <w:i w:val="0"/>
                </w:rPr>
                <w:alias w:val="AssociationEnd ATTRIBUTE MultiplicityMax"/>
                <w:tag w:val="89e7d33d-e15d-4fd6-b44f-324059a4e1f8"/>
                <w:id w:val="-545066188"/>
                <w:dataBinding w:xpath="/elements/element[@objid='89e7d33d-e15d-4fd6-b44f-324059a4e1f8']/content[@alias='AssociationEnd ATTRIBUTE MultiplicityMax']" w:storeItemID="{D35B6978-45B9-4860-8E6E-EDB6F017D2CB}"/>
                <w:text w:multiLine="1"/>
              </w:sdtPr>
              <w:sdtEndPr/>
              <w:sdtContent>
                <w:customXmlDelRangeEnd w:id="8442"/>
                <w:del w:id="8443" w:author="peng" w:date="2015-01-22T13:50:00Z">
                  <w:r w:rsidR="00AF2197" w:rsidDel="001D0125">
                    <w:delText>1</w:delText>
                  </w:r>
                </w:del>
                <w:customXmlDelRangeStart w:id="8444" w:author="peng" w:date="2015-01-22T13:50:00Z"/>
              </w:sdtContent>
            </w:sdt>
            <w:customXmlDelRangeEnd w:id="8444"/>
            <w:del w:id="8445" w:author="peng" w:date="2015-01-22T13:50:00Z">
              <w:r w:rsidR="00AF2197" w:rsidDel="001D0125">
                <w:delText xml:space="preserve">] </w:delText>
              </w:r>
              <w:r w:rsidR="005F08CA" w:rsidDel="001D0125">
                <w:rPr>
                  <w:color w:val="auto"/>
                </w:rPr>
                <w:fldChar w:fldCharType="begin"/>
              </w:r>
              <w:r w:rsidR="005F08CA" w:rsidDel="001D0125">
                <w:delInstrText xml:space="preserve"> HYPERLINK \l "_a97a3fa3-3a4e-46a1-b40f-98098d41b00f" \h </w:delInstrText>
              </w:r>
              <w:r w:rsidR="005F08CA" w:rsidDel="001D0125">
                <w:rPr>
                  <w:color w:val="auto"/>
                </w:rPr>
                <w:fldChar w:fldCharType="separate"/>
              </w:r>
              <w:r w:rsidR="00AF2197" w:rsidDel="001D0125">
                <w:rPr>
                  <w:rStyle w:val="af2"/>
                </w:rPr>
                <w:delText>RandomForest</w:delText>
              </w:r>
              <w:r w:rsidR="005F08CA" w:rsidDel="001D0125">
                <w:rPr>
                  <w:rStyle w:val="af2"/>
                  <w:b/>
                  <w:i w:val="0"/>
                </w:rPr>
                <w:fldChar w:fldCharType="end"/>
              </w:r>
            </w:del>
          </w:p>
        </w:tc>
        <w:tc>
          <w:tcPr>
            <w:tcW w:w="0" w:type="auto"/>
            <w:tcPrChange w:id="8446" w:author="peng" w:date="2015-01-26T02:41:00Z">
              <w:tcPr>
                <w:tcW w:w="0" w:type="auto"/>
              </w:tcPr>
            </w:tcPrChange>
          </w:tcPr>
          <w:p w14:paraId="44D513EF" w14:textId="77777777" w:rsidR="0065251F" w:rsidDel="001D0125" w:rsidRDefault="007D1D13">
            <w:pPr>
              <w:pStyle w:val="af4"/>
              <w:cnfStyle w:val="000000100000" w:firstRow="0" w:lastRow="0" w:firstColumn="0" w:lastColumn="0" w:oddVBand="0" w:evenVBand="0" w:oddHBand="1" w:evenHBand="0" w:firstRowFirstColumn="0" w:firstRowLastColumn="0" w:lastRowFirstColumn="0" w:lastRowLastColumn="0"/>
              <w:rPr>
                <w:del w:id="8447" w:author="peng" w:date="2015-01-22T13:50:00Z"/>
              </w:rPr>
              <w:pPrChange w:id="8448" w:author="peng" w:date="2015-01-26T02:41:00Z">
                <w:pPr>
                  <w:pStyle w:val="1"/>
                  <w:pageBreakBefore/>
                  <w:outlineLvl w:val="0"/>
                  <w:cnfStyle w:val="000000100000" w:firstRow="0" w:lastRow="0" w:firstColumn="0" w:lastColumn="0" w:oddVBand="0" w:evenVBand="0" w:oddHBand="1" w:evenHBand="0" w:firstRowFirstColumn="0" w:firstRowLastColumn="0" w:lastRowFirstColumn="0" w:lastRowLastColumn="0"/>
                </w:pPr>
              </w:pPrChange>
            </w:pPr>
            <w:customXmlDelRangeStart w:id="8449" w:author="peng" w:date="2015-01-22T13:50:00Z"/>
            <w:sdt>
              <w:sdtPr>
                <w:rPr>
                  <w:b w:val="0"/>
                  <w:i w:val="0"/>
                </w:rPr>
                <w:alias w:val="AssociationEnd NOTE description 0"/>
                <w:tag w:val="89e7d33d-e15d-4fd6-b44f-324059a4e1f8"/>
                <w:id w:val="1830631512"/>
                <w:dataBinding w:xpath="/elements/element[@objid='89e7d33d-e15d-4fd6-b44f-324059a4e1f8']/content[@alias='AssociationEnd NOTE description 0']" w:storeItemID="{D35B6978-45B9-4860-8E6E-EDB6F017D2CB}"/>
                <w:text w:multiLine="1"/>
              </w:sdtPr>
              <w:sdtEndPr/>
              <w:sdtContent>
                <w:customXmlDelRangeEnd w:id="8449"/>
                <w:del w:id="8450" w:author="peng" w:date="2015-01-22T13:50:00Z">
                  <w:r w:rsidR="00AF2197" w:rsidDel="001D0125">
                    <w:delText>the random forest classifier model for learner to train</w:delText>
                  </w:r>
                </w:del>
                <w:customXmlDelRangeStart w:id="8451" w:author="peng" w:date="2015-01-22T13:50:00Z"/>
              </w:sdtContent>
            </w:sdt>
            <w:customXmlDelRangeEnd w:id="8451"/>
          </w:p>
        </w:tc>
      </w:tr>
    </w:tbl>
    <w:p w14:paraId="17959B15" w14:textId="77777777" w:rsidR="00513447" w:rsidRDefault="00513447">
      <w:pPr>
        <w:pStyle w:val="af4"/>
        <w:rPr>
          <w:ins w:id="8452" w:author="peng" w:date="2015-01-26T03:04:00Z"/>
        </w:rPr>
        <w:pPrChange w:id="8453" w:author="peng" w:date="2015-01-26T02:41:00Z">
          <w:pPr>
            <w:pStyle w:val="1"/>
          </w:pPr>
        </w:pPrChange>
      </w:pPr>
    </w:p>
    <w:p w14:paraId="616B2EC6" w14:textId="77777777" w:rsidR="00513447" w:rsidRDefault="00513447">
      <w:pPr>
        <w:pStyle w:val="af4"/>
        <w:rPr>
          <w:ins w:id="8454" w:author="peng" w:date="2015-01-26T03:04:00Z"/>
        </w:rPr>
        <w:pPrChange w:id="8455" w:author="peng" w:date="2015-01-26T02:41:00Z">
          <w:pPr>
            <w:pStyle w:val="1"/>
          </w:pPr>
        </w:pPrChange>
      </w:pPr>
    </w:p>
    <w:p w14:paraId="67EE39F8" w14:textId="77777777" w:rsidR="00513447" w:rsidRDefault="00513447">
      <w:pPr>
        <w:pStyle w:val="af4"/>
        <w:rPr>
          <w:ins w:id="8456" w:author="peng" w:date="2015-01-26T03:05:00Z"/>
        </w:rPr>
        <w:pPrChange w:id="8457" w:author="peng" w:date="2015-01-26T02:41:00Z">
          <w:pPr>
            <w:pStyle w:val="1"/>
          </w:pPr>
        </w:pPrChange>
      </w:pPr>
    </w:p>
    <w:p w14:paraId="3932C958" w14:textId="77777777" w:rsidR="00513447" w:rsidRDefault="00513447">
      <w:pPr>
        <w:pStyle w:val="af4"/>
        <w:rPr>
          <w:ins w:id="8458" w:author="peng" w:date="2015-01-26T03:05:00Z"/>
        </w:rPr>
        <w:pPrChange w:id="8459" w:author="peng" w:date="2015-01-26T02:41:00Z">
          <w:pPr>
            <w:pStyle w:val="1"/>
          </w:pPr>
        </w:pPrChange>
      </w:pPr>
    </w:p>
    <w:p w14:paraId="641DB0A1" w14:textId="77777777" w:rsidR="00513447" w:rsidRDefault="00513447" w:rsidP="00513447">
      <w:pPr>
        <w:pStyle w:val="1"/>
        <w:pageBreakBefore/>
        <w:rPr>
          <w:ins w:id="8460" w:author="peng" w:date="2015-01-26T03:05:00Z"/>
        </w:rPr>
      </w:pPr>
      <w:bookmarkStart w:id="8461" w:name="_fdaca482-dd91-46f7-963e-a27c18d93d35"/>
      <w:bookmarkStart w:id="8462" w:name="_Toc410005069"/>
      <w:ins w:id="8463" w:author="peng" w:date="2015-01-26T03:05:00Z">
        <w:r>
          <w:lastRenderedPageBreak/>
          <w:t>Package "</w:t>
        </w:r>
      </w:ins>
      <w:customXmlInsRangeStart w:id="8464" w:author="peng" w:date="2015-01-26T03:05:00Z"/>
      <w:sdt>
        <w:sdtPr>
          <w:alias w:val="Package ATTRIBUTE Name"/>
          <w:tag w:val="fdaca482-dd91-46f7-963e-a27c18d93d35"/>
          <w:id w:val="-1656672676"/>
          <w:dataBinding w:xpath="/elements/element[@objid='fdaca482-dd91-46f7-963e-a27c18d93d35']/content[@alias='Package ATTRIBUTE Name']" w:storeItemID="{D35B6978-45B9-4860-8E6E-EDB6F017D2CB}"/>
          <w:text w:multiLine="1"/>
        </w:sdtPr>
        <w:sdtEndPr/>
        <w:sdtContent>
          <w:customXmlInsRangeEnd w:id="8464"/>
          <w:ins w:id="8465" w:author="peng" w:date="2015-01-26T03:05:00Z">
            <w:r>
              <w:t>Utils</w:t>
            </w:r>
          </w:ins>
          <w:customXmlInsRangeStart w:id="8466" w:author="peng" w:date="2015-01-26T03:05:00Z"/>
        </w:sdtContent>
      </w:sdt>
      <w:customXmlInsRangeEnd w:id="8466"/>
      <w:ins w:id="8467" w:author="peng" w:date="2015-01-26T03:05:00Z">
        <w:r>
          <w:t>"</w:t>
        </w:r>
        <w:bookmarkEnd w:id="8461"/>
        <w:bookmarkEnd w:id="8462"/>
      </w:ins>
    </w:p>
    <w:p w14:paraId="620DEAC6" w14:textId="77777777" w:rsidR="00513447" w:rsidRDefault="00513447" w:rsidP="00513447">
      <w:pPr>
        <w:pStyle w:val="ab"/>
        <w:rPr>
          <w:ins w:id="8468" w:author="peng" w:date="2015-01-26T03:05:00Z"/>
          <w:rStyle w:val="ae"/>
        </w:rPr>
      </w:pPr>
      <w:ins w:id="8469" w:author="peng" w:date="2015-01-26T03:05:00Z">
        <w:r>
          <w:rPr>
            <w:rStyle w:val="ae"/>
          </w:rPr>
          <w:t xml:space="preserve">from Package </w:t>
        </w:r>
        <w:r>
          <w:fldChar w:fldCharType="begin"/>
        </w:r>
        <w:r>
          <w:instrText xml:space="preserve"> HYPERLINK \l "_3dcb2c09-2a32-475f-982a-7933da523875" \h </w:instrText>
        </w:r>
        <w:r>
          <w:fldChar w:fldCharType="separate"/>
        </w:r>
        <w:r>
          <w:rPr>
            <w:rStyle w:val="af2"/>
          </w:rPr>
          <w:t>gforge</w:t>
        </w:r>
        <w:r>
          <w:rPr>
            <w:rStyle w:val="af2"/>
          </w:rPr>
          <w:fldChar w:fldCharType="end"/>
        </w:r>
      </w:ins>
    </w:p>
    <w:p w14:paraId="27D12636" w14:textId="0CB972A9" w:rsidR="00513447" w:rsidRDefault="00513447">
      <w:pPr>
        <w:pStyle w:val="Texte"/>
        <w:rPr>
          <w:ins w:id="8470" w:author="peng" w:date="2015-01-26T03:06:00Z"/>
        </w:rPr>
        <w:pPrChange w:id="8471" w:author="peng" w:date="2015-01-26T03:06:00Z">
          <w:pPr>
            <w:pStyle w:val="ab"/>
          </w:pPr>
        </w:pPrChange>
      </w:pPr>
      <w:ins w:id="8472" w:author="peng" w:date="2015-01-26T03:05:00Z">
        <w:r>
          <w:t xml:space="preserve">Stereotypes: </w:t>
        </w:r>
      </w:ins>
      <w:customXmlInsRangeStart w:id="8473" w:author="peng" w:date="2015-01-26T03:05:00Z"/>
      <w:sdt>
        <w:sdtPr>
          <w:alias w:val="Stereotype ATTRIBUTE Name"/>
          <w:tag w:val="01ec23a8-0000-0126-0000-000000000000"/>
          <w:id w:val="-1025478778"/>
          <w:dataBinding w:xpath="/elements/element[@objid='01ec23a8-0000-0126-0000-000000000000']/content[@alias='Stereotype ATTRIBUTE Name']" w:storeItemID="{D35B6978-45B9-4860-8E6E-EDB6F017D2CB}"/>
          <w:text w:multiLine="1"/>
        </w:sdtPr>
        <w:sdtEndPr/>
        <w:sdtContent>
          <w:customXmlInsRangeEnd w:id="8473"/>
          <w:ins w:id="8474" w:author="peng" w:date="2015-01-26T03:05:00Z">
            <w:r>
              <w:t>Java Package</w:t>
            </w:r>
          </w:ins>
          <w:customXmlInsRangeStart w:id="8475" w:author="peng" w:date="2015-01-26T03:05:00Z"/>
        </w:sdtContent>
      </w:sdt>
      <w:customXmlInsRangeEnd w:id="8475"/>
    </w:p>
    <w:p w14:paraId="41707418" w14:textId="77777777" w:rsidR="00513447" w:rsidRDefault="00513447">
      <w:pPr>
        <w:pStyle w:val="Texte"/>
        <w:rPr>
          <w:ins w:id="8476" w:author="peng" w:date="2015-01-26T03:06:00Z"/>
        </w:rPr>
        <w:pPrChange w:id="8477" w:author="peng" w:date="2015-01-26T03:06:00Z">
          <w:pPr>
            <w:pStyle w:val="ab"/>
          </w:pPr>
        </w:pPrChange>
      </w:pPr>
    </w:p>
    <w:p w14:paraId="51B82275" w14:textId="77777777" w:rsidR="00513447" w:rsidRDefault="00513447">
      <w:pPr>
        <w:pStyle w:val="Texte"/>
        <w:rPr>
          <w:ins w:id="8478" w:author="peng" w:date="2015-01-26T03:07:00Z"/>
        </w:rPr>
        <w:pPrChange w:id="8479" w:author="peng" w:date="2015-01-26T03:06:00Z">
          <w:pPr>
            <w:pStyle w:val="ab"/>
          </w:pPr>
        </w:pPrChange>
      </w:pPr>
    </w:p>
    <w:p w14:paraId="291AE7C7" w14:textId="77777777" w:rsidR="00513447" w:rsidRDefault="00513447">
      <w:pPr>
        <w:pStyle w:val="Texte"/>
        <w:rPr>
          <w:ins w:id="8480" w:author="peng" w:date="2015-01-26T03:07:00Z"/>
        </w:rPr>
        <w:pPrChange w:id="8481" w:author="peng" w:date="2015-01-26T03:06:00Z">
          <w:pPr>
            <w:pStyle w:val="ab"/>
          </w:pPr>
        </w:pPrChange>
      </w:pPr>
    </w:p>
    <w:p w14:paraId="083A7CD6" w14:textId="77777777" w:rsidR="00513447" w:rsidRDefault="00513447">
      <w:pPr>
        <w:pStyle w:val="Texte"/>
        <w:rPr>
          <w:ins w:id="8482" w:author="peng" w:date="2015-01-26T03:05:00Z"/>
        </w:rPr>
        <w:pPrChange w:id="8483" w:author="peng" w:date="2015-01-26T03:06:00Z">
          <w:pPr>
            <w:pStyle w:val="ab"/>
          </w:pPr>
        </w:pPrChange>
      </w:pPr>
    </w:p>
    <w:tbl>
      <w:tblPr>
        <w:tblStyle w:val="-1"/>
        <w:tblW w:w="5000" w:type="pct"/>
        <w:jc w:val="both"/>
        <w:tblLook w:val="04A0" w:firstRow="1" w:lastRow="0" w:firstColumn="1" w:lastColumn="0" w:noHBand="0" w:noVBand="1"/>
      </w:tblPr>
      <w:tblGrid>
        <w:gridCol w:w="2927"/>
        <w:gridCol w:w="6125"/>
      </w:tblGrid>
      <w:tr w:rsidR="00513447" w14:paraId="0BE3660B" w14:textId="77777777" w:rsidTr="00F86E44">
        <w:trPr>
          <w:cnfStyle w:val="100000000000" w:firstRow="1" w:lastRow="0" w:firstColumn="0" w:lastColumn="0" w:oddVBand="0" w:evenVBand="0" w:oddHBand="0" w:evenHBand="0" w:firstRowFirstColumn="0" w:firstRowLastColumn="0" w:lastRowFirstColumn="0" w:lastRowLastColumn="0"/>
          <w:tblHeader/>
          <w:jc w:val="both"/>
          <w:ins w:id="8484"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1DB3AB61" w14:textId="77777777" w:rsidR="00513447" w:rsidRDefault="00513447" w:rsidP="00F86E44">
            <w:pPr>
              <w:jc w:val="center"/>
              <w:rPr>
                <w:ins w:id="8485" w:author="peng" w:date="2015-01-26T03:05:00Z"/>
              </w:rPr>
            </w:pPr>
            <w:ins w:id="8486" w:author="peng" w:date="2015-01-26T03:05:00Z">
              <w:r>
                <w:t>Name</w:t>
              </w:r>
            </w:ins>
          </w:p>
        </w:tc>
        <w:tc>
          <w:tcPr>
            <w:tcW w:w="0" w:type="auto"/>
          </w:tcPr>
          <w:p w14:paraId="10C25FD7" w14:textId="77777777" w:rsidR="00513447" w:rsidRDefault="00513447" w:rsidP="00F86E44">
            <w:pPr>
              <w:jc w:val="center"/>
              <w:cnfStyle w:val="100000000000" w:firstRow="1" w:lastRow="0" w:firstColumn="0" w:lastColumn="0" w:oddVBand="0" w:evenVBand="0" w:oddHBand="0" w:evenHBand="0" w:firstRowFirstColumn="0" w:firstRowLastColumn="0" w:lastRowFirstColumn="0" w:lastRowLastColumn="0"/>
              <w:rPr>
                <w:ins w:id="8487" w:author="peng" w:date="2015-01-26T03:05:00Z"/>
              </w:rPr>
            </w:pPr>
            <w:ins w:id="8488" w:author="peng" w:date="2015-01-26T03:05:00Z">
              <w:r>
                <w:t>Summary</w:t>
              </w:r>
            </w:ins>
          </w:p>
        </w:tc>
      </w:tr>
      <w:tr w:rsidR="00513447" w14:paraId="68D61565" w14:textId="77777777" w:rsidTr="00F86E44">
        <w:trPr>
          <w:cnfStyle w:val="000000100000" w:firstRow="0" w:lastRow="0" w:firstColumn="0" w:lastColumn="0" w:oddVBand="0" w:evenVBand="0" w:oddHBand="1" w:evenHBand="0" w:firstRowFirstColumn="0" w:firstRowLastColumn="0" w:lastRowFirstColumn="0" w:lastRowLastColumn="0"/>
          <w:jc w:val="both"/>
          <w:ins w:id="8489"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2DCE6A8C" w14:textId="77777777" w:rsidR="00513447" w:rsidRDefault="00513447" w:rsidP="00F86E44">
            <w:pPr>
              <w:rPr>
                <w:ins w:id="8490" w:author="peng" w:date="2015-01-26T03:05:00Z"/>
              </w:rPr>
            </w:pPr>
            <w:ins w:id="8491" w:author="peng" w:date="2015-01-26T03:05:00Z">
              <w:r>
                <w:fldChar w:fldCharType="begin"/>
              </w:r>
              <w:r>
                <w:instrText xml:space="preserve"> HYPERLINK \l "_21c88acb-2d6a-49ad-9a0f-7882ec793d92" \h </w:instrText>
              </w:r>
              <w:r>
                <w:fldChar w:fldCharType="separate"/>
              </w:r>
              <w:r>
                <w:rPr>
                  <w:rStyle w:val="af2"/>
                </w:rPr>
                <w:t>ExtDataParser</w:t>
              </w:r>
              <w:r>
                <w:rPr>
                  <w:rStyle w:val="af2"/>
                </w:rPr>
                <w:fldChar w:fldCharType="end"/>
              </w:r>
            </w:ins>
          </w:p>
        </w:tc>
        <w:tc>
          <w:tcPr>
            <w:tcW w:w="0" w:type="auto"/>
          </w:tcPr>
          <w:p w14:paraId="62DA3953" w14:textId="77777777" w:rsidR="00513447" w:rsidRDefault="007D1D13" w:rsidP="00F86E44">
            <w:pPr>
              <w:cnfStyle w:val="000000100000" w:firstRow="0" w:lastRow="0" w:firstColumn="0" w:lastColumn="0" w:oddVBand="0" w:evenVBand="0" w:oddHBand="1" w:evenHBand="0" w:firstRowFirstColumn="0" w:firstRowLastColumn="0" w:lastRowFirstColumn="0" w:lastRowLastColumn="0"/>
              <w:rPr>
                <w:ins w:id="8492" w:author="peng" w:date="2015-01-26T03:05:00Z"/>
              </w:rPr>
            </w:pPr>
            <w:customXmlInsRangeStart w:id="8493" w:author="peng" w:date="2015-01-26T03:05:00Z"/>
            <w:sdt>
              <w:sdtPr>
                <w:alias w:val="Class NOTE summary 0"/>
                <w:tag w:val="21c88acb-2d6a-49ad-9a0f-7882ec793d92"/>
                <w:id w:val="-874308894"/>
                <w:dataBinding w:xpath="/elements/element[@objid='21c88acb-2d6a-49ad-9a0f-7882ec793d92']/content[@alias='Class NOTE summary 0']" w:storeItemID="{D35B6978-45B9-4860-8E6E-EDB6F017D2CB}"/>
                <w:text w:multiLine="1"/>
              </w:sdtPr>
              <w:sdtEndPr/>
              <w:sdtContent>
                <w:customXmlInsRangeEnd w:id="8493"/>
                <w:ins w:id="8494" w:author="peng" w:date="2015-01-26T03:05:00Z">
                  <w:r w:rsidR="00513447">
                    <w:t>Parser for external testing data</w:t>
                  </w:r>
                </w:ins>
                <w:customXmlInsRangeStart w:id="8495" w:author="peng" w:date="2015-01-26T03:05:00Z"/>
              </w:sdtContent>
            </w:sdt>
            <w:customXmlInsRangeEnd w:id="8495"/>
          </w:p>
        </w:tc>
      </w:tr>
      <w:tr w:rsidR="00513447" w14:paraId="7F0D532F" w14:textId="77777777" w:rsidTr="00F86E44">
        <w:trPr>
          <w:jc w:val="both"/>
          <w:ins w:id="8496"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77FFA146" w14:textId="77777777" w:rsidR="00513447" w:rsidRDefault="00513447" w:rsidP="00F86E44">
            <w:pPr>
              <w:rPr>
                <w:ins w:id="8497" w:author="peng" w:date="2015-01-26T03:05:00Z"/>
              </w:rPr>
            </w:pPr>
            <w:ins w:id="8498" w:author="peng" w:date="2015-01-26T03:05:00Z">
              <w:r>
                <w:fldChar w:fldCharType="begin"/>
              </w:r>
              <w:r>
                <w:instrText xml:space="preserve"> HYPERLINK \l "_617915e1-75d1-45fd-88bc-f4bd08c36b60" \h </w:instrText>
              </w:r>
              <w:r>
                <w:fldChar w:fldCharType="separate"/>
              </w:r>
              <w:r>
                <w:rPr>
                  <w:rStyle w:val="af2"/>
                </w:rPr>
                <w:t>Helper</w:t>
              </w:r>
              <w:r>
                <w:rPr>
                  <w:rStyle w:val="af2"/>
                </w:rPr>
                <w:fldChar w:fldCharType="end"/>
              </w:r>
            </w:ins>
          </w:p>
        </w:tc>
        <w:tc>
          <w:tcPr>
            <w:tcW w:w="0" w:type="auto"/>
          </w:tcPr>
          <w:p w14:paraId="24DAF59D" w14:textId="77777777" w:rsidR="00513447" w:rsidRDefault="007D1D13" w:rsidP="00F86E44">
            <w:pPr>
              <w:cnfStyle w:val="000000000000" w:firstRow="0" w:lastRow="0" w:firstColumn="0" w:lastColumn="0" w:oddVBand="0" w:evenVBand="0" w:oddHBand="0" w:evenHBand="0" w:firstRowFirstColumn="0" w:firstRowLastColumn="0" w:lastRowFirstColumn="0" w:lastRowLastColumn="0"/>
              <w:rPr>
                <w:ins w:id="8499" w:author="peng" w:date="2015-01-26T03:05:00Z"/>
              </w:rPr>
            </w:pPr>
            <w:customXmlInsRangeStart w:id="8500" w:author="peng" w:date="2015-01-26T03:05:00Z"/>
            <w:sdt>
              <w:sdtPr>
                <w:alias w:val="Class NOTE summary 0"/>
                <w:tag w:val="617915e1-75d1-45fd-88bc-f4bd08c36b60"/>
                <w:id w:val="-1525942708"/>
                <w:dataBinding w:xpath="/elements/element[@objid='617915e1-75d1-45fd-88bc-f4bd08c36b60']/content[@alias='Class NOTE summary 0']" w:storeItemID="{D35B6978-45B9-4860-8E6E-EDB6F017D2CB}"/>
                <w:text w:multiLine="1"/>
              </w:sdtPr>
              <w:sdtEndPr/>
              <w:sdtContent>
                <w:customXmlInsRangeEnd w:id="8500"/>
                <w:ins w:id="8501" w:author="peng" w:date="2015-01-26T03:05:00Z">
                  <w:r w:rsidR="00513447">
                    <w:t>General helper methods</w:t>
                  </w:r>
                </w:ins>
                <w:customXmlInsRangeStart w:id="8502" w:author="peng" w:date="2015-01-26T03:05:00Z"/>
              </w:sdtContent>
            </w:sdt>
            <w:customXmlInsRangeEnd w:id="8502"/>
          </w:p>
        </w:tc>
      </w:tr>
      <w:tr w:rsidR="00513447" w14:paraId="6B1F7CF9" w14:textId="77777777" w:rsidTr="00F86E44">
        <w:trPr>
          <w:cnfStyle w:val="000000100000" w:firstRow="0" w:lastRow="0" w:firstColumn="0" w:lastColumn="0" w:oddVBand="0" w:evenVBand="0" w:oddHBand="1" w:evenHBand="0" w:firstRowFirstColumn="0" w:firstRowLastColumn="0" w:lastRowFirstColumn="0" w:lastRowLastColumn="0"/>
          <w:jc w:val="both"/>
          <w:ins w:id="8503"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3D3D3965" w14:textId="77777777" w:rsidR="00513447" w:rsidRDefault="00513447" w:rsidP="00F86E44">
            <w:pPr>
              <w:rPr>
                <w:ins w:id="8504" w:author="peng" w:date="2015-01-26T03:05:00Z"/>
              </w:rPr>
            </w:pPr>
            <w:ins w:id="8505" w:author="peng" w:date="2015-01-26T03:05:00Z">
              <w:r>
                <w:fldChar w:fldCharType="begin"/>
              </w:r>
              <w:r>
                <w:instrText xml:space="preserve"> HYPERLINK \l "_45afbcb8-7873-4f64-8b12-03950ccc7132" \h </w:instrText>
              </w:r>
              <w:r>
                <w:fldChar w:fldCharType="separate"/>
              </w:r>
              <w:r>
                <w:rPr>
                  <w:rStyle w:val="af2"/>
                </w:rPr>
                <w:t>DataVector</w:t>
              </w:r>
              <w:r>
                <w:rPr>
                  <w:rStyle w:val="af2"/>
                </w:rPr>
                <w:fldChar w:fldCharType="end"/>
              </w:r>
            </w:ins>
          </w:p>
        </w:tc>
        <w:tc>
          <w:tcPr>
            <w:tcW w:w="0" w:type="auto"/>
          </w:tcPr>
          <w:p w14:paraId="70CFB353" w14:textId="77777777" w:rsidR="00513447" w:rsidRDefault="007D1D13" w:rsidP="00F86E44">
            <w:pPr>
              <w:cnfStyle w:val="000000100000" w:firstRow="0" w:lastRow="0" w:firstColumn="0" w:lastColumn="0" w:oddVBand="0" w:evenVBand="0" w:oddHBand="1" w:evenHBand="0" w:firstRowFirstColumn="0" w:firstRowLastColumn="0" w:lastRowFirstColumn="0" w:lastRowLastColumn="0"/>
              <w:rPr>
                <w:ins w:id="8506" w:author="peng" w:date="2015-01-26T03:05:00Z"/>
              </w:rPr>
            </w:pPr>
            <w:customXmlInsRangeStart w:id="8507" w:author="peng" w:date="2015-01-26T03:05:00Z"/>
            <w:sdt>
              <w:sdtPr>
                <w:alias w:val="Class NOTE summary 0"/>
                <w:tag w:val="45afbcb8-7873-4f64-8b12-03950ccc7132"/>
                <w:id w:val="593985657"/>
                <w:dataBinding w:xpath="/elements/element[@objid='45afbcb8-7873-4f64-8b12-03950ccc7132']/content[@alias='Class NOTE summary 0']" w:storeItemID="{D35B6978-45B9-4860-8E6E-EDB6F017D2CB}"/>
                <w:text w:multiLine="1"/>
              </w:sdtPr>
              <w:sdtEndPr/>
              <w:sdtContent>
                <w:customXmlInsRangeEnd w:id="8507"/>
                <w:ins w:id="8508" w:author="peng" w:date="2015-01-26T03:05:00Z">
                  <w:r w:rsidR="00513447">
                    <w:t>Customed format for data vector</w:t>
                  </w:r>
                </w:ins>
                <w:customXmlInsRangeStart w:id="8509" w:author="peng" w:date="2015-01-26T03:05:00Z"/>
              </w:sdtContent>
            </w:sdt>
            <w:customXmlInsRangeEnd w:id="8509"/>
          </w:p>
        </w:tc>
      </w:tr>
    </w:tbl>
    <w:p w14:paraId="320A462F" w14:textId="77777777" w:rsidR="00513447" w:rsidRDefault="00513447" w:rsidP="00513447">
      <w:pPr>
        <w:pStyle w:val="af4"/>
        <w:rPr>
          <w:ins w:id="8510" w:author="peng" w:date="2015-01-26T03:06:00Z"/>
        </w:rPr>
      </w:pPr>
      <w:ins w:id="8511" w:author="peng" w:date="2015-01-26T03:05:00Z">
        <w:r>
          <w:t>Table </w:t>
        </w:r>
        <w:r>
          <w:fldChar w:fldCharType="begin"/>
        </w:r>
        <w:r>
          <w:instrText>SEQ Table \* ARABIC</w:instrText>
        </w:r>
        <w:r>
          <w:fldChar w:fldCharType="separate"/>
        </w:r>
        <w:r>
          <w:t>37</w:t>
        </w:r>
        <w:r>
          <w:fldChar w:fldCharType="end"/>
        </w:r>
        <w:r>
          <w:t> Owned Classes of Package "Utils"</w:t>
        </w:r>
      </w:ins>
    </w:p>
    <w:p w14:paraId="2DC8F9BD" w14:textId="77777777" w:rsidR="00513447" w:rsidRDefault="00513447">
      <w:pPr>
        <w:rPr>
          <w:ins w:id="8512" w:author="peng" w:date="2015-01-26T03:06:00Z"/>
        </w:rPr>
        <w:pPrChange w:id="8513" w:author="peng" w:date="2015-01-26T03:06:00Z">
          <w:pPr>
            <w:pStyle w:val="af4"/>
          </w:pPr>
        </w:pPrChange>
      </w:pPr>
    </w:p>
    <w:p w14:paraId="12218508" w14:textId="77777777" w:rsidR="00513447" w:rsidRDefault="00513447">
      <w:pPr>
        <w:rPr>
          <w:ins w:id="8514" w:author="peng" w:date="2015-01-26T03:06:00Z"/>
        </w:rPr>
        <w:pPrChange w:id="8515" w:author="peng" w:date="2015-01-26T03:06:00Z">
          <w:pPr>
            <w:pStyle w:val="af4"/>
          </w:pPr>
        </w:pPrChange>
      </w:pPr>
    </w:p>
    <w:p w14:paraId="2AF92E51" w14:textId="77777777" w:rsidR="00513447" w:rsidRDefault="00513447">
      <w:pPr>
        <w:rPr>
          <w:ins w:id="8516" w:author="peng" w:date="2015-01-26T03:06:00Z"/>
        </w:rPr>
        <w:pPrChange w:id="8517" w:author="peng" w:date="2015-01-26T03:06:00Z">
          <w:pPr>
            <w:pStyle w:val="af4"/>
          </w:pPr>
        </w:pPrChange>
      </w:pPr>
    </w:p>
    <w:p w14:paraId="3472ABEC" w14:textId="77777777" w:rsidR="00513447" w:rsidRDefault="00513447">
      <w:pPr>
        <w:rPr>
          <w:ins w:id="8518" w:author="peng" w:date="2015-01-26T03:06:00Z"/>
        </w:rPr>
        <w:pPrChange w:id="8519" w:author="peng" w:date="2015-01-26T03:06:00Z">
          <w:pPr>
            <w:pStyle w:val="af4"/>
          </w:pPr>
        </w:pPrChange>
      </w:pPr>
    </w:p>
    <w:p w14:paraId="2E3A560D" w14:textId="77777777" w:rsidR="00513447" w:rsidRDefault="00513447">
      <w:pPr>
        <w:rPr>
          <w:ins w:id="8520" w:author="peng" w:date="2015-01-26T03:06:00Z"/>
        </w:rPr>
        <w:pPrChange w:id="8521" w:author="peng" w:date="2015-01-26T03:06:00Z">
          <w:pPr>
            <w:pStyle w:val="af4"/>
          </w:pPr>
        </w:pPrChange>
      </w:pPr>
    </w:p>
    <w:p w14:paraId="0F03F7FC" w14:textId="77777777" w:rsidR="00513447" w:rsidRDefault="00513447">
      <w:pPr>
        <w:rPr>
          <w:ins w:id="8522" w:author="peng" w:date="2015-01-26T03:06:00Z"/>
        </w:rPr>
        <w:pPrChange w:id="8523" w:author="peng" w:date="2015-01-26T03:06:00Z">
          <w:pPr>
            <w:pStyle w:val="af4"/>
          </w:pPr>
        </w:pPrChange>
      </w:pPr>
    </w:p>
    <w:p w14:paraId="264D280F" w14:textId="77777777" w:rsidR="00513447" w:rsidRDefault="00513447">
      <w:pPr>
        <w:rPr>
          <w:ins w:id="8524" w:author="peng" w:date="2015-01-26T03:06:00Z"/>
        </w:rPr>
        <w:pPrChange w:id="8525" w:author="peng" w:date="2015-01-26T03:06:00Z">
          <w:pPr>
            <w:pStyle w:val="af4"/>
          </w:pPr>
        </w:pPrChange>
      </w:pPr>
    </w:p>
    <w:p w14:paraId="7906930C" w14:textId="77777777" w:rsidR="00513447" w:rsidRDefault="00513447">
      <w:pPr>
        <w:rPr>
          <w:ins w:id="8526" w:author="peng" w:date="2015-01-26T03:06:00Z"/>
        </w:rPr>
        <w:pPrChange w:id="8527" w:author="peng" w:date="2015-01-26T03:06:00Z">
          <w:pPr>
            <w:pStyle w:val="af4"/>
          </w:pPr>
        </w:pPrChange>
      </w:pPr>
    </w:p>
    <w:p w14:paraId="0C443E21" w14:textId="77777777" w:rsidR="00513447" w:rsidRDefault="00513447">
      <w:pPr>
        <w:rPr>
          <w:ins w:id="8528" w:author="peng" w:date="2015-01-26T03:06:00Z"/>
        </w:rPr>
        <w:pPrChange w:id="8529" w:author="peng" w:date="2015-01-26T03:06:00Z">
          <w:pPr>
            <w:pStyle w:val="af4"/>
          </w:pPr>
        </w:pPrChange>
      </w:pPr>
    </w:p>
    <w:p w14:paraId="31103AC0" w14:textId="77777777" w:rsidR="00513447" w:rsidRDefault="00513447">
      <w:pPr>
        <w:rPr>
          <w:ins w:id="8530" w:author="peng" w:date="2015-01-26T03:06:00Z"/>
        </w:rPr>
        <w:pPrChange w:id="8531" w:author="peng" w:date="2015-01-26T03:06:00Z">
          <w:pPr>
            <w:pStyle w:val="af4"/>
          </w:pPr>
        </w:pPrChange>
      </w:pPr>
    </w:p>
    <w:p w14:paraId="56AAAB85" w14:textId="77777777" w:rsidR="00513447" w:rsidRDefault="00513447">
      <w:pPr>
        <w:rPr>
          <w:ins w:id="8532" w:author="peng" w:date="2015-01-26T03:06:00Z"/>
        </w:rPr>
        <w:pPrChange w:id="8533" w:author="peng" w:date="2015-01-26T03:06:00Z">
          <w:pPr>
            <w:pStyle w:val="af4"/>
          </w:pPr>
        </w:pPrChange>
      </w:pPr>
    </w:p>
    <w:p w14:paraId="6C82EA00" w14:textId="77777777" w:rsidR="00513447" w:rsidRDefault="00513447">
      <w:pPr>
        <w:rPr>
          <w:ins w:id="8534" w:author="peng" w:date="2015-01-26T03:06:00Z"/>
        </w:rPr>
        <w:pPrChange w:id="8535" w:author="peng" w:date="2015-01-26T03:06:00Z">
          <w:pPr>
            <w:pStyle w:val="af4"/>
          </w:pPr>
        </w:pPrChange>
      </w:pPr>
    </w:p>
    <w:p w14:paraId="7557F649" w14:textId="77777777" w:rsidR="00513447" w:rsidRDefault="00513447">
      <w:pPr>
        <w:rPr>
          <w:ins w:id="8536" w:author="peng" w:date="2015-01-26T03:06:00Z"/>
        </w:rPr>
        <w:pPrChange w:id="8537" w:author="peng" w:date="2015-01-26T03:06:00Z">
          <w:pPr>
            <w:pStyle w:val="af4"/>
          </w:pPr>
        </w:pPrChange>
      </w:pPr>
    </w:p>
    <w:p w14:paraId="6094F139" w14:textId="77777777" w:rsidR="00513447" w:rsidRDefault="00513447">
      <w:pPr>
        <w:rPr>
          <w:ins w:id="8538" w:author="peng" w:date="2015-01-26T03:06:00Z"/>
        </w:rPr>
        <w:pPrChange w:id="8539" w:author="peng" w:date="2015-01-26T03:06:00Z">
          <w:pPr>
            <w:pStyle w:val="af4"/>
          </w:pPr>
        </w:pPrChange>
      </w:pPr>
    </w:p>
    <w:p w14:paraId="4CF6FE22" w14:textId="77777777" w:rsidR="00513447" w:rsidRDefault="00513447">
      <w:pPr>
        <w:rPr>
          <w:ins w:id="8540" w:author="peng" w:date="2015-01-26T03:06:00Z"/>
        </w:rPr>
        <w:pPrChange w:id="8541" w:author="peng" w:date="2015-01-26T03:06:00Z">
          <w:pPr>
            <w:pStyle w:val="af4"/>
          </w:pPr>
        </w:pPrChange>
      </w:pPr>
    </w:p>
    <w:p w14:paraId="3A8043CE" w14:textId="77777777" w:rsidR="00513447" w:rsidRDefault="00513447">
      <w:pPr>
        <w:rPr>
          <w:ins w:id="8542" w:author="peng" w:date="2015-01-26T03:06:00Z"/>
        </w:rPr>
        <w:pPrChange w:id="8543" w:author="peng" w:date="2015-01-26T03:06:00Z">
          <w:pPr>
            <w:pStyle w:val="af4"/>
          </w:pPr>
        </w:pPrChange>
      </w:pPr>
    </w:p>
    <w:p w14:paraId="65B60D6D" w14:textId="77777777" w:rsidR="00513447" w:rsidRDefault="00513447">
      <w:pPr>
        <w:rPr>
          <w:ins w:id="8544" w:author="peng" w:date="2015-01-26T03:06:00Z"/>
        </w:rPr>
        <w:pPrChange w:id="8545" w:author="peng" w:date="2015-01-26T03:06:00Z">
          <w:pPr>
            <w:pStyle w:val="af4"/>
          </w:pPr>
        </w:pPrChange>
      </w:pPr>
    </w:p>
    <w:p w14:paraId="142DF567" w14:textId="77777777" w:rsidR="00513447" w:rsidRPr="00EA58DD" w:rsidRDefault="00513447">
      <w:pPr>
        <w:rPr>
          <w:ins w:id="8546" w:author="peng" w:date="2015-01-26T03:05:00Z"/>
        </w:rPr>
        <w:pPrChange w:id="8547" w:author="peng" w:date="2015-01-26T03:06:00Z">
          <w:pPr>
            <w:pStyle w:val="af4"/>
          </w:pPr>
        </w:pPrChange>
      </w:pPr>
    </w:p>
    <w:p w14:paraId="4F3337F0" w14:textId="77777777" w:rsidR="00513447" w:rsidRDefault="00513447" w:rsidP="00513447">
      <w:pPr>
        <w:pStyle w:val="2"/>
        <w:rPr>
          <w:ins w:id="8548" w:author="peng" w:date="2015-01-26T03:05:00Z"/>
        </w:rPr>
      </w:pPr>
      <w:bookmarkStart w:id="8549" w:name="_21c88acb-2d6a-49ad-9a0f-7882ec793d92"/>
      <w:bookmarkStart w:id="8550" w:name="_Toc410005070"/>
      <w:ins w:id="8551" w:author="peng" w:date="2015-01-26T03:05:00Z">
        <w:r>
          <w:t>Class "</w:t>
        </w:r>
      </w:ins>
      <w:customXmlInsRangeStart w:id="8552" w:author="peng" w:date="2015-01-26T03:05:00Z"/>
      <w:sdt>
        <w:sdtPr>
          <w:alias w:val="Class ATTRIBUTE Name"/>
          <w:tag w:val="21c88acb-2d6a-49ad-9a0f-7882ec793d92"/>
          <w:id w:val="199373610"/>
          <w:dataBinding w:xpath="/elements/element[@objid='21c88acb-2d6a-49ad-9a0f-7882ec793d92']/content[@alias='Class ATTRIBUTE Name']" w:storeItemID="{D35B6978-45B9-4860-8E6E-EDB6F017D2CB}"/>
          <w:text w:multiLine="1"/>
        </w:sdtPr>
        <w:sdtEndPr/>
        <w:sdtContent>
          <w:customXmlInsRangeEnd w:id="8552"/>
          <w:ins w:id="8553" w:author="peng" w:date="2015-01-26T03:05:00Z">
            <w:r>
              <w:t>ExtDataParser</w:t>
            </w:r>
          </w:ins>
          <w:customXmlInsRangeStart w:id="8554" w:author="peng" w:date="2015-01-26T03:05:00Z"/>
        </w:sdtContent>
      </w:sdt>
      <w:customXmlInsRangeEnd w:id="8554"/>
      <w:ins w:id="8555" w:author="peng" w:date="2015-01-26T03:05:00Z">
        <w:r>
          <w:t>"</w:t>
        </w:r>
        <w:bookmarkEnd w:id="8549"/>
        <w:bookmarkEnd w:id="8550"/>
      </w:ins>
    </w:p>
    <w:p w14:paraId="7AF5DB3C" w14:textId="77777777" w:rsidR="00513447" w:rsidRDefault="00513447" w:rsidP="00513447">
      <w:pPr>
        <w:pStyle w:val="ab"/>
        <w:rPr>
          <w:ins w:id="8556" w:author="peng" w:date="2015-01-26T03:05:00Z"/>
          <w:rStyle w:val="ae"/>
        </w:rPr>
      </w:pPr>
      <w:ins w:id="8557" w:author="peng" w:date="2015-01-26T03:05:00Z">
        <w:r>
          <w:rPr>
            <w:rStyle w:val="ae"/>
          </w:rPr>
          <w:t xml:space="preserve">from Package </w:t>
        </w:r>
      </w:ins>
      <w:customXmlInsRangeStart w:id="8558" w:author="peng" w:date="2015-01-26T03:05:00Z"/>
      <w:sdt>
        <w:sdtPr>
          <w:rPr>
            <w:rStyle w:val="ae"/>
          </w:rPr>
          <w:alias w:val="Package ATTRIBUTE Name"/>
          <w:tag w:val="3dcb2c09-2a32-475f-982a-7933da523875"/>
          <w:id w:val="306283746"/>
          <w:dataBinding w:xpath="/elements/element[@objid='3dcb2c09-2a32-475f-982a-7933da523875']/content[@alias='Package ATTRIBUTE Name']" w:storeItemID="{D35B6978-45B9-4860-8E6E-EDB6F017D2CB}"/>
          <w:text w:multiLine="1"/>
        </w:sdtPr>
        <w:sdtEndPr>
          <w:rPr>
            <w:rStyle w:val="ae"/>
          </w:rPr>
        </w:sdtEndPr>
        <w:sdtContent>
          <w:customXmlInsRangeEnd w:id="8558"/>
          <w:ins w:id="8559" w:author="peng" w:date="2015-01-26T03:05:00Z">
            <w:r>
              <w:rPr>
                <w:rStyle w:val="ae"/>
              </w:rPr>
              <w:t>gforge</w:t>
            </w:r>
          </w:ins>
          <w:customXmlInsRangeStart w:id="8560" w:author="peng" w:date="2015-01-26T03:05:00Z"/>
        </w:sdtContent>
      </w:sdt>
      <w:customXmlInsRangeEnd w:id="8560"/>
      <w:ins w:id="8561" w:author="peng" w:date="2015-01-26T03:05:00Z">
        <w:r>
          <w:rPr>
            <w:rStyle w:val="ae"/>
          </w:rPr>
          <w:t>.</w:t>
        </w:r>
        <w:r>
          <w:fldChar w:fldCharType="begin"/>
        </w:r>
        <w:r>
          <w:instrText xml:space="preserve"> HYPERLINK \l "_fdaca482-dd91-46f7-963e-a27c18d93d35" \h </w:instrText>
        </w:r>
        <w:r>
          <w:fldChar w:fldCharType="separate"/>
        </w:r>
        <w:r>
          <w:rPr>
            <w:rStyle w:val="af2"/>
          </w:rPr>
          <w:t>Utils</w:t>
        </w:r>
        <w:r>
          <w:rPr>
            <w:rStyle w:val="af2"/>
          </w:rPr>
          <w:fldChar w:fldCharType="end"/>
        </w:r>
      </w:ins>
    </w:p>
    <w:p w14:paraId="44E87FF6" w14:textId="77777777" w:rsidR="00513447" w:rsidRDefault="00513447" w:rsidP="00513447">
      <w:pPr>
        <w:pStyle w:val="Texte"/>
        <w:rPr>
          <w:ins w:id="8562" w:author="peng" w:date="2015-01-26T03:05:00Z"/>
        </w:rPr>
      </w:pPr>
      <w:ins w:id="8563" w:author="peng" w:date="2015-01-26T03:05:00Z">
        <w:r>
          <w:t xml:space="preserve">Stereotypes: </w:t>
        </w:r>
      </w:ins>
      <w:customXmlInsRangeStart w:id="8564" w:author="peng" w:date="2015-01-26T03:05:00Z"/>
      <w:sdt>
        <w:sdtPr>
          <w:alias w:val="Stereotype ATTRIBUTE Name"/>
          <w:tag w:val="01ec23a8-0000-0258-0000-000000000000"/>
          <w:id w:val="592673817"/>
          <w:dataBinding w:xpath="/elements/element[@objid='01ec23a8-0000-0258-0000-000000000000']/content[@alias='Stereotype ATTRIBUTE Name']" w:storeItemID="{D35B6978-45B9-4860-8E6E-EDB6F017D2CB}"/>
          <w:text w:multiLine="1"/>
        </w:sdtPr>
        <w:sdtEndPr/>
        <w:sdtContent>
          <w:customXmlInsRangeEnd w:id="8564"/>
          <w:ins w:id="8565" w:author="peng" w:date="2015-01-26T03:05:00Z">
            <w:r>
              <w:t>Java Class</w:t>
            </w:r>
          </w:ins>
          <w:customXmlInsRangeStart w:id="8566" w:author="peng" w:date="2015-01-26T03:05:00Z"/>
        </w:sdtContent>
      </w:sdt>
      <w:customXmlInsRangeEnd w:id="8566"/>
    </w:p>
    <w:p w14:paraId="1751DBA8" w14:textId="32F701BE" w:rsidR="00513447" w:rsidRDefault="007D1D13">
      <w:pPr>
        <w:rPr>
          <w:ins w:id="8567" w:author="peng" w:date="2015-01-26T03:07:00Z"/>
        </w:rPr>
        <w:pPrChange w:id="8568" w:author="peng" w:date="2015-01-26T03:07:00Z">
          <w:pPr>
            <w:pStyle w:val="ab"/>
          </w:pPr>
        </w:pPrChange>
      </w:pPr>
      <w:customXmlInsRangeStart w:id="8569" w:author="peng" w:date="2015-01-26T03:05:00Z"/>
      <w:sdt>
        <w:sdtPr>
          <w:alias w:val="Class NOTE description 0"/>
          <w:tag w:val="21c88acb-2d6a-49ad-9a0f-7882ec793d92"/>
          <w:id w:val="343291978"/>
          <w:dataBinding w:xpath="/elements/element[@objid='21c88acb-2d6a-49ad-9a0f-7882ec793d92']/content[@alias='Class NOTE description 0']" w:storeItemID="{D35B6978-45B9-4860-8E6E-EDB6F017D2CB}"/>
          <w:text w:multiLine="1"/>
        </w:sdtPr>
        <w:sdtEndPr/>
        <w:sdtContent>
          <w:customXmlInsRangeEnd w:id="8569"/>
          <w:ins w:id="8570" w:author="peng" w:date="2015-01-26T03:05:00Z">
            <w:r w:rsidR="00513447">
              <w:t>Various parser for testing data in assets/external folder</w:t>
            </w:r>
          </w:ins>
          <w:customXmlInsRangeStart w:id="8571" w:author="peng" w:date="2015-01-26T03:05:00Z"/>
        </w:sdtContent>
      </w:sdt>
      <w:customXmlInsRangeEnd w:id="8571"/>
    </w:p>
    <w:p w14:paraId="490AA5D2" w14:textId="77777777" w:rsidR="00513447" w:rsidRDefault="00513447">
      <w:pPr>
        <w:rPr>
          <w:ins w:id="8572" w:author="peng" w:date="2015-01-26T03:07:00Z"/>
        </w:rPr>
        <w:pPrChange w:id="8573" w:author="peng" w:date="2015-01-26T03:07:00Z">
          <w:pPr>
            <w:pStyle w:val="ab"/>
          </w:pPr>
        </w:pPrChange>
      </w:pPr>
    </w:p>
    <w:p w14:paraId="085A8D82" w14:textId="77777777" w:rsidR="00513447" w:rsidRDefault="00513447">
      <w:pPr>
        <w:rPr>
          <w:ins w:id="8574" w:author="peng" w:date="2015-01-26T03:07:00Z"/>
        </w:rPr>
        <w:pPrChange w:id="8575" w:author="peng" w:date="2015-01-26T03:07:00Z">
          <w:pPr>
            <w:pStyle w:val="ab"/>
          </w:pPr>
        </w:pPrChange>
      </w:pPr>
    </w:p>
    <w:p w14:paraId="14F363E2" w14:textId="77777777" w:rsidR="00513447" w:rsidRDefault="00513447">
      <w:pPr>
        <w:rPr>
          <w:ins w:id="8576" w:author="peng" w:date="2015-01-26T03:07:00Z"/>
        </w:rPr>
        <w:pPrChange w:id="8577" w:author="peng" w:date="2015-01-26T03:07:00Z">
          <w:pPr>
            <w:pStyle w:val="ab"/>
          </w:pPr>
        </w:pPrChange>
      </w:pPr>
    </w:p>
    <w:p w14:paraId="67C5C4C7" w14:textId="77777777" w:rsidR="00513447" w:rsidRDefault="00513447">
      <w:pPr>
        <w:rPr>
          <w:ins w:id="8578" w:author="peng" w:date="2015-01-26T03:05:00Z"/>
        </w:rPr>
        <w:pPrChange w:id="8579" w:author="peng" w:date="2015-01-26T03:07:00Z">
          <w:pPr>
            <w:pStyle w:val="ab"/>
          </w:pPr>
        </w:pPrChange>
      </w:pPr>
    </w:p>
    <w:p w14:paraId="3A647547" w14:textId="77777777" w:rsidR="00513447" w:rsidRDefault="00513447" w:rsidP="00513447">
      <w:pPr>
        <w:pStyle w:val="af4"/>
        <w:rPr>
          <w:ins w:id="8580" w:author="peng" w:date="2015-01-26T03:05:00Z"/>
        </w:rPr>
      </w:pPr>
      <w:ins w:id="8581" w:author="peng" w:date="2015-01-26T03:05:00Z">
        <w:r>
          <w:t>Figure </w:t>
        </w:r>
        <w:r>
          <w:fldChar w:fldCharType="begin"/>
        </w:r>
        <w:r>
          <w:instrText>SEQ Figure \* ARABIC</w:instrText>
        </w:r>
        <w:r>
          <w:fldChar w:fldCharType="separate"/>
        </w:r>
        <w:r>
          <w:t>17</w:t>
        </w:r>
        <w:r>
          <w:fldChar w:fldCharType="end"/>
        </w:r>
        <w:r>
          <w:t> ExtDataParser Class diagram</w:t>
        </w:r>
      </w:ins>
    </w:p>
    <w:p w14:paraId="3AF3F5F1" w14:textId="3DB2BAEA" w:rsidR="00513447" w:rsidRDefault="00513447" w:rsidP="00513447">
      <w:pPr>
        <w:pStyle w:val="Image"/>
        <w:jc w:val="center"/>
        <w:rPr>
          <w:ins w:id="8582" w:author="peng" w:date="2015-01-26T03:05:00Z"/>
        </w:rPr>
      </w:pPr>
      <w:ins w:id="8583" w:author="peng" w:date="2015-01-26T03:05:00Z">
        <w:r>
          <w:rPr>
            <w:noProof/>
            <w:lang w:eastAsia="zh-TW"/>
          </w:rPr>
          <w:drawing>
            <wp:inline distT="0" distB="0" distL="0" distR="0" wp14:anchorId="6C62FE2C" wp14:editId="7E2A740B">
              <wp:extent cx="2105025" cy="962025"/>
              <wp:effectExtent l="0" t="0" r="9525" b="952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78255456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5025" cy="962025"/>
                      </a:xfrm>
                      <a:prstGeom prst="rect">
                        <a:avLst/>
                      </a:prstGeom>
                      <a:noFill/>
                      <a:ln>
                        <a:noFill/>
                      </a:ln>
                    </pic:spPr>
                  </pic:pic>
                </a:graphicData>
              </a:graphic>
            </wp:inline>
          </w:drawing>
        </w:r>
      </w:ins>
    </w:p>
    <w:tbl>
      <w:tblPr>
        <w:tblStyle w:val="-1"/>
        <w:tblW w:w="5000" w:type="pct"/>
        <w:jc w:val="both"/>
        <w:tblLook w:val="04A0" w:firstRow="1" w:lastRow="0" w:firstColumn="1" w:lastColumn="0" w:noHBand="0" w:noVBand="1"/>
      </w:tblPr>
      <w:tblGrid>
        <w:gridCol w:w="6155"/>
        <w:gridCol w:w="2897"/>
      </w:tblGrid>
      <w:tr w:rsidR="00513447" w14:paraId="14D16D3F" w14:textId="77777777" w:rsidTr="00F86E44">
        <w:trPr>
          <w:cnfStyle w:val="100000000000" w:firstRow="1" w:lastRow="0" w:firstColumn="0" w:lastColumn="0" w:oddVBand="0" w:evenVBand="0" w:oddHBand="0" w:evenHBand="0" w:firstRowFirstColumn="0" w:firstRowLastColumn="0" w:lastRowFirstColumn="0" w:lastRowLastColumn="0"/>
          <w:tblHeader/>
          <w:jc w:val="both"/>
          <w:ins w:id="8584"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3C2EED87" w14:textId="77777777" w:rsidR="00513447" w:rsidRDefault="00513447" w:rsidP="00F86E44">
            <w:pPr>
              <w:jc w:val="center"/>
              <w:rPr>
                <w:ins w:id="8585" w:author="peng" w:date="2015-01-26T03:05:00Z"/>
              </w:rPr>
            </w:pPr>
            <w:ins w:id="8586" w:author="peng" w:date="2015-01-26T03:05:00Z">
              <w:r>
                <w:t>Name</w:t>
              </w:r>
            </w:ins>
          </w:p>
        </w:tc>
        <w:tc>
          <w:tcPr>
            <w:tcW w:w="0" w:type="auto"/>
          </w:tcPr>
          <w:p w14:paraId="6F5B18C0" w14:textId="77777777" w:rsidR="00513447" w:rsidRDefault="00513447" w:rsidP="00F86E44">
            <w:pPr>
              <w:jc w:val="center"/>
              <w:cnfStyle w:val="100000000000" w:firstRow="1" w:lastRow="0" w:firstColumn="0" w:lastColumn="0" w:oddVBand="0" w:evenVBand="0" w:oddHBand="0" w:evenHBand="0" w:firstRowFirstColumn="0" w:firstRowLastColumn="0" w:lastRowFirstColumn="0" w:lastRowLastColumn="0"/>
              <w:rPr>
                <w:ins w:id="8587" w:author="peng" w:date="2015-01-26T03:05:00Z"/>
              </w:rPr>
            </w:pPr>
            <w:ins w:id="8588" w:author="peng" w:date="2015-01-26T03:05:00Z">
              <w:r>
                <w:t>Description</w:t>
              </w:r>
            </w:ins>
          </w:p>
        </w:tc>
      </w:tr>
      <w:tr w:rsidR="00513447" w14:paraId="494D7426" w14:textId="77777777" w:rsidTr="00F86E44">
        <w:trPr>
          <w:cnfStyle w:val="000000100000" w:firstRow="0" w:lastRow="0" w:firstColumn="0" w:lastColumn="0" w:oddVBand="0" w:evenVBand="0" w:oddHBand="1" w:evenHBand="0" w:firstRowFirstColumn="0" w:firstRowLastColumn="0" w:lastRowFirstColumn="0" w:lastRowLastColumn="0"/>
          <w:jc w:val="both"/>
          <w:ins w:id="8589"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4158C827" w14:textId="77777777" w:rsidR="00513447" w:rsidRDefault="007D1D13" w:rsidP="00F86E44">
            <w:pPr>
              <w:rPr>
                <w:ins w:id="8590" w:author="peng" w:date="2015-01-26T03:05:00Z"/>
              </w:rPr>
            </w:pPr>
            <w:customXmlInsRangeStart w:id="8591" w:author="peng" w:date="2015-01-26T03:05:00Z"/>
            <w:sdt>
              <w:sdtPr>
                <w:alias w:val="Class ATTRIBUTE Name"/>
                <w:tag w:val="4ccce523-4653-4dc2-a5bc-b4bfbbe95a34"/>
                <w:id w:val="2056740950"/>
                <w:dataBinding w:xpath="/elements/element[@objid='4ccce523-4653-4dc2-a5bc-b4bfbbe95a34']/content[@alias='Class ATTRIBUTE Name']" w:storeItemID="{D35B6978-45B9-4860-8E6E-EDB6F017D2CB}"/>
                <w:text w:multiLine="1"/>
              </w:sdtPr>
              <w:sdtEndPr/>
              <w:sdtContent>
                <w:customXmlInsRangeEnd w:id="8591"/>
                <w:ins w:id="8592" w:author="peng" w:date="2015-01-26T03:05:00Z">
                  <w:r w:rsidR="00513447">
                    <w:t>DataVector</w:t>
                  </w:r>
                </w:ins>
                <w:customXmlInsRangeStart w:id="8593" w:author="peng" w:date="2015-01-26T03:05:00Z"/>
              </w:sdtContent>
            </w:sdt>
            <w:customXmlInsRangeEnd w:id="8593"/>
            <w:ins w:id="8594" w:author="peng" w:date="2015-01-26T03:05:00Z">
              <w:r w:rsidR="00513447">
                <w:t xml:space="preserve"> </w:t>
              </w:r>
            </w:ins>
            <w:customXmlInsRangeStart w:id="8595" w:author="peng" w:date="2015-01-26T03:05:00Z"/>
            <w:sdt>
              <w:sdtPr>
                <w:alias w:val="Operation ATTRIBUTE Name"/>
                <w:tag w:val="105e1655-6cfd-4d2e-8e26-8c785130a094"/>
                <w:id w:val="485905329"/>
                <w:dataBinding w:xpath="/elements/element[@objid='105e1655-6cfd-4d2e-8e26-8c785130a094']/content[@alias='Operation ATTRIBUTE Name']" w:storeItemID="{D35B6978-45B9-4860-8E6E-EDB6F017D2CB}"/>
                <w:text w:multiLine="1"/>
              </w:sdtPr>
              <w:sdtEndPr/>
              <w:sdtContent>
                <w:customXmlInsRangeEnd w:id="8595"/>
                <w:ins w:id="8596" w:author="peng" w:date="2015-01-26T03:05:00Z">
                  <w:r w:rsidR="00513447">
                    <w:t>parsePendigits</w:t>
                  </w:r>
                </w:ins>
                <w:customXmlInsRangeStart w:id="8597" w:author="peng" w:date="2015-01-26T03:05:00Z"/>
              </w:sdtContent>
            </w:sdt>
            <w:customXmlInsRangeEnd w:id="8597"/>
            <w:ins w:id="8598" w:author="peng" w:date="2015-01-26T03:05:00Z">
              <w:r w:rsidR="00513447">
                <w:t xml:space="preserve"> (</w:t>
              </w:r>
            </w:ins>
            <w:customXmlInsRangeStart w:id="8599" w:author="peng" w:date="2015-01-26T03:05:00Z"/>
            <w:sdt>
              <w:sdtPr>
                <w:rPr>
                  <w:rStyle w:val="ae"/>
                </w:rPr>
                <w:alias w:val="Parameter ATTRIBUTE ParameterPassing"/>
                <w:tag w:val="02e568a7-5806-48d5-a0b4-49c8bd28c4e5"/>
                <w:id w:val="125519808"/>
                <w:dataBinding w:xpath="/elements/element[@objid='02e568a7-5806-48d5-a0b4-49c8bd28c4e5']/content[@alias='Parameter ATTRIBUTE ParameterPassing']" w:storeItemID="{D35B6978-45B9-4860-8E6E-EDB6F017D2CB}"/>
                <w:text w:multiLine="1"/>
              </w:sdtPr>
              <w:sdtEndPr>
                <w:rPr>
                  <w:rStyle w:val="ae"/>
                </w:rPr>
              </w:sdtEndPr>
              <w:sdtContent>
                <w:customXmlInsRangeEnd w:id="8599"/>
                <w:ins w:id="8600" w:author="peng" w:date="2015-01-26T03:05:00Z">
                  <w:r w:rsidR="00513447">
                    <w:rPr>
                      <w:rStyle w:val="ae"/>
                    </w:rPr>
                    <w:t>Inout</w:t>
                  </w:r>
                </w:ins>
                <w:customXmlInsRangeStart w:id="8601" w:author="peng" w:date="2015-01-26T03:05:00Z"/>
              </w:sdtContent>
            </w:sdt>
            <w:customXmlInsRangeEnd w:id="8601"/>
            <w:ins w:id="8602" w:author="peng" w:date="2015-01-26T03:05:00Z">
              <w:r w:rsidR="00513447">
                <w:rPr>
                  <w:rStyle w:val="ae"/>
                </w:rPr>
                <w:t xml:space="preserve"> </w:t>
              </w:r>
            </w:ins>
            <w:customXmlInsRangeStart w:id="8603" w:author="peng" w:date="2015-01-26T03:05:00Z"/>
            <w:sdt>
              <w:sdtPr>
                <w:alias w:val="Parameter ATTRIBUTE Name"/>
                <w:tag w:val="02e568a7-5806-48d5-a0b4-49c8bd28c4e5"/>
                <w:id w:val="-569583995"/>
                <w:dataBinding w:xpath="/elements/element[@objid='02e568a7-5806-48d5-a0b4-49c8bd28c4e5']/content[@alias='Parameter ATTRIBUTE Name']" w:storeItemID="{D35B6978-45B9-4860-8E6E-EDB6F017D2CB}"/>
                <w:text w:multiLine="1"/>
              </w:sdtPr>
              <w:sdtEndPr/>
              <w:sdtContent>
                <w:customXmlInsRangeEnd w:id="8603"/>
                <w:ins w:id="8604" w:author="peng" w:date="2015-01-26T03:05:00Z">
                  <w:r w:rsidR="00513447">
                    <w:t>filePath</w:t>
                  </w:r>
                </w:ins>
                <w:customXmlInsRangeStart w:id="8605" w:author="peng" w:date="2015-01-26T03:05:00Z"/>
              </w:sdtContent>
            </w:sdt>
            <w:customXmlInsRangeEnd w:id="8605"/>
            <w:ins w:id="8606" w:author="peng" w:date="2015-01-26T03:05:00Z">
              <w:r w:rsidR="00513447">
                <w:t xml:space="preserve"> </w:t>
              </w:r>
            </w:ins>
            <w:customXmlInsRangeStart w:id="8607" w:author="peng" w:date="2015-01-26T03:05:00Z"/>
            <w:sdt>
              <w:sdtPr>
                <w:alias w:val="DataType ATTRIBUTE Name"/>
                <w:tag w:val="00000004-0000-000d-0000-000000000000"/>
                <w:id w:val="432489652"/>
                <w:dataBinding w:xpath="/elements/element[@objid='00000004-0000-000d-0000-000000000000']/content[@alias='DataType ATTRIBUTE Name']" w:storeItemID="{D35B6978-45B9-4860-8E6E-EDB6F017D2CB}"/>
                <w:text w:multiLine="1"/>
              </w:sdtPr>
              <w:sdtEndPr/>
              <w:sdtContent>
                <w:customXmlInsRangeEnd w:id="8607"/>
                <w:ins w:id="8608" w:author="peng" w:date="2015-01-26T03:05:00Z">
                  <w:r w:rsidR="00513447">
                    <w:t>string</w:t>
                  </w:r>
                </w:ins>
                <w:customXmlInsRangeStart w:id="8609" w:author="peng" w:date="2015-01-26T03:05:00Z"/>
              </w:sdtContent>
            </w:sdt>
            <w:customXmlInsRangeEnd w:id="8609"/>
            <w:ins w:id="8610" w:author="peng" w:date="2015-01-26T03:05:00Z">
              <w:r w:rsidR="00513447">
                <w:t>,</w:t>
              </w:r>
            </w:ins>
            <w:customXmlInsRangeStart w:id="8611" w:author="peng" w:date="2015-01-26T03:05:00Z"/>
            <w:sdt>
              <w:sdtPr>
                <w:rPr>
                  <w:rStyle w:val="ae"/>
                </w:rPr>
                <w:alias w:val="Parameter ATTRIBUTE ParameterPassing"/>
                <w:tag w:val="f9ee749d-fa05-4210-b80e-d2d7075d1e93"/>
                <w:id w:val="263129810"/>
                <w:dataBinding w:xpath="/elements/element[@objid='f9ee749d-fa05-4210-b80e-d2d7075d1e93']/content[@alias='Parameter ATTRIBUTE ParameterPassing']" w:storeItemID="{D35B6978-45B9-4860-8E6E-EDB6F017D2CB}"/>
                <w:text w:multiLine="1"/>
              </w:sdtPr>
              <w:sdtEndPr>
                <w:rPr>
                  <w:rStyle w:val="ae"/>
                </w:rPr>
              </w:sdtEndPr>
              <w:sdtContent>
                <w:customXmlInsRangeEnd w:id="8611"/>
                <w:ins w:id="8612" w:author="peng" w:date="2015-01-26T03:05:00Z">
                  <w:r w:rsidR="00513447">
                    <w:rPr>
                      <w:rStyle w:val="ae"/>
                    </w:rPr>
                    <w:t>Inout</w:t>
                  </w:r>
                </w:ins>
                <w:customXmlInsRangeStart w:id="8613" w:author="peng" w:date="2015-01-26T03:05:00Z"/>
              </w:sdtContent>
            </w:sdt>
            <w:customXmlInsRangeEnd w:id="8613"/>
            <w:ins w:id="8614" w:author="peng" w:date="2015-01-26T03:05:00Z">
              <w:r w:rsidR="00513447">
                <w:rPr>
                  <w:rStyle w:val="ae"/>
                </w:rPr>
                <w:t xml:space="preserve"> </w:t>
              </w:r>
            </w:ins>
            <w:customXmlInsRangeStart w:id="8615" w:author="peng" w:date="2015-01-26T03:05:00Z"/>
            <w:sdt>
              <w:sdtPr>
                <w:alias w:val="Parameter ATTRIBUTE Name"/>
                <w:tag w:val="f9ee749d-fa05-4210-b80e-d2d7075d1e93"/>
                <w:id w:val="1982342340"/>
                <w:dataBinding w:xpath="/elements/element[@objid='f9ee749d-fa05-4210-b80e-d2d7075d1e93']/content[@alias='Parameter ATTRIBUTE Name']" w:storeItemID="{D35B6978-45B9-4860-8E6E-EDB6F017D2CB}"/>
                <w:text w:multiLine="1"/>
              </w:sdtPr>
              <w:sdtEndPr/>
              <w:sdtContent>
                <w:customXmlInsRangeEnd w:id="8615"/>
                <w:ins w:id="8616" w:author="peng" w:date="2015-01-26T03:05:00Z">
                  <w:r w:rsidR="00513447">
                    <w:t>type</w:t>
                  </w:r>
                </w:ins>
                <w:customXmlInsRangeStart w:id="8617" w:author="peng" w:date="2015-01-26T03:05:00Z"/>
              </w:sdtContent>
            </w:sdt>
            <w:customXmlInsRangeEnd w:id="8617"/>
            <w:ins w:id="8618" w:author="peng" w:date="2015-01-26T03:05:00Z">
              <w:r w:rsidR="00513447">
                <w:t xml:space="preserve"> </w:t>
              </w:r>
            </w:ins>
            <w:customXmlInsRangeStart w:id="8619" w:author="peng" w:date="2015-01-26T03:05:00Z"/>
            <w:sdt>
              <w:sdtPr>
                <w:alias w:val="DataType ATTRIBUTE Name"/>
                <w:tag w:val="00000004-0000-0009-0000-000000000000"/>
                <w:id w:val="-980145682"/>
                <w:dataBinding w:xpath="/elements/element[@objid='00000004-0000-0009-0000-000000000000']/content[@alias='DataType ATTRIBUTE Name']" w:storeItemID="{D35B6978-45B9-4860-8E6E-EDB6F017D2CB}"/>
                <w:text w:multiLine="1"/>
              </w:sdtPr>
              <w:sdtEndPr/>
              <w:sdtContent>
                <w:customXmlInsRangeEnd w:id="8619"/>
                <w:ins w:id="8620" w:author="peng" w:date="2015-01-26T03:05:00Z">
                  <w:r w:rsidR="00513447">
                    <w:t>integer</w:t>
                  </w:r>
                </w:ins>
                <w:customXmlInsRangeStart w:id="8621" w:author="peng" w:date="2015-01-26T03:05:00Z"/>
              </w:sdtContent>
            </w:sdt>
            <w:customXmlInsRangeEnd w:id="8621"/>
            <w:ins w:id="8622" w:author="peng" w:date="2015-01-26T03:05:00Z">
              <w:r w:rsidR="00513447">
                <w:t>)</w:t>
              </w:r>
            </w:ins>
          </w:p>
        </w:tc>
        <w:tc>
          <w:tcPr>
            <w:tcW w:w="0" w:type="auto"/>
          </w:tcPr>
          <w:p w14:paraId="060357D7" w14:textId="77777777" w:rsidR="00513447" w:rsidRDefault="007D1D13" w:rsidP="00F86E44">
            <w:pPr>
              <w:cnfStyle w:val="000000100000" w:firstRow="0" w:lastRow="0" w:firstColumn="0" w:lastColumn="0" w:oddVBand="0" w:evenVBand="0" w:oddHBand="1" w:evenHBand="0" w:firstRowFirstColumn="0" w:firstRowLastColumn="0" w:lastRowFirstColumn="0" w:lastRowLastColumn="0"/>
              <w:rPr>
                <w:ins w:id="8623" w:author="peng" w:date="2015-01-26T03:05:00Z"/>
              </w:rPr>
            </w:pPr>
            <w:customXmlInsRangeStart w:id="8624" w:author="peng" w:date="2015-01-26T03:05:00Z"/>
            <w:sdt>
              <w:sdtPr>
                <w:alias w:val="Operation NOTE description 0"/>
                <w:tag w:val="105e1655-6cfd-4d2e-8e26-8c785130a094"/>
                <w:id w:val="-443605858"/>
                <w:dataBinding w:xpath="/elements/element[@objid='105e1655-6cfd-4d2e-8e26-8c785130a094']/content[@alias='Operation NOTE description 0']" w:storeItemID="{D35B6978-45B9-4860-8E6E-EDB6F017D2CB}"/>
                <w:text w:multiLine="1"/>
              </w:sdtPr>
              <w:sdtEndPr/>
              <w:sdtContent>
                <w:customXmlInsRangeEnd w:id="8624"/>
                <w:ins w:id="8625" w:author="peng" w:date="2015-01-26T03:05:00Z">
                  <w:r w:rsidR="00513447">
                    <w:t>parse pendigits dataset</w:t>
                  </w:r>
                </w:ins>
                <w:customXmlInsRangeStart w:id="8626" w:author="peng" w:date="2015-01-26T03:05:00Z"/>
              </w:sdtContent>
            </w:sdt>
            <w:customXmlInsRangeEnd w:id="8626"/>
          </w:p>
        </w:tc>
      </w:tr>
      <w:tr w:rsidR="00513447" w14:paraId="134F32A2" w14:textId="77777777" w:rsidTr="00F86E44">
        <w:trPr>
          <w:jc w:val="both"/>
          <w:ins w:id="8627"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3B6DB39E" w14:textId="77777777" w:rsidR="00513447" w:rsidRDefault="007D1D13" w:rsidP="00F86E44">
            <w:pPr>
              <w:rPr>
                <w:ins w:id="8628" w:author="peng" w:date="2015-01-26T03:05:00Z"/>
              </w:rPr>
            </w:pPr>
            <w:customXmlInsRangeStart w:id="8629" w:author="peng" w:date="2015-01-26T03:05:00Z"/>
            <w:sdt>
              <w:sdtPr>
                <w:alias w:val="DataType ATTRIBUTE Name"/>
                <w:tag w:val="00000004-0000-000d-0000-000000000000"/>
                <w:id w:val="664365271"/>
                <w:dataBinding w:xpath="/elements/element[@objid='00000004-0000-000d-0000-000000000000']/content[@alias='DataType ATTRIBUTE Name']" w:storeItemID="{D35B6978-45B9-4860-8E6E-EDB6F017D2CB}"/>
                <w:text w:multiLine="1"/>
              </w:sdtPr>
              <w:sdtEndPr/>
              <w:sdtContent>
                <w:customXmlInsRangeEnd w:id="8629"/>
                <w:ins w:id="8630" w:author="peng" w:date="2015-01-26T03:05:00Z">
                  <w:r w:rsidR="00513447">
                    <w:t>string</w:t>
                  </w:r>
                </w:ins>
                <w:customXmlInsRangeStart w:id="8631" w:author="peng" w:date="2015-01-26T03:05:00Z"/>
              </w:sdtContent>
            </w:sdt>
            <w:customXmlInsRangeEnd w:id="8631"/>
            <w:ins w:id="8632" w:author="peng" w:date="2015-01-26T03:05:00Z">
              <w:r w:rsidR="00513447">
                <w:t xml:space="preserve"> </w:t>
              </w:r>
            </w:ins>
            <w:customXmlInsRangeStart w:id="8633" w:author="peng" w:date="2015-01-26T03:05:00Z"/>
            <w:sdt>
              <w:sdtPr>
                <w:alias w:val="Operation ATTRIBUTE Name"/>
                <w:tag w:val="4d334f53-e656-4bc2-98d2-aab28ee43fb2"/>
                <w:id w:val="1478190950"/>
                <w:dataBinding w:xpath="/elements/element[@objid='4d334f53-e656-4bc2-98d2-aab28ee43fb2']/content[@alias='Operation ATTRIBUTE Name']" w:storeItemID="{D35B6978-45B9-4860-8E6E-EDB6F017D2CB}"/>
                <w:text w:multiLine="1"/>
              </w:sdtPr>
              <w:sdtEndPr/>
              <w:sdtContent>
                <w:customXmlInsRangeEnd w:id="8633"/>
                <w:ins w:id="8634" w:author="peng" w:date="2015-01-26T03:05:00Z">
                  <w:r w:rsidR="00513447">
                    <w:t>readFile</w:t>
                  </w:r>
                </w:ins>
                <w:customXmlInsRangeStart w:id="8635" w:author="peng" w:date="2015-01-26T03:05:00Z"/>
              </w:sdtContent>
            </w:sdt>
            <w:customXmlInsRangeEnd w:id="8635"/>
            <w:ins w:id="8636" w:author="peng" w:date="2015-01-26T03:05:00Z">
              <w:r w:rsidR="00513447">
                <w:t xml:space="preserve"> (</w:t>
              </w:r>
            </w:ins>
            <w:customXmlInsRangeStart w:id="8637" w:author="peng" w:date="2015-01-26T03:05:00Z"/>
            <w:sdt>
              <w:sdtPr>
                <w:rPr>
                  <w:rStyle w:val="ae"/>
                </w:rPr>
                <w:alias w:val="Parameter ATTRIBUTE ParameterPassing"/>
                <w:tag w:val="478a4377-54aa-406e-be29-02f57dcc8c27"/>
                <w:id w:val="271826860"/>
                <w:dataBinding w:xpath="/elements/element[@objid='478a4377-54aa-406e-be29-02f57dcc8c27']/content[@alias='Parameter ATTRIBUTE ParameterPassing']" w:storeItemID="{D35B6978-45B9-4860-8E6E-EDB6F017D2CB}"/>
                <w:text w:multiLine="1"/>
              </w:sdtPr>
              <w:sdtEndPr>
                <w:rPr>
                  <w:rStyle w:val="ae"/>
                </w:rPr>
              </w:sdtEndPr>
              <w:sdtContent>
                <w:customXmlInsRangeEnd w:id="8637"/>
                <w:ins w:id="8638" w:author="peng" w:date="2015-01-26T03:05:00Z">
                  <w:r w:rsidR="00513447">
                    <w:rPr>
                      <w:rStyle w:val="ae"/>
                    </w:rPr>
                    <w:t>Inout</w:t>
                  </w:r>
                </w:ins>
                <w:customXmlInsRangeStart w:id="8639" w:author="peng" w:date="2015-01-26T03:05:00Z"/>
              </w:sdtContent>
            </w:sdt>
            <w:customXmlInsRangeEnd w:id="8639"/>
            <w:ins w:id="8640" w:author="peng" w:date="2015-01-26T03:05:00Z">
              <w:r w:rsidR="00513447">
                <w:rPr>
                  <w:rStyle w:val="ae"/>
                </w:rPr>
                <w:t xml:space="preserve"> </w:t>
              </w:r>
            </w:ins>
            <w:customXmlInsRangeStart w:id="8641" w:author="peng" w:date="2015-01-26T03:05:00Z"/>
            <w:sdt>
              <w:sdtPr>
                <w:alias w:val="Parameter ATTRIBUTE Name"/>
                <w:tag w:val="478a4377-54aa-406e-be29-02f57dcc8c27"/>
                <w:id w:val="-1847864711"/>
                <w:dataBinding w:xpath="/elements/element[@objid='478a4377-54aa-406e-be29-02f57dcc8c27']/content[@alias='Parameter ATTRIBUTE Name']" w:storeItemID="{D35B6978-45B9-4860-8E6E-EDB6F017D2CB}"/>
                <w:text w:multiLine="1"/>
              </w:sdtPr>
              <w:sdtEndPr/>
              <w:sdtContent>
                <w:customXmlInsRangeEnd w:id="8641"/>
                <w:ins w:id="8642" w:author="peng" w:date="2015-01-26T03:05:00Z">
                  <w:r w:rsidR="00513447">
                    <w:t>filePath</w:t>
                  </w:r>
                </w:ins>
                <w:customXmlInsRangeStart w:id="8643" w:author="peng" w:date="2015-01-26T03:05:00Z"/>
              </w:sdtContent>
            </w:sdt>
            <w:customXmlInsRangeEnd w:id="8643"/>
            <w:ins w:id="8644" w:author="peng" w:date="2015-01-26T03:05:00Z">
              <w:r w:rsidR="00513447">
                <w:t xml:space="preserve"> </w:t>
              </w:r>
            </w:ins>
            <w:customXmlInsRangeStart w:id="8645" w:author="peng" w:date="2015-01-26T03:05:00Z"/>
            <w:sdt>
              <w:sdtPr>
                <w:alias w:val="DataType ATTRIBUTE Name"/>
                <w:tag w:val="00000004-0000-000d-0000-000000000000"/>
                <w:id w:val="-899906880"/>
                <w:dataBinding w:xpath="/elements/element[@objid='00000004-0000-000d-0000-000000000000']/content[@alias='DataType ATTRIBUTE Name']" w:storeItemID="{D35B6978-45B9-4860-8E6E-EDB6F017D2CB}"/>
                <w:text w:multiLine="1"/>
              </w:sdtPr>
              <w:sdtEndPr/>
              <w:sdtContent>
                <w:customXmlInsRangeEnd w:id="8645"/>
                <w:ins w:id="8646" w:author="peng" w:date="2015-01-26T03:05:00Z">
                  <w:r w:rsidR="00513447">
                    <w:t>string</w:t>
                  </w:r>
                </w:ins>
                <w:customXmlInsRangeStart w:id="8647" w:author="peng" w:date="2015-01-26T03:05:00Z"/>
              </w:sdtContent>
            </w:sdt>
            <w:customXmlInsRangeEnd w:id="8647"/>
            <w:ins w:id="8648" w:author="peng" w:date="2015-01-26T03:05:00Z">
              <w:r w:rsidR="00513447">
                <w:t>)</w:t>
              </w:r>
            </w:ins>
          </w:p>
        </w:tc>
        <w:tc>
          <w:tcPr>
            <w:tcW w:w="0" w:type="auto"/>
          </w:tcPr>
          <w:p w14:paraId="7A9077C1" w14:textId="77777777" w:rsidR="00513447" w:rsidRDefault="007D1D13" w:rsidP="00F86E44">
            <w:pPr>
              <w:cnfStyle w:val="000000000000" w:firstRow="0" w:lastRow="0" w:firstColumn="0" w:lastColumn="0" w:oddVBand="0" w:evenVBand="0" w:oddHBand="0" w:evenHBand="0" w:firstRowFirstColumn="0" w:firstRowLastColumn="0" w:lastRowFirstColumn="0" w:lastRowLastColumn="0"/>
              <w:rPr>
                <w:ins w:id="8649" w:author="peng" w:date="2015-01-26T03:05:00Z"/>
              </w:rPr>
            </w:pPr>
            <w:customXmlInsRangeStart w:id="8650" w:author="peng" w:date="2015-01-26T03:05:00Z"/>
            <w:sdt>
              <w:sdtPr>
                <w:alias w:val="Operation NOTE description 0"/>
                <w:tag w:val="4d334f53-e656-4bc2-98d2-aab28ee43fb2"/>
                <w:id w:val="1635289456"/>
                <w:dataBinding w:xpath="/elements/element[@objid='4d334f53-e656-4bc2-98d2-aab28ee43fb2']/content[@alias='Operation NOTE description 0']" w:storeItemID="{D35B6978-45B9-4860-8E6E-EDB6F017D2CB}"/>
                <w:text w:multiLine="1"/>
              </w:sdtPr>
              <w:sdtEndPr/>
              <w:sdtContent>
                <w:customXmlInsRangeEnd w:id="8650"/>
                <w:ins w:id="8651" w:author="peng" w:date="2015-01-26T03:05:00Z">
                  <w:r w:rsidR="00513447">
                    <w:t>read dataset file given filePath</w:t>
                  </w:r>
                </w:ins>
                <w:customXmlInsRangeStart w:id="8652" w:author="peng" w:date="2015-01-26T03:05:00Z"/>
              </w:sdtContent>
            </w:sdt>
            <w:customXmlInsRangeEnd w:id="8652"/>
          </w:p>
        </w:tc>
      </w:tr>
    </w:tbl>
    <w:p w14:paraId="60562CB8" w14:textId="77777777" w:rsidR="00513447" w:rsidRDefault="00513447" w:rsidP="00513447">
      <w:pPr>
        <w:pStyle w:val="af4"/>
        <w:rPr>
          <w:ins w:id="8653" w:author="peng" w:date="2015-01-26T03:06:00Z"/>
        </w:rPr>
      </w:pPr>
      <w:ins w:id="8654" w:author="peng" w:date="2015-01-26T03:05:00Z">
        <w:r>
          <w:t>Table </w:t>
        </w:r>
        <w:r>
          <w:fldChar w:fldCharType="begin"/>
        </w:r>
        <w:r>
          <w:instrText>SEQ Table \* ARABIC</w:instrText>
        </w:r>
        <w:r>
          <w:fldChar w:fldCharType="separate"/>
        </w:r>
        <w:r>
          <w:t>38</w:t>
        </w:r>
        <w:r>
          <w:fldChar w:fldCharType="end"/>
        </w:r>
        <w:r>
          <w:t> Operations of Class "ExtDataParser"</w:t>
        </w:r>
      </w:ins>
    </w:p>
    <w:p w14:paraId="205F95E8" w14:textId="77777777" w:rsidR="00513447" w:rsidRDefault="00513447">
      <w:pPr>
        <w:rPr>
          <w:ins w:id="8655" w:author="peng" w:date="2015-01-26T03:06:00Z"/>
        </w:rPr>
        <w:pPrChange w:id="8656" w:author="peng" w:date="2015-01-26T03:06:00Z">
          <w:pPr>
            <w:pStyle w:val="af4"/>
          </w:pPr>
        </w:pPrChange>
      </w:pPr>
    </w:p>
    <w:p w14:paraId="0E06AA4B" w14:textId="77777777" w:rsidR="00513447" w:rsidRDefault="00513447">
      <w:pPr>
        <w:rPr>
          <w:ins w:id="8657" w:author="peng" w:date="2015-01-26T03:06:00Z"/>
        </w:rPr>
        <w:pPrChange w:id="8658" w:author="peng" w:date="2015-01-26T03:06:00Z">
          <w:pPr>
            <w:pStyle w:val="af4"/>
          </w:pPr>
        </w:pPrChange>
      </w:pPr>
    </w:p>
    <w:p w14:paraId="30BFBDE3" w14:textId="77777777" w:rsidR="00513447" w:rsidRDefault="00513447">
      <w:pPr>
        <w:rPr>
          <w:ins w:id="8659" w:author="peng" w:date="2015-01-26T03:06:00Z"/>
        </w:rPr>
        <w:pPrChange w:id="8660" w:author="peng" w:date="2015-01-26T03:06:00Z">
          <w:pPr>
            <w:pStyle w:val="af4"/>
          </w:pPr>
        </w:pPrChange>
      </w:pPr>
    </w:p>
    <w:p w14:paraId="5C573755" w14:textId="77777777" w:rsidR="00513447" w:rsidRDefault="00513447">
      <w:pPr>
        <w:rPr>
          <w:ins w:id="8661" w:author="peng" w:date="2015-01-26T03:06:00Z"/>
        </w:rPr>
        <w:pPrChange w:id="8662" w:author="peng" w:date="2015-01-26T03:06:00Z">
          <w:pPr>
            <w:pStyle w:val="af4"/>
          </w:pPr>
        </w:pPrChange>
      </w:pPr>
    </w:p>
    <w:p w14:paraId="7B0F6C89" w14:textId="77777777" w:rsidR="00513447" w:rsidRDefault="00513447">
      <w:pPr>
        <w:rPr>
          <w:ins w:id="8663" w:author="peng" w:date="2015-01-26T03:06:00Z"/>
        </w:rPr>
        <w:pPrChange w:id="8664" w:author="peng" w:date="2015-01-26T03:06:00Z">
          <w:pPr>
            <w:pStyle w:val="af4"/>
          </w:pPr>
        </w:pPrChange>
      </w:pPr>
    </w:p>
    <w:p w14:paraId="19C3C40D" w14:textId="77777777" w:rsidR="00513447" w:rsidRDefault="00513447">
      <w:pPr>
        <w:rPr>
          <w:ins w:id="8665" w:author="peng" w:date="2015-01-26T03:06:00Z"/>
        </w:rPr>
        <w:pPrChange w:id="8666" w:author="peng" w:date="2015-01-26T03:06:00Z">
          <w:pPr>
            <w:pStyle w:val="af4"/>
          </w:pPr>
        </w:pPrChange>
      </w:pPr>
    </w:p>
    <w:p w14:paraId="46E4819C" w14:textId="77777777" w:rsidR="00513447" w:rsidRDefault="00513447">
      <w:pPr>
        <w:rPr>
          <w:ins w:id="8667" w:author="peng" w:date="2015-01-26T03:06:00Z"/>
        </w:rPr>
        <w:pPrChange w:id="8668" w:author="peng" w:date="2015-01-26T03:06:00Z">
          <w:pPr>
            <w:pStyle w:val="af4"/>
          </w:pPr>
        </w:pPrChange>
      </w:pPr>
    </w:p>
    <w:p w14:paraId="474D16D6" w14:textId="77777777" w:rsidR="00513447" w:rsidRDefault="00513447">
      <w:pPr>
        <w:rPr>
          <w:ins w:id="8669" w:author="peng" w:date="2015-01-26T03:06:00Z"/>
        </w:rPr>
        <w:pPrChange w:id="8670" w:author="peng" w:date="2015-01-26T03:06:00Z">
          <w:pPr>
            <w:pStyle w:val="af4"/>
          </w:pPr>
        </w:pPrChange>
      </w:pPr>
    </w:p>
    <w:p w14:paraId="7371EF6C" w14:textId="77777777" w:rsidR="00513447" w:rsidRDefault="00513447">
      <w:pPr>
        <w:rPr>
          <w:ins w:id="8671" w:author="peng" w:date="2015-01-26T03:06:00Z"/>
        </w:rPr>
        <w:pPrChange w:id="8672" w:author="peng" w:date="2015-01-26T03:06:00Z">
          <w:pPr>
            <w:pStyle w:val="af4"/>
          </w:pPr>
        </w:pPrChange>
      </w:pPr>
    </w:p>
    <w:p w14:paraId="74FB00B6" w14:textId="77777777" w:rsidR="00513447" w:rsidRPr="00EA58DD" w:rsidRDefault="00513447">
      <w:pPr>
        <w:rPr>
          <w:ins w:id="8673" w:author="peng" w:date="2015-01-26T03:05:00Z"/>
        </w:rPr>
        <w:pPrChange w:id="8674" w:author="peng" w:date="2015-01-26T03:06:00Z">
          <w:pPr>
            <w:pStyle w:val="af4"/>
          </w:pPr>
        </w:pPrChange>
      </w:pPr>
    </w:p>
    <w:p w14:paraId="64FE6DB3" w14:textId="77777777" w:rsidR="00513447" w:rsidRDefault="00513447" w:rsidP="00513447">
      <w:pPr>
        <w:pStyle w:val="2"/>
        <w:rPr>
          <w:ins w:id="8675" w:author="peng" w:date="2015-01-26T03:05:00Z"/>
        </w:rPr>
      </w:pPr>
      <w:bookmarkStart w:id="8676" w:name="_617915e1-75d1-45fd-88bc-f4bd08c36b60"/>
      <w:bookmarkStart w:id="8677" w:name="_Toc410005071"/>
      <w:ins w:id="8678" w:author="peng" w:date="2015-01-26T03:05:00Z">
        <w:r>
          <w:lastRenderedPageBreak/>
          <w:t>Class "</w:t>
        </w:r>
      </w:ins>
      <w:customXmlInsRangeStart w:id="8679" w:author="peng" w:date="2015-01-26T03:05:00Z"/>
      <w:sdt>
        <w:sdtPr>
          <w:alias w:val="Class ATTRIBUTE Name"/>
          <w:tag w:val="617915e1-75d1-45fd-88bc-f4bd08c36b60"/>
          <w:id w:val="-650524290"/>
          <w:dataBinding w:xpath="/elements/element[@objid='617915e1-75d1-45fd-88bc-f4bd08c36b60']/content[@alias='Class ATTRIBUTE Name']" w:storeItemID="{D35B6978-45B9-4860-8E6E-EDB6F017D2CB}"/>
          <w:text w:multiLine="1"/>
        </w:sdtPr>
        <w:sdtEndPr/>
        <w:sdtContent>
          <w:customXmlInsRangeEnd w:id="8679"/>
          <w:ins w:id="8680" w:author="peng" w:date="2015-01-26T03:05:00Z">
            <w:r>
              <w:t>Helper</w:t>
            </w:r>
          </w:ins>
          <w:customXmlInsRangeStart w:id="8681" w:author="peng" w:date="2015-01-26T03:05:00Z"/>
        </w:sdtContent>
      </w:sdt>
      <w:customXmlInsRangeEnd w:id="8681"/>
      <w:ins w:id="8682" w:author="peng" w:date="2015-01-26T03:05:00Z">
        <w:r>
          <w:t>"</w:t>
        </w:r>
        <w:bookmarkEnd w:id="8676"/>
        <w:bookmarkEnd w:id="8677"/>
      </w:ins>
    </w:p>
    <w:p w14:paraId="0FC36A96" w14:textId="77777777" w:rsidR="00513447" w:rsidRDefault="00513447" w:rsidP="00513447">
      <w:pPr>
        <w:pStyle w:val="ab"/>
        <w:rPr>
          <w:ins w:id="8683" w:author="peng" w:date="2015-01-26T03:05:00Z"/>
          <w:rStyle w:val="ae"/>
        </w:rPr>
      </w:pPr>
      <w:ins w:id="8684" w:author="peng" w:date="2015-01-26T03:05:00Z">
        <w:r>
          <w:rPr>
            <w:rStyle w:val="ae"/>
          </w:rPr>
          <w:t xml:space="preserve">from Package </w:t>
        </w:r>
      </w:ins>
      <w:customXmlInsRangeStart w:id="8685" w:author="peng" w:date="2015-01-26T03:05:00Z"/>
      <w:sdt>
        <w:sdtPr>
          <w:rPr>
            <w:rStyle w:val="ae"/>
          </w:rPr>
          <w:alias w:val="Package ATTRIBUTE Name"/>
          <w:tag w:val="3dcb2c09-2a32-475f-982a-7933da523875"/>
          <w:id w:val="1040555048"/>
          <w:dataBinding w:xpath="/elements/element[@objid='3dcb2c09-2a32-475f-982a-7933da523875']/content[@alias='Package ATTRIBUTE Name']" w:storeItemID="{D35B6978-45B9-4860-8E6E-EDB6F017D2CB}"/>
          <w:text w:multiLine="1"/>
        </w:sdtPr>
        <w:sdtEndPr>
          <w:rPr>
            <w:rStyle w:val="ae"/>
          </w:rPr>
        </w:sdtEndPr>
        <w:sdtContent>
          <w:customXmlInsRangeEnd w:id="8685"/>
          <w:ins w:id="8686" w:author="peng" w:date="2015-01-26T03:05:00Z">
            <w:r>
              <w:rPr>
                <w:rStyle w:val="ae"/>
              </w:rPr>
              <w:t>gforge</w:t>
            </w:r>
          </w:ins>
          <w:customXmlInsRangeStart w:id="8687" w:author="peng" w:date="2015-01-26T03:05:00Z"/>
        </w:sdtContent>
      </w:sdt>
      <w:customXmlInsRangeEnd w:id="8687"/>
      <w:ins w:id="8688" w:author="peng" w:date="2015-01-26T03:05:00Z">
        <w:r>
          <w:rPr>
            <w:rStyle w:val="ae"/>
          </w:rPr>
          <w:t>.</w:t>
        </w:r>
        <w:r>
          <w:fldChar w:fldCharType="begin"/>
        </w:r>
        <w:r>
          <w:instrText xml:space="preserve"> HYPERLINK \l "_fdaca482-dd91-46f7-963e-a27c18d93d35" \h </w:instrText>
        </w:r>
        <w:r>
          <w:fldChar w:fldCharType="separate"/>
        </w:r>
        <w:r>
          <w:rPr>
            <w:rStyle w:val="af2"/>
          </w:rPr>
          <w:t>Utils</w:t>
        </w:r>
        <w:r>
          <w:rPr>
            <w:rStyle w:val="af2"/>
          </w:rPr>
          <w:fldChar w:fldCharType="end"/>
        </w:r>
      </w:ins>
    </w:p>
    <w:p w14:paraId="56DCA7F3" w14:textId="77777777" w:rsidR="00513447" w:rsidRDefault="00513447" w:rsidP="00513447">
      <w:pPr>
        <w:pStyle w:val="Texte"/>
        <w:rPr>
          <w:ins w:id="8689" w:author="peng" w:date="2015-01-26T03:05:00Z"/>
        </w:rPr>
      </w:pPr>
      <w:ins w:id="8690" w:author="peng" w:date="2015-01-26T03:05:00Z">
        <w:r>
          <w:t xml:space="preserve">Stereotypes: </w:t>
        </w:r>
      </w:ins>
      <w:customXmlInsRangeStart w:id="8691" w:author="peng" w:date="2015-01-26T03:05:00Z"/>
      <w:sdt>
        <w:sdtPr>
          <w:alias w:val="Stereotype ATTRIBUTE Name"/>
          <w:tag w:val="01ec23a8-0000-0258-0000-000000000000"/>
          <w:id w:val="-72586824"/>
          <w:dataBinding w:xpath="/elements/element[@objid='01ec23a8-0000-0258-0000-000000000000']/content[@alias='Stereotype ATTRIBUTE Name']" w:storeItemID="{D35B6978-45B9-4860-8E6E-EDB6F017D2CB}"/>
          <w:text w:multiLine="1"/>
        </w:sdtPr>
        <w:sdtEndPr/>
        <w:sdtContent>
          <w:customXmlInsRangeEnd w:id="8691"/>
          <w:ins w:id="8692" w:author="peng" w:date="2015-01-26T03:05:00Z">
            <w:r>
              <w:t>Java Class</w:t>
            </w:r>
          </w:ins>
          <w:customXmlInsRangeStart w:id="8693" w:author="peng" w:date="2015-01-26T03:05:00Z"/>
        </w:sdtContent>
      </w:sdt>
      <w:customXmlInsRangeEnd w:id="8693"/>
    </w:p>
    <w:p w14:paraId="28B71213" w14:textId="53D315C2" w:rsidR="00513447" w:rsidRDefault="007D1D13">
      <w:pPr>
        <w:rPr>
          <w:ins w:id="8694" w:author="peng" w:date="2015-01-26T03:07:00Z"/>
        </w:rPr>
        <w:pPrChange w:id="8695" w:author="peng" w:date="2015-01-26T03:07:00Z">
          <w:pPr>
            <w:pStyle w:val="ab"/>
          </w:pPr>
        </w:pPrChange>
      </w:pPr>
      <w:customXmlInsRangeStart w:id="8696" w:author="peng" w:date="2015-01-26T03:05:00Z"/>
      <w:sdt>
        <w:sdtPr>
          <w:alias w:val="Class NOTE description 0"/>
          <w:tag w:val="617915e1-75d1-45fd-88bc-f4bd08c36b60"/>
          <w:id w:val="77328114"/>
          <w:dataBinding w:xpath="/elements/element[@objid='617915e1-75d1-45fd-88bc-f4bd08c36b60']/content[@alias='Class NOTE description 0']" w:storeItemID="{D35B6978-45B9-4860-8E6E-EDB6F017D2CB}"/>
          <w:text w:multiLine="1"/>
        </w:sdtPr>
        <w:sdtEndPr/>
        <w:sdtContent>
          <w:customXmlInsRangeEnd w:id="8696"/>
          <w:ins w:id="8697" w:author="peng" w:date="2015-01-26T03:05:00Z">
            <w:r w:rsidR="00513447">
              <w:t>contain utility methods for all classes</w:t>
            </w:r>
          </w:ins>
          <w:customXmlInsRangeStart w:id="8698" w:author="peng" w:date="2015-01-26T03:05:00Z"/>
        </w:sdtContent>
      </w:sdt>
      <w:customXmlInsRangeEnd w:id="8698"/>
    </w:p>
    <w:p w14:paraId="63F6A18B" w14:textId="77777777" w:rsidR="00513447" w:rsidRDefault="00513447">
      <w:pPr>
        <w:rPr>
          <w:ins w:id="8699" w:author="peng" w:date="2015-01-26T03:07:00Z"/>
        </w:rPr>
        <w:pPrChange w:id="8700" w:author="peng" w:date="2015-01-26T03:07:00Z">
          <w:pPr>
            <w:pStyle w:val="ab"/>
          </w:pPr>
        </w:pPrChange>
      </w:pPr>
    </w:p>
    <w:p w14:paraId="757C39A6" w14:textId="77777777" w:rsidR="00513447" w:rsidRDefault="00513447">
      <w:pPr>
        <w:rPr>
          <w:ins w:id="8701" w:author="peng" w:date="2015-01-26T03:07:00Z"/>
        </w:rPr>
        <w:pPrChange w:id="8702" w:author="peng" w:date="2015-01-26T03:07:00Z">
          <w:pPr>
            <w:pStyle w:val="ab"/>
          </w:pPr>
        </w:pPrChange>
      </w:pPr>
    </w:p>
    <w:p w14:paraId="39BC7FA1" w14:textId="77777777" w:rsidR="00513447" w:rsidRDefault="00513447">
      <w:pPr>
        <w:rPr>
          <w:ins w:id="8703" w:author="peng" w:date="2015-01-26T03:07:00Z"/>
        </w:rPr>
        <w:pPrChange w:id="8704" w:author="peng" w:date="2015-01-26T03:07:00Z">
          <w:pPr>
            <w:pStyle w:val="ab"/>
          </w:pPr>
        </w:pPrChange>
      </w:pPr>
    </w:p>
    <w:p w14:paraId="0F7913BD" w14:textId="77777777" w:rsidR="00513447" w:rsidRDefault="00513447">
      <w:pPr>
        <w:rPr>
          <w:ins w:id="8705" w:author="peng" w:date="2015-01-26T03:05:00Z"/>
        </w:rPr>
        <w:pPrChange w:id="8706" w:author="peng" w:date="2015-01-26T03:07:00Z">
          <w:pPr>
            <w:pStyle w:val="ab"/>
          </w:pPr>
        </w:pPrChange>
      </w:pPr>
    </w:p>
    <w:p w14:paraId="123D3327" w14:textId="77777777" w:rsidR="00513447" w:rsidRDefault="00513447" w:rsidP="00513447">
      <w:pPr>
        <w:pStyle w:val="af4"/>
        <w:rPr>
          <w:ins w:id="8707" w:author="peng" w:date="2015-01-26T03:05:00Z"/>
        </w:rPr>
      </w:pPr>
      <w:ins w:id="8708" w:author="peng" w:date="2015-01-26T03:05:00Z">
        <w:r>
          <w:t>Figure </w:t>
        </w:r>
        <w:r>
          <w:fldChar w:fldCharType="begin"/>
        </w:r>
        <w:r>
          <w:instrText>SEQ Figure \* ARABIC</w:instrText>
        </w:r>
        <w:r>
          <w:fldChar w:fldCharType="separate"/>
        </w:r>
        <w:r>
          <w:t>18</w:t>
        </w:r>
        <w:r>
          <w:fldChar w:fldCharType="end"/>
        </w:r>
        <w:r>
          <w:t> Helper Class diagram</w:t>
        </w:r>
      </w:ins>
    </w:p>
    <w:p w14:paraId="50E02740" w14:textId="06CF2DDE" w:rsidR="00513447" w:rsidRDefault="00513447" w:rsidP="00513447">
      <w:pPr>
        <w:pStyle w:val="Image"/>
        <w:jc w:val="center"/>
        <w:rPr>
          <w:ins w:id="8709" w:author="peng" w:date="2015-01-26T03:05:00Z"/>
        </w:rPr>
      </w:pPr>
      <w:ins w:id="8710" w:author="peng" w:date="2015-01-26T03:05:00Z">
        <w:r>
          <w:rPr>
            <w:noProof/>
            <w:lang w:eastAsia="zh-TW"/>
          </w:rPr>
          <w:drawing>
            <wp:inline distT="0" distB="0" distL="0" distR="0" wp14:anchorId="2CBDC995" wp14:editId="39FF00D1">
              <wp:extent cx="2105025" cy="1152525"/>
              <wp:effectExtent l="0" t="0" r="9525" b="952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78255636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5025" cy="1152525"/>
                      </a:xfrm>
                      <a:prstGeom prst="rect">
                        <a:avLst/>
                      </a:prstGeom>
                      <a:noFill/>
                      <a:ln>
                        <a:noFill/>
                      </a:ln>
                    </pic:spPr>
                  </pic:pic>
                </a:graphicData>
              </a:graphic>
            </wp:inline>
          </w:drawing>
        </w:r>
      </w:ins>
    </w:p>
    <w:tbl>
      <w:tblPr>
        <w:tblStyle w:val="-1"/>
        <w:tblW w:w="5000" w:type="pct"/>
        <w:jc w:val="both"/>
        <w:tblLook w:val="04A0" w:firstRow="1" w:lastRow="0" w:firstColumn="1" w:lastColumn="0" w:noHBand="0" w:noVBand="1"/>
      </w:tblPr>
      <w:tblGrid>
        <w:gridCol w:w="5424"/>
        <w:gridCol w:w="3628"/>
      </w:tblGrid>
      <w:tr w:rsidR="00513447" w14:paraId="1E17A896" w14:textId="77777777" w:rsidTr="00F86E44">
        <w:trPr>
          <w:cnfStyle w:val="100000000000" w:firstRow="1" w:lastRow="0" w:firstColumn="0" w:lastColumn="0" w:oddVBand="0" w:evenVBand="0" w:oddHBand="0" w:evenHBand="0" w:firstRowFirstColumn="0" w:firstRowLastColumn="0" w:lastRowFirstColumn="0" w:lastRowLastColumn="0"/>
          <w:tblHeader/>
          <w:jc w:val="both"/>
          <w:ins w:id="8711"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424E920C" w14:textId="77777777" w:rsidR="00513447" w:rsidRDefault="00513447" w:rsidP="00F86E44">
            <w:pPr>
              <w:jc w:val="center"/>
              <w:rPr>
                <w:ins w:id="8712" w:author="peng" w:date="2015-01-26T03:05:00Z"/>
              </w:rPr>
            </w:pPr>
            <w:ins w:id="8713" w:author="peng" w:date="2015-01-26T03:05:00Z">
              <w:r>
                <w:t>Name</w:t>
              </w:r>
            </w:ins>
          </w:p>
        </w:tc>
        <w:tc>
          <w:tcPr>
            <w:tcW w:w="0" w:type="auto"/>
          </w:tcPr>
          <w:p w14:paraId="5B45C15B" w14:textId="77777777" w:rsidR="00513447" w:rsidRDefault="00513447" w:rsidP="00F86E44">
            <w:pPr>
              <w:jc w:val="center"/>
              <w:cnfStyle w:val="100000000000" w:firstRow="1" w:lastRow="0" w:firstColumn="0" w:lastColumn="0" w:oddVBand="0" w:evenVBand="0" w:oddHBand="0" w:evenHBand="0" w:firstRowFirstColumn="0" w:firstRowLastColumn="0" w:lastRowFirstColumn="0" w:lastRowLastColumn="0"/>
              <w:rPr>
                <w:ins w:id="8714" w:author="peng" w:date="2015-01-26T03:05:00Z"/>
              </w:rPr>
            </w:pPr>
            <w:ins w:id="8715" w:author="peng" w:date="2015-01-26T03:05:00Z">
              <w:r>
                <w:t>Description</w:t>
              </w:r>
            </w:ins>
          </w:p>
        </w:tc>
      </w:tr>
      <w:tr w:rsidR="00513447" w14:paraId="03DE54D7" w14:textId="77777777" w:rsidTr="00F86E44">
        <w:trPr>
          <w:cnfStyle w:val="000000100000" w:firstRow="0" w:lastRow="0" w:firstColumn="0" w:lastColumn="0" w:oddVBand="0" w:evenVBand="0" w:oddHBand="1" w:evenHBand="0" w:firstRowFirstColumn="0" w:firstRowLastColumn="0" w:lastRowFirstColumn="0" w:lastRowLastColumn="0"/>
          <w:jc w:val="both"/>
          <w:ins w:id="8716"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0CAB44E2" w14:textId="77777777" w:rsidR="00513447" w:rsidRDefault="007D1D13" w:rsidP="00F86E44">
            <w:pPr>
              <w:rPr>
                <w:ins w:id="8717" w:author="peng" w:date="2015-01-26T03:05:00Z"/>
              </w:rPr>
            </w:pPr>
            <w:customXmlInsRangeStart w:id="8718" w:author="peng" w:date="2015-01-26T03:05:00Z"/>
            <w:sdt>
              <w:sdtPr>
                <w:alias w:val="Interface ATTRIBUTE Name"/>
                <w:tag w:val="3d05e6d8-dd03-4df6-8bae-b84d8aba6848"/>
                <w:id w:val="1976255877"/>
                <w:dataBinding w:xpath="/elements/element[@objid='3d05e6d8-dd03-4df6-8bae-b84d8aba6848']/content[@alias='Interface ATTRIBUTE Name']" w:storeItemID="{D35B6978-45B9-4860-8E6E-EDB6F017D2CB}"/>
                <w:text w:multiLine="1"/>
              </w:sdtPr>
              <w:sdtEndPr/>
              <w:sdtContent>
                <w:customXmlInsRangeEnd w:id="8718"/>
                <w:ins w:id="8719" w:author="peng" w:date="2015-01-26T03:05:00Z">
                  <w:r w:rsidR="00513447">
                    <w:t>Path</w:t>
                  </w:r>
                </w:ins>
                <w:customXmlInsRangeStart w:id="8720" w:author="peng" w:date="2015-01-26T03:05:00Z"/>
              </w:sdtContent>
            </w:sdt>
            <w:customXmlInsRangeEnd w:id="8720"/>
            <w:ins w:id="8721" w:author="peng" w:date="2015-01-26T03:05:00Z">
              <w:r w:rsidR="00513447">
                <w:t xml:space="preserve"> </w:t>
              </w:r>
            </w:ins>
            <w:customXmlInsRangeStart w:id="8722" w:author="peng" w:date="2015-01-26T03:05:00Z"/>
            <w:sdt>
              <w:sdtPr>
                <w:alias w:val="Operation ATTRIBUTE Name"/>
                <w:tag w:val="25b24d17-6a50-407d-be6a-d0442823ff89"/>
                <w:id w:val="1349529205"/>
                <w:dataBinding w:xpath="/elements/element[@objid='25b24d17-6a50-407d-be6a-d0442823ff89']/content[@alias='Operation ATTRIBUTE Name']" w:storeItemID="{D35B6978-45B9-4860-8E6E-EDB6F017D2CB}"/>
                <w:text w:multiLine="1"/>
              </w:sdtPr>
              <w:sdtEndPr/>
              <w:sdtContent>
                <w:customXmlInsRangeEnd w:id="8722"/>
                <w:ins w:id="8723" w:author="peng" w:date="2015-01-26T03:05:00Z">
                  <w:r w:rsidR="00513447">
                    <w:t>getAssetsFolder</w:t>
                  </w:r>
                </w:ins>
                <w:customXmlInsRangeStart w:id="8724" w:author="peng" w:date="2015-01-26T03:05:00Z"/>
              </w:sdtContent>
            </w:sdt>
            <w:customXmlInsRangeEnd w:id="8724"/>
            <w:ins w:id="8725" w:author="peng" w:date="2015-01-26T03:05:00Z">
              <w:r w:rsidR="00513447">
                <w:t xml:space="preserve"> ()</w:t>
              </w:r>
            </w:ins>
          </w:p>
        </w:tc>
        <w:tc>
          <w:tcPr>
            <w:tcW w:w="0" w:type="auto"/>
          </w:tcPr>
          <w:p w14:paraId="217E4308" w14:textId="77777777" w:rsidR="00513447" w:rsidRDefault="007D1D13" w:rsidP="00F86E44">
            <w:pPr>
              <w:cnfStyle w:val="000000100000" w:firstRow="0" w:lastRow="0" w:firstColumn="0" w:lastColumn="0" w:oddVBand="0" w:evenVBand="0" w:oddHBand="1" w:evenHBand="0" w:firstRowFirstColumn="0" w:firstRowLastColumn="0" w:lastRowFirstColumn="0" w:lastRowLastColumn="0"/>
              <w:rPr>
                <w:ins w:id="8726" w:author="peng" w:date="2015-01-26T03:05:00Z"/>
              </w:rPr>
            </w:pPr>
            <w:customXmlInsRangeStart w:id="8727" w:author="peng" w:date="2015-01-26T03:05:00Z"/>
            <w:sdt>
              <w:sdtPr>
                <w:alias w:val="Operation NOTE description 0"/>
                <w:tag w:val="25b24d17-6a50-407d-be6a-d0442823ff89"/>
                <w:id w:val="-1636330059"/>
                <w:dataBinding w:xpath="/elements/element[@objid='25b24d17-6a50-407d-be6a-d0442823ff89']/content[@alias='Operation NOTE description 0']" w:storeItemID="{D35B6978-45B9-4860-8E6E-EDB6F017D2CB}"/>
                <w:text w:multiLine="1"/>
              </w:sdtPr>
              <w:sdtEndPr/>
              <w:sdtContent>
                <w:customXmlInsRangeEnd w:id="8727"/>
                <w:ins w:id="8728" w:author="peng" w:date="2015-01-26T03:05:00Z">
                  <w:r w:rsidR="00513447">
                    <w:t>return Path object of asset folder</w:t>
                  </w:r>
                </w:ins>
                <w:customXmlInsRangeStart w:id="8729" w:author="peng" w:date="2015-01-26T03:05:00Z"/>
              </w:sdtContent>
            </w:sdt>
            <w:customXmlInsRangeEnd w:id="8729"/>
          </w:p>
        </w:tc>
      </w:tr>
      <w:tr w:rsidR="00513447" w14:paraId="418D0DFB" w14:textId="77777777" w:rsidTr="00F86E44">
        <w:trPr>
          <w:jc w:val="both"/>
          <w:ins w:id="8730"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036961CC" w14:textId="77777777" w:rsidR="00513447" w:rsidRDefault="007D1D13" w:rsidP="00F86E44">
            <w:pPr>
              <w:rPr>
                <w:ins w:id="8731" w:author="peng" w:date="2015-01-26T03:05:00Z"/>
              </w:rPr>
            </w:pPr>
            <w:customXmlInsRangeStart w:id="8732" w:author="peng" w:date="2015-01-26T03:05:00Z"/>
            <w:sdt>
              <w:sdtPr>
                <w:alias w:val="DataType ATTRIBUTE Name"/>
                <w:tag w:val="00000004-0000-000d-0000-000000000000"/>
                <w:id w:val="-1449307885"/>
                <w:dataBinding w:xpath="/elements/element[@objid='00000004-0000-000d-0000-000000000000']/content[@alias='DataType ATTRIBUTE Name']" w:storeItemID="{D35B6978-45B9-4860-8E6E-EDB6F017D2CB}"/>
                <w:text w:multiLine="1"/>
              </w:sdtPr>
              <w:sdtEndPr/>
              <w:sdtContent>
                <w:customXmlInsRangeEnd w:id="8732"/>
                <w:ins w:id="8733" w:author="peng" w:date="2015-01-26T03:05:00Z">
                  <w:r w:rsidR="00513447">
                    <w:t>string</w:t>
                  </w:r>
                </w:ins>
                <w:customXmlInsRangeStart w:id="8734" w:author="peng" w:date="2015-01-26T03:05:00Z"/>
              </w:sdtContent>
            </w:sdt>
            <w:customXmlInsRangeEnd w:id="8734"/>
            <w:ins w:id="8735" w:author="peng" w:date="2015-01-26T03:05:00Z">
              <w:r w:rsidR="00513447">
                <w:t xml:space="preserve"> </w:t>
              </w:r>
            </w:ins>
            <w:customXmlInsRangeStart w:id="8736" w:author="peng" w:date="2015-01-26T03:05:00Z"/>
            <w:sdt>
              <w:sdtPr>
                <w:alias w:val="Operation ATTRIBUTE Name"/>
                <w:tag w:val="d0a4521b-21d4-4c10-81af-17dc6e5868dc"/>
                <w:id w:val="-1872913346"/>
                <w:dataBinding w:xpath="/elements/element[@objid='d0a4521b-21d4-4c10-81af-17dc6e5868dc']/content[@alias='Operation ATTRIBUTE Name']" w:storeItemID="{D35B6978-45B9-4860-8E6E-EDB6F017D2CB}"/>
                <w:text w:multiLine="1"/>
              </w:sdtPr>
              <w:sdtEndPr/>
              <w:sdtContent>
                <w:customXmlInsRangeEnd w:id="8736"/>
                <w:ins w:id="8737" w:author="peng" w:date="2015-01-26T03:05:00Z">
                  <w:r w:rsidR="00513447">
                    <w:t>getAssetsFolderStr</w:t>
                  </w:r>
                </w:ins>
                <w:customXmlInsRangeStart w:id="8738" w:author="peng" w:date="2015-01-26T03:05:00Z"/>
              </w:sdtContent>
            </w:sdt>
            <w:customXmlInsRangeEnd w:id="8738"/>
            <w:ins w:id="8739" w:author="peng" w:date="2015-01-26T03:05:00Z">
              <w:r w:rsidR="00513447">
                <w:t xml:space="preserve"> ()</w:t>
              </w:r>
            </w:ins>
          </w:p>
        </w:tc>
        <w:tc>
          <w:tcPr>
            <w:tcW w:w="0" w:type="auto"/>
          </w:tcPr>
          <w:p w14:paraId="7CD99098" w14:textId="77777777" w:rsidR="00513447" w:rsidRDefault="007D1D13" w:rsidP="00F86E44">
            <w:pPr>
              <w:cnfStyle w:val="000000000000" w:firstRow="0" w:lastRow="0" w:firstColumn="0" w:lastColumn="0" w:oddVBand="0" w:evenVBand="0" w:oddHBand="0" w:evenHBand="0" w:firstRowFirstColumn="0" w:firstRowLastColumn="0" w:lastRowFirstColumn="0" w:lastRowLastColumn="0"/>
              <w:rPr>
                <w:ins w:id="8740" w:author="peng" w:date="2015-01-26T03:05:00Z"/>
              </w:rPr>
            </w:pPr>
            <w:customXmlInsRangeStart w:id="8741" w:author="peng" w:date="2015-01-26T03:05:00Z"/>
            <w:sdt>
              <w:sdtPr>
                <w:alias w:val="Operation NOTE description 0"/>
                <w:tag w:val="d0a4521b-21d4-4c10-81af-17dc6e5868dc"/>
                <w:id w:val="1464617009"/>
                <w:dataBinding w:xpath="/elements/element[@objid='d0a4521b-21d4-4c10-81af-17dc6e5868dc']/content[@alias='Operation NOTE description 0']" w:storeItemID="{D35B6978-45B9-4860-8E6E-EDB6F017D2CB}"/>
                <w:text w:multiLine="1"/>
              </w:sdtPr>
              <w:sdtEndPr/>
              <w:sdtContent>
                <w:customXmlInsRangeEnd w:id="8741"/>
                <w:ins w:id="8742" w:author="peng" w:date="2015-01-26T03:05:00Z">
                  <w:r w:rsidR="00513447">
                    <w:t>return string of path of asset folder</w:t>
                  </w:r>
                </w:ins>
                <w:customXmlInsRangeStart w:id="8743" w:author="peng" w:date="2015-01-26T03:05:00Z"/>
              </w:sdtContent>
            </w:sdt>
            <w:customXmlInsRangeEnd w:id="8743"/>
          </w:p>
        </w:tc>
      </w:tr>
      <w:tr w:rsidR="00513447" w14:paraId="04F6010E" w14:textId="77777777" w:rsidTr="00F86E44">
        <w:trPr>
          <w:cnfStyle w:val="000000100000" w:firstRow="0" w:lastRow="0" w:firstColumn="0" w:lastColumn="0" w:oddVBand="0" w:evenVBand="0" w:oddHBand="1" w:evenHBand="0" w:firstRowFirstColumn="0" w:firstRowLastColumn="0" w:lastRowFirstColumn="0" w:lastRowLastColumn="0"/>
          <w:jc w:val="both"/>
          <w:ins w:id="8744"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5B5E2C46" w14:textId="77777777" w:rsidR="00513447" w:rsidRDefault="007D1D13" w:rsidP="00F86E44">
            <w:pPr>
              <w:rPr>
                <w:ins w:id="8745" w:author="peng" w:date="2015-01-26T03:05:00Z"/>
              </w:rPr>
            </w:pPr>
            <w:customXmlInsRangeStart w:id="8746" w:author="peng" w:date="2015-01-26T03:05:00Z"/>
            <w:sdt>
              <w:sdtPr>
                <w:alias w:val="Class ATTRIBUTE Name"/>
                <w:tag w:val="4ccce523-4653-4dc2-a5bc-b4bfbbe95a34"/>
                <w:id w:val="-872158890"/>
                <w:dataBinding w:xpath="/elements/element[@objid='4ccce523-4653-4dc2-a5bc-b4bfbbe95a34']/content[@alias='Class ATTRIBUTE Name']" w:storeItemID="{D35B6978-45B9-4860-8E6E-EDB6F017D2CB}"/>
                <w:text w:multiLine="1"/>
              </w:sdtPr>
              <w:sdtEndPr/>
              <w:sdtContent>
                <w:customXmlInsRangeEnd w:id="8746"/>
                <w:ins w:id="8747" w:author="peng" w:date="2015-01-26T03:05:00Z">
                  <w:r w:rsidR="00513447">
                    <w:t>DataVector</w:t>
                  </w:r>
                </w:ins>
                <w:customXmlInsRangeStart w:id="8748" w:author="peng" w:date="2015-01-26T03:05:00Z"/>
              </w:sdtContent>
            </w:sdt>
            <w:customXmlInsRangeEnd w:id="8748"/>
            <w:ins w:id="8749" w:author="peng" w:date="2015-01-26T03:05:00Z">
              <w:r w:rsidR="00513447">
                <w:t xml:space="preserve"> </w:t>
              </w:r>
            </w:ins>
            <w:customXmlInsRangeStart w:id="8750" w:author="peng" w:date="2015-01-26T03:05:00Z"/>
            <w:sdt>
              <w:sdtPr>
                <w:alias w:val="Operation ATTRIBUTE Name"/>
                <w:tag w:val="a797fd34-3ec1-4e48-a6fb-4c3a6b44f564"/>
                <w:id w:val="-479916030"/>
                <w:dataBinding w:xpath="/elements/element[@objid='a797fd34-3ec1-4e48-a6fb-4c3a6b44f564']/content[@alias='Operation ATTRIBUTE Name']" w:storeItemID="{D35B6978-45B9-4860-8E6E-EDB6F017D2CB}"/>
                <w:text w:multiLine="1"/>
              </w:sdtPr>
              <w:sdtEndPr/>
              <w:sdtContent>
                <w:customXmlInsRangeEnd w:id="8750"/>
                <w:ins w:id="8751" w:author="peng" w:date="2015-01-26T03:05:00Z">
                  <w:r w:rsidR="00513447">
                    <w:t>setupTestingData</w:t>
                  </w:r>
                </w:ins>
                <w:customXmlInsRangeStart w:id="8752" w:author="peng" w:date="2015-01-26T03:05:00Z"/>
              </w:sdtContent>
            </w:sdt>
            <w:customXmlInsRangeEnd w:id="8752"/>
            <w:ins w:id="8753" w:author="peng" w:date="2015-01-26T03:05:00Z">
              <w:r w:rsidR="00513447">
                <w:t xml:space="preserve"> (</w:t>
              </w:r>
            </w:ins>
            <w:customXmlInsRangeStart w:id="8754" w:author="peng" w:date="2015-01-26T03:05:00Z"/>
            <w:sdt>
              <w:sdtPr>
                <w:rPr>
                  <w:rStyle w:val="ae"/>
                </w:rPr>
                <w:alias w:val="Parameter ATTRIBUTE ParameterPassing"/>
                <w:tag w:val="89c69ec4-4cdb-4399-8d26-c32aee4efc0a"/>
                <w:id w:val="1564449528"/>
                <w:dataBinding w:xpath="/elements/element[@objid='89c69ec4-4cdb-4399-8d26-c32aee4efc0a']/content[@alias='Parameter ATTRIBUTE ParameterPassing']" w:storeItemID="{D35B6978-45B9-4860-8E6E-EDB6F017D2CB}"/>
                <w:text w:multiLine="1"/>
              </w:sdtPr>
              <w:sdtEndPr>
                <w:rPr>
                  <w:rStyle w:val="ae"/>
                </w:rPr>
              </w:sdtEndPr>
              <w:sdtContent>
                <w:customXmlInsRangeEnd w:id="8754"/>
                <w:ins w:id="8755" w:author="peng" w:date="2015-01-26T03:05:00Z">
                  <w:r w:rsidR="00513447">
                    <w:rPr>
                      <w:rStyle w:val="ae"/>
                    </w:rPr>
                    <w:t>Inout</w:t>
                  </w:r>
                </w:ins>
                <w:customXmlInsRangeStart w:id="8756" w:author="peng" w:date="2015-01-26T03:05:00Z"/>
              </w:sdtContent>
            </w:sdt>
            <w:customXmlInsRangeEnd w:id="8756"/>
            <w:ins w:id="8757" w:author="peng" w:date="2015-01-26T03:05:00Z">
              <w:r w:rsidR="00513447">
                <w:rPr>
                  <w:rStyle w:val="ae"/>
                </w:rPr>
                <w:t xml:space="preserve"> </w:t>
              </w:r>
            </w:ins>
            <w:customXmlInsRangeStart w:id="8758" w:author="peng" w:date="2015-01-26T03:05:00Z"/>
            <w:sdt>
              <w:sdtPr>
                <w:alias w:val="Parameter ATTRIBUTE Name"/>
                <w:tag w:val="89c69ec4-4cdb-4399-8d26-c32aee4efc0a"/>
                <w:id w:val="2062747177"/>
                <w:dataBinding w:xpath="/elements/element[@objid='89c69ec4-4cdb-4399-8d26-c32aee4efc0a']/content[@alias='Parameter ATTRIBUTE Name']" w:storeItemID="{D35B6978-45B9-4860-8E6E-EDB6F017D2CB}"/>
                <w:text w:multiLine="1"/>
              </w:sdtPr>
              <w:sdtEndPr/>
              <w:sdtContent>
                <w:customXmlInsRangeEnd w:id="8758"/>
                <w:ins w:id="8759" w:author="peng" w:date="2015-01-26T03:05:00Z">
                  <w:r w:rsidR="00513447">
                    <w:t>dataSize</w:t>
                  </w:r>
                </w:ins>
                <w:customXmlInsRangeStart w:id="8760" w:author="peng" w:date="2015-01-26T03:05:00Z"/>
              </w:sdtContent>
            </w:sdt>
            <w:customXmlInsRangeEnd w:id="8760"/>
            <w:ins w:id="8761" w:author="peng" w:date="2015-01-26T03:05:00Z">
              <w:r w:rsidR="00513447">
                <w:t xml:space="preserve"> </w:t>
              </w:r>
            </w:ins>
            <w:customXmlInsRangeStart w:id="8762" w:author="peng" w:date="2015-01-26T03:05:00Z"/>
            <w:sdt>
              <w:sdtPr>
                <w:alias w:val="DataType ATTRIBUTE Name"/>
                <w:tag w:val="00000004-0000-0009-0000-000000000000"/>
                <w:id w:val="-1657612979"/>
                <w:dataBinding w:xpath="/elements/element[@objid='00000004-0000-0009-0000-000000000000']/content[@alias='DataType ATTRIBUTE Name']" w:storeItemID="{D35B6978-45B9-4860-8E6E-EDB6F017D2CB}"/>
                <w:text w:multiLine="1"/>
              </w:sdtPr>
              <w:sdtEndPr/>
              <w:sdtContent>
                <w:customXmlInsRangeEnd w:id="8762"/>
                <w:ins w:id="8763" w:author="peng" w:date="2015-01-26T03:05:00Z">
                  <w:r w:rsidR="00513447">
                    <w:t>integer</w:t>
                  </w:r>
                </w:ins>
                <w:customXmlInsRangeStart w:id="8764" w:author="peng" w:date="2015-01-26T03:05:00Z"/>
              </w:sdtContent>
            </w:sdt>
            <w:customXmlInsRangeEnd w:id="8764"/>
            <w:ins w:id="8765" w:author="peng" w:date="2015-01-26T03:05:00Z">
              <w:r w:rsidR="00513447">
                <w:t>,</w:t>
              </w:r>
            </w:ins>
            <w:customXmlInsRangeStart w:id="8766" w:author="peng" w:date="2015-01-26T03:05:00Z"/>
            <w:sdt>
              <w:sdtPr>
                <w:rPr>
                  <w:rStyle w:val="ae"/>
                </w:rPr>
                <w:alias w:val="Parameter ATTRIBUTE ParameterPassing"/>
                <w:tag w:val="cba66bd1-1c1d-4fab-ad8a-3385fa157bb3"/>
                <w:id w:val="1212998141"/>
                <w:dataBinding w:xpath="/elements/element[@objid='cba66bd1-1c1d-4fab-ad8a-3385fa157bb3']/content[@alias='Parameter ATTRIBUTE ParameterPassing']" w:storeItemID="{D35B6978-45B9-4860-8E6E-EDB6F017D2CB}"/>
                <w:text w:multiLine="1"/>
              </w:sdtPr>
              <w:sdtEndPr>
                <w:rPr>
                  <w:rStyle w:val="ae"/>
                </w:rPr>
              </w:sdtEndPr>
              <w:sdtContent>
                <w:customXmlInsRangeEnd w:id="8766"/>
                <w:ins w:id="8767" w:author="peng" w:date="2015-01-26T03:05:00Z">
                  <w:r w:rsidR="00513447">
                    <w:rPr>
                      <w:rStyle w:val="ae"/>
                    </w:rPr>
                    <w:t>Inout</w:t>
                  </w:r>
                </w:ins>
                <w:customXmlInsRangeStart w:id="8768" w:author="peng" w:date="2015-01-26T03:05:00Z"/>
              </w:sdtContent>
            </w:sdt>
            <w:customXmlInsRangeEnd w:id="8768"/>
            <w:ins w:id="8769" w:author="peng" w:date="2015-01-26T03:05:00Z">
              <w:r w:rsidR="00513447">
                <w:rPr>
                  <w:rStyle w:val="ae"/>
                </w:rPr>
                <w:t xml:space="preserve"> </w:t>
              </w:r>
            </w:ins>
            <w:customXmlInsRangeStart w:id="8770" w:author="peng" w:date="2015-01-26T03:05:00Z"/>
            <w:sdt>
              <w:sdtPr>
                <w:alias w:val="Parameter ATTRIBUTE Name"/>
                <w:tag w:val="cba66bd1-1c1d-4fab-ad8a-3385fa157bb3"/>
                <w:id w:val="574320557"/>
                <w:dataBinding w:xpath="/elements/element[@objid='cba66bd1-1c1d-4fab-ad8a-3385fa157bb3']/content[@alias='Parameter ATTRIBUTE Name']" w:storeItemID="{D35B6978-45B9-4860-8E6E-EDB6F017D2CB}"/>
                <w:text w:multiLine="1"/>
              </w:sdtPr>
              <w:sdtEndPr/>
              <w:sdtContent>
                <w:customXmlInsRangeEnd w:id="8770"/>
                <w:ins w:id="8771" w:author="peng" w:date="2015-01-26T03:05:00Z">
                  <w:r w:rsidR="00513447">
                    <w:t>attrSize</w:t>
                  </w:r>
                </w:ins>
                <w:customXmlInsRangeStart w:id="8772" w:author="peng" w:date="2015-01-26T03:05:00Z"/>
              </w:sdtContent>
            </w:sdt>
            <w:customXmlInsRangeEnd w:id="8772"/>
            <w:ins w:id="8773" w:author="peng" w:date="2015-01-26T03:05:00Z">
              <w:r w:rsidR="00513447">
                <w:t xml:space="preserve"> </w:t>
              </w:r>
            </w:ins>
            <w:customXmlInsRangeStart w:id="8774" w:author="peng" w:date="2015-01-26T03:05:00Z"/>
            <w:sdt>
              <w:sdtPr>
                <w:alias w:val="DataType ATTRIBUTE Name"/>
                <w:tag w:val="00000004-0000-0009-0000-000000000000"/>
                <w:id w:val="-2011353690"/>
                <w:dataBinding w:xpath="/elements/element[@objid='00000004-0000-0009-0000-000000000000']/content[@alias='DataType ATTRIBUTE Name']" w:storeItemID="{D35B6978-45B9-4860-8E6E-EDB6F017D2CB}"/>
                <w:text w:multiLine="1"/>
              </w:sdtPr>
              <w:sdtEndPr/>
              <w:sdtContent>
                <w:customXmlInsRangeEnd w:id="8774"/>
                <w:ins w:id="8775" w:author="peng" w:date="2015-01-26T03:05:00Z">
                  <w:r w:rsidR="00513447">
                    <w:t>integer</w:t>
                  </w:r>
                </w:ins>
                <w:customXmlInsRangeStart w:id="8776" w:author="peng" w:date="2015-01-26T03:05:00Z"/>
              </w:sdtContent>
            </w:sdt>
            <w:customXmlInsRangeEnd w:id="8776"/>
            <w:ins w:id="8777" w:author="peng" w:date="2015-01-26T03:05:00Z">
              <w:r w:rsidR="00513447">
                <w:t>,</w:t>
              </w:r>
            </w:ins>
            <w:customXmlInsRangeStart w:id="8778" w:author="peng" w:date="2015-01-26T03:05:00Z"/>
            <w:sdt>
              <w:sdtPr>
                <w:rPr>
                  <w:rStyle w:val="ae"/>
                </w:rPr>
                <w:alias w:val="Parameter ATTRIBUTE ParameterPassing"/>
                <w:tag w:val="a7de3af7-e53f-4fd7-97dc-908bd6d53ad2"/>
                <w:id w:val="-1703547430"/>
                <w:dataBinding w:xpath="/elements/element[@objid='a7de3af7-e53f-4fd7-97dc-908bd6d53ad2']/content[@alias='Parameter ATTRIBUTE ParameterPassing']" w:storeItemID="{D35B6978-45B9-4860-8E6E-EDB6F017D2CB}"/>
                <w:text w:multiLine="1"/>
              </w:sdtPr>
              <w:sdtEndPr>
                <w:rPr>
                  <w:rStyle w:val="ae"/>
                </w:rPr>
              </w:sdtEndPr>
              <w:sdtContent>
                <w:customXmlInsRangeEnd w:id="8778"/>
                <w:ins w:id="8779" w:author="peng" w:date="2015-01-26T03:05:00Z">
                  <w:r w:rsidR="00513447">
                    <w:rPr>
                      <w:rStyle w:val="ae"/>
                    </w:rPr>
                    <w:t>Inout</w:t>
                  </w:r>
                </w:ins>
                <w:customXmlInsRangeStart w:id="8780" w:author="peng" w:date="2015-01-26T03:05:00Z"/>
              </w:sdtContent>
            </w:sdt>
            <w:customXmlInsRangeEnd w:id="8780"/>
            <w:ins w:id="8781" w:author="peng" w:date="2015-01-26T03:05:00Z">
              <w:r w:rsidR="00513447">
                <w:rPr>
                  <w:rStyle w:val="ae"/>
                </w:rPr>
                <w:t xml:space="preserve"> </w:t>
              </w:r>
            </w:ins>
            <w:customXmlInsRangeStart w:id="8782" w:author="peng" w:date="2015-01-26T03:05:00Z"/>
            <w:sdt>
              <w:sdtPr>
                <w:alias w:val="Parameter ATTRIBUTE Name"/>
                <w:tag w:val="a7de3af7-e53f-4fd7-97dc-908bd6d53ad2"/>
                <w:id w:val="564462360"/>
                <w:dataBinding w:xpath="/elements/element[@objid='a7de3af7-e53f-4fd7-97dc-908bd6d53ad2']/content[@alias='Parameter ATTRIBUTE Name']" w:storeItemID="{D35B6978-45B9-4860-8E6E-EDB6F017D2CB}"/>
                <w:text w:multiLine="1"/>
              </w:sdtPr>
              <w:sdtEndPr/>
              <w:sdtContent>
                <w:customXmlInsRangeEnd w:id="8782"/>
                <w:ins w:id="8783" w:author="peng" w:date="2015-01-26T03:05:00Z">
                  <w:r w:rsidR="00513447">
                    <w:t>classSize</w:t>
                  </w:r>
                </w:ins>
                <w:customXmlInsRangeStart w:id="8784" w:author="peng" w:date="2015-01-26T03:05:00Z"/>
              </w:sdtContent>
            </w:sdt>
            <w:customXmlInsRangeEnd w:id="8784"/>
            <w:ins w:id="8785" w:author="peng" w:date="2015-01-26T03:05:00Z">
              <w:r w:rsidR="00513447">
                <w:t xml:space="preserve"> </w:t>
              </w:r>
            </w:ins>
            <w:customXmlInsRangeStart w:id="8786" w:author="peng" w:date="2015-01-26T03:05:00Z"/>
            <w:sdt>
              <w:sdtPr>
                <w:alias w:val="DataType ATTRIBUTE Name"/>
                <w:tag w:val="00000004-0000-0009-0000-000000000000"/>
                <w:id w:val="-95569214"/>
                <w:dataBinding w:xpath="/elements/element[@objid='00000004-0000-0009-0000-000000000000']/content[@alias='DataType ATTRIBUTE Name']" w:storeItemID="{D35B6978-45B9-4860-8E6E-EDB6F017D2CB}"/>
                <w:text w:multiLine="1"/>
              </w:sdtPr>
              <w:sdtEndPr/>
              <w:sdtContent>
                <w:customXmlInsRangeEnd w:id="8786"/>
                <w:ins w:id="8787" w:author="peng" w:date="2015-01-26T03:05:00Z">
                  <w:r w:rsidR="00513447">
                    <w:t>integer</w:t>
                  </w:r>
                </w:ins>
                <w:customXmlInsRangeStart w:id="8788" w:author="peng" w:date="2015-01-26T03:05:00Z"/>
              </w:sdtContent>
            </w:sdt>
            <w:customXmlInsRangeEnd w:id="8788"/>
            <w:ins w:id="8789" w:author="peng" w:date="2015-01-26T03:05:00Z">
              <w:r w:rsidR="00513447">
                <w:t>)</w:t>
              </w:r>
            </w:ins>
          </w:p>
        </w:tc>
        <w:tc>
          <w:tcPr>
            <w:tcW w:w="0" w:type="auto"/>
          </w:tcPr>
          <w:p w14:paraId="46D56E51" w14:textId="77777777" w:rsidR="00513447" w:rsidRDefault="007D1D13" w:rsidP="00F86E44">
            <w:pPr>
              <w:cnfStyle w:val="000000100000" w:firstRow="0" w:lastRow="0" w:firstColumn="0" w:lastColumn="0" w:oddVBand="0" w:evenVBand="0" w:oddHBand="1" w:evenHBand="0" w:firstRowFirstColumn="0" w:firstRowLastColumn="0" w:lastRowFirstColumn="0" w:lastRowLastColumn="0"/>
              <w:rPr>
                <w:ins w:id="8790" w:author="peng" w:date="2015-01-26T03:05:00Z"/>
              </w:rPr>
            </w:pPr>
            <w:customXmlInsRangeStart w:id="8791" w:author="peng" w:date="2015-01-26T03:05:00Z"/>
            <w:sdt>
              <w:sdtPr>
                <w:alias w:val="Operation NOTE description 0"/>
                <w:tag w:val="a797fd34-3ec1-4e48-a6fb-4c3a6b44f564"/>
                <w:id w:val="177853848"/>
                <w:dataBinding w:xpath="/elements/element[@objid='a797fd34-3ec1-4e48-a6fb-4c3a6b44f564']/content[@alias='Operation NOTE description 0']" w:storeItemID="{D35B6978-45B9-4860-8E6E-EDB6F017D2CB}"/>
                <w:text w:multiLine="1"/>
              </w:sdtPr>
              <w:sdtEndPr/>
              <w:sdtContent>
                <w:customXmlInsRangeEnd w:id="8791"/>
                <w:ins w:id="8792" w:author="peng" w:date="2015-01-26T03:05:00Z">
                  <w:r w:rsidR="00513447">
                    <w:t>generate testing data with format compatible with DecisionTree</w:t>
                  </w:r>
                </w:ins>
                <w:customXmlInsRangeStart w:id="8793" w:author="peng" w:date="2015-01-26T03:05:00Z"/>
              </w:sdtContent>
            </w:sdt>
            <w:customXmlInsRangeEnd w:id="8793"/>
          </w:p>
        </w:tc>
      </w:tr>
      <w:tr w:rsidR="00513447" w14:paraId="24EDC150" w14:textId="77777777" w:rsidTr="00F86E44">
        <w:trPr>
          <w:jc w:val="both"/>
          <w:ins w:id="8794"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6C933194" w14:textId="77777777" w:rsidR="00513447" w:rsidRDefault="007D1D13" w:rsidP="00F86E44">
            <w:pPr>
              <w:rPr>
                <w:ins w:id="8795" w:author="peng" w:date="2015-01-26T03:05:00Z"/>
              </w:rPr>
            </w:pPr>
            <w:customXmlInsRangeStart w:id="8796" w:author="peng" w:date="2015-01-26T03:05:00Z"/>
            <w:sdt>
              <w:sdtPr>
                <w:alias w:val="Operation ATTRIBUTE Name"/>
                <w:tag w:val="f1de9437-f992-41d6-a93a-08b6b7a7ec7f"/>
                <w:id w:val="2129117583"/>
                <w:dataBinding w:xpath="/elements/element[@objid='f1de9437-f992-41d6-a93a-08b6b7a7ec7f']/content[@alias='Operation ATTRIBUTE Name']" w:storeItemID="{D35B6978-45B9-4860-8E6E-EDB6F017D2CB}"/>
                <w:text w:multiLine="1"/>
              </w:sdtPr>
              <w:sdtEndPr/>
              <w:sdtContent>
                <w:customXmlInsRangeEnd w:id="8796"/>
                <w:ins w:id="8797" w:author="peng" w:date="2015-01-26T03:05:00Z">
                  <w:r w:rsidR="00513447">
                    <w:t>printData</w:t>
                  </w:r>
                </w:ins>
                <w:customXmlInsRangeStart w:id="8798" w:author="peng" w:date="2015-01-26T03:05:00Z"/>
              </w:sdtContent>
            </w:sdt>
            <w:customXmlInsRangeEnd w:id="8798"/>
            <w:ins w:id="8799" w:author="peng" w:date="2015-01-26T03:05:00Z">
              <w:r w:rsidR="00513447">
                <w:t xml:space="preserve"> (</w:t>
              </w:r>
            </w:ins>
            <w:customXmlInsRangeStart w:id="8800" w:author="peng" w:date="2015-01-26T03:05:00Z"/>
            <w:sdt>
              <w:sdtPr>
                <w:rPr>
                  <w:rStyle w:val="ae"/>
                </w:rPr>
                <w:alias w:val="Parameter ATTRIBUTE ParameterPassing"/>
                <w:tag w:val="87fd65df-c8e3-45d8-8890-f1295e637cbc"/>
                <w:id w:val="-142043743"/>
                <w:dataBinding w:xpath="/elements/element[@objid='87fd65df-c8e3-45d8-8890-f1295e637cbc']/content[@alias='Parameter ATTRIBUTE ParameterPassing']" w:storeItemID="{D35B6978-45B9-4860-8E6E-EDB6F017D2CB}"/>
                <w:text w:multiLine="1"/>
              </w:sdtPr>
              <w:sdtEndPr>
                <w:rPr>
                  <w:rStyle w:val="ae"/>
                </w:rPr>
              </w:sdtEndPr>
              <w:sdtContent>
                <w:customXmlInsRangeEnd w:id="8800"/>
                <w:ins w:id="8801" w:author="peng" w:date="2015-01-26T03:05:00Z">
                  <w:r w:rsidR="00513447">
                    <w:rPr>
                      <w:rStyle w:val="ae"/>
                    </w:rPr>
                    <w:t>Inout</w:t>
                  </w:r>
                </w:ins>
                <w:customXmlInsRangeStart w:id="8802" w:author="peng" w:date="2015-01-26T03:05:00Z"/>
              </w:sdtContent>
            </w:sdt>
            <w:customXmlInsRangeEnd w:id="8802"/>
            <w:ins w:id="8803" w:author="peng" w:date="2015-01-26T03:05:00Z">
              <w:r w:rsidR="00513447">
                <w:rPr>
                  <w:rStyle w:val="ae"/>
                </w:rPr>
                <w:t xml:space="preserve"> </w:t>
              </w:r>
            </w:ins>
            <w:customXmlInsRangeStart w:id="8804" w:author="peng" w:date="2015-01-26T03:05:00Z"/>
            <w:sdt>
              <w:sdtPr>
                <w:alias w:val="Parameter ATTRIBUTE Name"/>
                <w:tag w:val="87fd65df-c8e3-45d8-8890-f1295e637cbc"/>
                <w:id w:val="-1323811617"/>
                <w:dataBinding w:xpath="/elements/element[@objid='87fd65df-c8e3-45d8-8890-f1295e637cbc']/content[@alias='Parameter ATTRIBUTE Name']" w:storeItemID="{D35B6978-45B9-4860-8E6E-EDB6F017D2CB}"/>
                <w:text w:multiLine="1"/>
              </w:sdtPr>
              <w:sdtEndPr/>
              <w:sdtContent>
                <w:customXmlInsRangeEnd w:id="8804"/>
                <w:ins w:id="8805" w:author="peng" w:date="2015-01-26T03:05:00Z">
                  <w:r w:rsidR="00513447">
                    <w:t>data</w:t>
                  </w:r>
                </w:ins>
                <w:customXmlInsRangeStart w:id="8806" w:author="peng" w:date="2015-01-26T03:05:00Z"/>
              </w:sdtContent>
            </w:sdt>
            <w:customXmlInsRangeEnd w:id="8806"/>
            <w:ins w:id="8807" w:author="peng" w:date="2015-01-26T03:05:00Z">
              <w:r w:rsidR="00513447">
                <w:t xml:space="preserve"> </w:t>
              </w:r>
            </w:ins>
            <w:customXmlInsRangeStart w:id="8808" w:author="peng" w:date="2015-01-26T03:05:00Z"/>
            <w:sdt>
              <w:sdtPr>
                <w:alias w:val="Class ATTRIBUTE Name"/>
                <w:tag w:val="4ccce523-4653-4dc2-a5bc-b4bfbbe95a34"/>
                <w:id w:val="2063366625"/>
                <w:dataBinding w:xpath="/elements/element[@objid='4ccce523-4653-4dc2-a5bc-b4bfbbe95a34']/content[@alias='Class ATTRIBUTE Name']" w:storeItemID="{D35B6978-45B9-4860-8E6E-EDB6F017D2CB}"/>
                <w:text w:multiLine="1"/>
              </w:sdtPr>
              <w:sdtEndPr/>
              <w:sdtContent>
                <w:customXmlInsRangeEnd w:id="8808"/>
                <w:ins w:id="8809" w:author="peng" w:date="2015-01-26T03:05:00Z">
                  <w:r w:rsidR="00513447">
                    <w:t>DataVector</w:t>
                  </w:r>
                </w:ins>
                <w:customXmlInsRangeStart w:id="8810" w:author="peng" w:date="2015-01-26T03:05:00Z"/>
              </w:sdtContent>
            </w:sdt>
            <w:customXmlInsRangeEnd w:id="8810"/>
            <w:ins w:id="8811" w:author="peng" w:date="2015-01-26T03:05:00Z">
              <w:r w:rsidR="00513447">
                <w:t>)</w:t>
              </w:r>
            </w:ins>
          </w:p>
        </w:tc>
        <w:tc>
          <w:tcPr>
            <w:tcW w:w="0" w:type="auto"/>
          </w:tcPr>
          <w:p w14:paraId="65E1DD25" w14:textId="77777777" w:rsidR="00513447" w:rsidRDefault="007D1D13" w:rsidP="00F86E44">
            <w:pPr>
              <w:cnfStyle w:val="000000000000" w:firstRow="0" w:lastRow="0" w:firstColumn="0" w:lastColumn="0" w:oddVBand="0" w:evenVBand="0" w:oddHBand="0" w:evenHBand="0" w:firstRowFirstColumn="0" w:firstRowLastColumn="0" w:lastRowFirstColumn="0" w:lastRowLastColumn="0"/>
              <w:rPr>
                <w:ins w:id="8812" w:author="peng" w:date="2015-01-26T03:05:00Z"/>
              </w:rPr>
            </w:pPr>
            <w:customXmlInsRangeStart w:id="8813" w:author="peng" w:date="2015-01-26T03:05:00Z"/>
            <w:sdt>
              <w:sdtPr>
                <w:alias w:val="Operation NOTE description 0"/>
                <w:tag w:val="f1de9437-f992-41d6-a93a-08b6b7a7ec7f"/>
                <w:id w:val="-79751147"/>
                <w:dataBinding w:xpath="/elements/element[@objid='f1de9437-f992-41d6-a93a-08b6b7a7ec7f']/content[@alias='Operation NOTE description 0']" w:storeItemID="{D35B6978-45B9-4860-8E6E-EDB6F017D2CB}"/>
                <w:text w:multiLine="1"/>
              </w:sdtPr>
              <w:sdtEndPr/>
              <w:sdtContent>
                <w:customXmlInsRangeEnd w:id="8813"/>
                <w:ins w:id="8814" w:author="peng" w:date="2015-01-26T03:05:00Z">
                  <w:r w:rsidR="00513447">
                    <w:t>print list of DataVector</w:t>
                  </w:r>
                </w:ins>
                <w:customXmlInsRangeStart w:id="8815" w:author="peng" w:date="2015-01-26T03:05:00Z"/>
              </w:sdtContent>
            </w:sdt>
            <w:customXmlInsRangeEnd w:id="8815"/>
          </w:p>
        </w:tc>
      </w:tr>
      <w:tr w:rsidR="00513447" w14:paraId="0A097683" w14:textId="77777777" w:rsidTr="00F86E44">
        <w:trPr>
          <w:cnfStyle w:val="000000100000" w:firstRow="0" w:lastRow="0" w:firstColumn="0" w:lastColumn="0" w:oddVBand="0" w:evenVBand="0" w:oddHBand="1" w:evenHBand="0" w:firstRowFirstColumn="0" w:firstRowLastColumn="0" w:lastRowFirstColumn="0" w:lastRowLastColumn="0"/>
          <w:jc w:val="both"/>
          <w:ins w:id="8816"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501DF0FB" w14:textId="77777777" w:rsidR="00513447" w:rsidRDefault="007D1D13" w:rsidP="00F86E44">
            <w:pPr>
              <w:rPr>
                <w:ins w:id="8817" w:author="peng" w:date="2015-01-26T03:05:00Z"/>
              </w:rPr>
            </w:pPr>
            <w:customXmlInsRangeStart w:id="8818" w:author="peng" w:date="2015-01-26T03:05:00Z"/>
            <w:sdt>
              <w:sdtPr>
                <w:alias w:val="DataType ATTRIBUTE Name"/>
                <w:tag w:val="00000004-0000-0009-0000-000000000000"/>
                <w:id w:val="481272992"/>
                <w:dataBinding w:xpath="/elements/element[@objid='00000004-0000-0009-0000-000000000000']/content[@alias='DataType ATTRIBUTE Name']" w:storeItemID="{D35B6978-45B9-4860-8E6E-EDB6F017D2CB}"/>
                <w:text w:multiLine="1"/>
              </w:sdtPr>
              <w:sdtEndPr/>
              <w:sdtContent>
                <w:customXmlInsRangeEnd w:id="8818"/>
                <w:ins w:id="8819" w:author="peng" w:date="2015-01-26T03:05:00Z">
                  <w:r w:rsidR="00513447">
                    <w:t>integer</w:t>
                  </w:r>
                </w:ins>
                <w:customXmlInsRangeStart w:id="8820" w:author="peng" w:date="2015-01-26T03:05:00Z"/>
              </w:sdtContent>
            </w:sdt>
            <w:customXmlInsRangeEnd w:id="8820"/>
            <w:ins w:id="8821" w:author="peng" w:date="2015-01-26T03:05:00Z">
              <w:r w:rsidR="00513447">
                <w:t xml:space="preserve"> </w:t>
              </w:r>
            </w:ins>
            <w:customXmlInsRangeStart w:id="8822" w:author="peng" w:date="2015-01-26T03:05:00Z"/>
            <w:sdt>
              <w:sdtPr>
                <w:alias w:val="Operation ATTRIBUTE Name"/>
                <w:tag w:val="7fc35a5f-d988-4d29-bf13-0bdc1f0a86e6"/>
                <w:id w:val="-461115520"/>
                <w:dataBinding w:xpath="/elements/element[@objid='7fc35a5f-d988-4d29-bf13-0bdc1f0a86e6']/content[@alias='Operation ATTRIBUTE Name']" w:storeItemID="{D35B6978-45B9-4860-8E6E-EDB6F017D2CB}"/>
                <w:text w:multiLine="1"/>
              </w:sdtPr>
              <w:sdtEndPr/>
              <w:sdtContent>
                <w:customXmlInsRangeEnd w:id="8822"/>
                <w:ins w:id="8823" w:author="peng" w:date="2015-01-26T03:05:00Z">
                  <w:r w:rsidR="00513447">
                    <w:t>getModeInt</w:t>
                  </w:r>
                </w:ins>
                <w:customXmlInsRangeStart w:id="8824" w:author="peng" w:date="2015-01-26T03:05:00Z"/>
              </w:sdtContent>
            </w:sdt>
            <w:customXmlInsRangeEnd w:id="8824"/>
            <w:ins w:id="8825" w:author="peng" w:date="2015-01-26T03:05:00Z">
              <w:r w:rsidR="00513447">
                <w:t xml:space="preserve"> (</w:t>
              </w:r>
            </w:ins>
            <w:customXmlInsRangeStart w:id="8826" w:author="peng" w:date="2015-01-26T03:05:00Z"/>
            <w:sdt>
              <w:sdtPr>
                <w:rPr>
                  <w:rStyle w:val="ae"/>
                </w:rPr>
                <w:alias w:val="Parameter ATTRIBUTE ParameterPassing"/>
                <w:tag w:val="6145f796-f003-4bce-9a79-669debf0ef22"/>
                <w:id w:val="1784619084"/>
                <w:dataBinding w:xpath="/elements/element[@objid='6145f796-f003-4bce-9a79-669debf0ef22']/content[@alias='Parameter ATTRIBUTE ParameterPassing']" w:storeItemID="{D35B6978-45B9-4860-8E6E-EDB6F017D2CB}"/>
                <w:text w:multiLine="1"/>
              </w:sdtPr>
              <w:sdtEndPr>
                <w:rPr>
                  <w:rStyle w:val="ae"/>
                </w:rPr>
              </w:sdtEndPr>
              <w:sdtContent>
                <w:customXmlInsRangeEnd w:id="8826"/>
                <w:ins w:id="8827" w:author="peng" w:date="2015-01-26T03:05:00Z">
                  <w:r w:rsidR="00513447">
                    <w:rPr>
                      <w:rStyle w:val="ae"/>
                    </w:rPr>
                    <w:t>Inout</w:t>
                  </w:r>
                </w:ins>
                <w:customXmlInsRangeStart w:id="8828" w:author="peng" w:date="2015-01-26T03:05:00Z"/>
              </w:sdtContent>
            </w:sdt>
            <w:customXmlInsRangeEnd w:id="8828"/>
            <w:ins w:id="8829" w:author="peng" w:date="2015-01-26T03:05:00Z">
              <w:r w:rsidR="00513447">
                <w:rPr>
                  <w:rStyle w:val="ae"/>
                </w:rPr>
                <w:t xml:space="preserve"> </w:t>
              </w:r>
            </w:ins>
            <w:customXmlInsRangeStart w:id="8830" w:author="peng" w:date="2015-01-26T03:05:00Z"/>
            <w:sdt>
              <w:sdtPr>
                <w:alias w:val="Parameter ATTRIBUTE Name"/>
                <w:tag w:val="6145f796-f003-4bce-9a79-669debf0ef22"/>
                <w:id w:val="1289930134"/>
                <w:dataBinding w:xpath="/elements/element[@objid='6145f796-f003-4bce-9a79-669debf0ef22']/content[@alias='Parameter ATTRIBUTE Name']" w:storeItemID="{D35B6978-45B9-4860-8E6E-EDB6F017D2CB}"/>
                <w:text w:multiLine="1"/>
              </w:sdtPr>
              <w:sdtEndPr/>
              <w:sdtContent>
                <w:customXmlInsRangeEnd w:id="8830"/>
                <w:ins w:id="8831" w:author="peng" w:date="2015-01-26T03:05:00Z">
                  <w:r w:rsidR="00513447">
                    <w:t>list</w:t>
                  </w:r>
                </w:ins>
                <w:customXmlInsRangeStart w:id="8832" w:author="peng" w:date="2015-01-26T03:05:00Z"/>
              </w:sdtContent>
            </w:sdt>
            <w:customXmlInsRangeEnd w:id="8832"/>
            <w:ins w:id="8833" w:author="peng" w:date="2015-01-26T03:05:00Z">
              <w:r w:rsidR="00513447">
                <w:t xml:space="preserve"> </w:t>
              </w:r>
            </w:ins>
            <w:customXmlInsRangeStart w:id="8834" w:author="peng" w:date="2015-01-26T03:05:00Z"/>
            <w:sdt>
              <w:sdtPr>
                <w:alias w:val="DataType ATTRIBUTE Name"/>
                <w:tag w:val="00000004-0000-0009-0000-000000000000"/>
                <w:id w:val="1955517664"/>
                <w:dataBinding w:xpath="/elements/element[@objid='00000004-0000-0009-0000-000000000000']/content[@alias='DataType ATTRIBUTE Name']" w:storeItemID="{D35B6978-45B9-4860-8E6E-EDB6F017D2CB}"/>
                <w:text w:multiLine="1"/>
              </w:sdtPr>
              <w:sdtEndPr/>
              <w:sdtContent>
                <w:customXmlInsRangeEnd w:id="8834"/>
                <w:ins w:id="8835" w:author="peng" w:date="2015-01-26T03:05:00Z">
                  <w:r w:rsidR="00513447">
                    <w:t>integer</w:t>
                  </w:r>
                </w:ins>
                <w:customXmlInsRangeStart w:id="8836" w:author="peng" w:date="2015-01-26T03:05:00Z"/>
              </w:sdtContent>
            </w:sdt>
            <w:customXmlInsRangeEnd w:id="8836"/>
            <w:ins w:id="8837" w:author="peng" w:date="2015-01-26T03:05:00Z">
              <w:r w:rsidR="00513447">
                <w:t>)</w:t>
              </w:r>
            </w:ins>
          </w:p>
        </w:tc>
        <w:tc>
          <w:tcPr>
            <w:tcW w:w="0" w:type="auto"/>
          </w:tcPr>
          <w:p w14:paraId="27B29BA3" w14:textId="77777777" w:rsidR="00513447" w:rsidRDefault="007D1D13" w:rsidP="00F86E44">
            <w:pPr>
              <w:cnfStyle w:val="000000100000" w:firstRow="0" w:lastRow="0" w:firstColumn="0" w:lastColumn="0" w:oddVBand="0" w:evenVBand="0" w:oddHBand="1" w:evenHBand="0" w:firstRowFirstColumn="0" w:firstRowLastColumn="0" w:lastRowFirstColumn="0" w:lastRowLastColumn="0"/>
              <w:rPr>
                <w:ins w:id="8838" w:author="peng" w:date="2015-01-26T03:05:00Z"/>
              </w:rPr>
            </w:pPr>
            <w:customXmlInsRangeStart w:id="8839" w:author="peng" w:date="2015-01-26T03:05:00Z"/>
            <w:sdt>
              <w:sdtPr>
                <w:alias w:val="Operation NOTE description 0"/>
                <w:tag w:val="7fc35a5f-d988-4d29-bf13-0bdc1f0a86e6"/>
                <w:id w:val="-20252150"/>
                <w:dataBinding w:xpath="/elements/element[@objid='7fc35a5f-d988-4d29-bf13-0bdc1f0a86e6']/content[@alias='Operation NOTE description 0']" w:storeItemID="{D35B6978-45B9-4860-8E6E-EDB6F017D2CB}"/>
                <w:text w:multiLine="1"/>
              </w:sdtPr>
              <w:sdtEndPr/>
              <w:sdtContent>
                <w:customXmlInsRangeEnd w:id="8839"/>
                <w:ins w:id="8840" w:author="peng" w:date="2015-01-26T03:05:00Z">
                  <w:r w:rsidR="00513447">
                    <w:t>return the mode of an integer list</w:t>
                  </w:r>
                </w:ins>
                <w:customXmlInsRangeStart w:id="8841" w:author="peng" w:date="2015-01-26T03:05:00Z"/>
              </w:sdtContent>
            </w:sdt>
            <w:customXmlInsRangeEnd w:id="8841"/>
          </w:p>
        </w:tc>
      </w:tr>
    </w:tbl>
    <w:p w14:paraId="28143F35" w14:textId="77777777" w:rsidR="00513447" w:rsidRDefault="00513447" w:rsidP="00513447">
      <w:pPr>
        <w:pStyle w:val="af4"/>
        <w:rPr>
          <w:ins w:id="8842" w:author="peng" w:date="2015-01-26T03:06:00Z"/>
        </w:rPr>
      </w:pPr>
      <w:ins w:id="8843" w:author="peng" w:date="2015-01-26T03:05:00Z">
        <w:r>
          <w:t>Table </w:t>
        </w:r>
        <w:r>
          <w:fldChar w:fldCharType="begin"/>
        </w:r>
        <w:r>
          <w:instrText>SEQ Table \* ARABIC</w:instrText>
        </w:r>
        <w:r>
          <w:fldChar w:fldCharType="separate"/>
        </w:r>
        <w:r>
          <w:t>39</w:t>
        </w:r>
        <w:r>
          <w:fldChar w:fldCharType="end"/>
        </w:r>
        <w:r>
          <w:t> Operations of Class "Helper"</w:t>
        </w:r>
      </w:ins>
    </w:p>
    <w:p w14:paraId="7DA1E7AA" w14:textId="77777777" w:rsidR="00513447" w:rsidRDefault="00513447">
      <w:pPr>
        <w:rPr>
          <w:ins w:id="8844" w:author="peng" w:date="2015-01-26T03:06:00Z"/>
        </w:rPr>
        <w:pPrChange w:id="8845" w:author="peng" w:date="2015-01-26T03:06:00Z">
          <w:pPr>
            <w:pStyle w:val="af4"/>
          </w:pPr>
        </w:pPrChange>
      </w:pPr>
    </w:p>
    <w:p w14:paraId="4741535A" w14:textId="77777777" w:rsidR="00513447" w:rsidRDefault="00513447">
      <w:pPr>
        <w:rPr>
          <w:ins w:id="8846" w:author="peng" w:date="2015-01-26T03:06:00Z"/>
        </w:rPr>
        <w:pPrChange w:id="8847" w:author="peng" w:date="2015-01-26T03:06:00Z">
          <w:pPr>
            <w:pStyle w:val="af4"/>
          </w:pPr>
        </w:pPrChange>
      </w:pPr>
    </w:p>
    <w:p w14:paraId="3027816F" w14:textId="77777777" w:rsidR="00513447" w:rsidRDefault="00513447">
      <w:pPr>
        <w:rPr>
          <w:ins w:id="8848" w:author="peng" w:date="2015-01-26T03:06:00Z"/>
        </w:rPr>
        <w:pPrChange w:id="8849" w:author="peng" w:date="2015-01-26T03:06:00Z">
          <w:pPr>
            <w:pStyle w:val="af4"/>
          </w:pPr>
        </w:pPrChange>
      </w:pPr>
    </w:p>
    <w:p w14:paraId="769D3BB7" w14:textId="77777777" w:rsidR="00513447" w:rsidRDefault="00513447">
      <w:pPr>
        <w:rPr>
          <w:ins w:id="8850" w:author="peng" w:date="2015-01-26T03:06:00Z"/>
        </w:rPr>
        <w:pPrChange w:id="8851" w:author="peng" w:date="2015-01-26T03:06:00Z">
          <w:pPr>
            <w:pStyle w:val="af4"/>
          </w:pPr>
        </w:pPrChange>
      </w:pPr>
    </w:p>
    <w:p w14:paraId="0908C4C2" w14:textId="77777777" w:rsidR="00513447" w:rsidRDefault="00513447">
      <w:pPr>
        <w:rPr>
          <w:ins w:id="8852" w:author="peng" w:date="2015-01-26T03:06:00Z"/>
        </w:rPr>
        <w:pPrChange w:id="8853" w:author="peng" w:date="2015-01-26T03:06:00Z">
          <w:pPr>
            <w:pStyle w:val="af4"/>
          </w:pPr>
        </w:pPrChange>
      </w:pPr>
    </w:p>
    <w:p w14:paraId="307101E5" w14:textId="77777777" w:rsidR="00513447" w:rsidRDefault="00513447">
      <w:pPr>
        <w:rPr>
          <w:ins w:id="8854" w:author="peng" w:date="2015-01-26T03:06:00Z"/>
        </w:rPr>
        <w:pPrChange w:id="8855" w:author="peng" w:date="2015-01-26T03:06:00Z">
          <w:pPr>
            <w:pStyle w:val="af4"/>
          </w:pPr>
        </w:pPrChange>
      </w:pPr>
    </w:p>
    <w:p w14:paraId="7A62899A" w14:textId="77777777" w:rsidR="00513447" w:rsidRDefault="00513447">
      <w:pPr>
        <w:rPr>
          <w:ins w:id="8856" w:author="peng" w:date="2015-01-26T03:06:00Z"/>
        </w:rPr>
        <w:pPrChange w:id="8857" w:author="peng" w:date="2015-01-26T03:06:00Z">
          <w:pPr>
            <w:pStyle w:val="af4"/>
          </w:pPr>
        </w:pPrChange>
      </w:pPr>
    </w:p>
    <w:p w14:paraId="3145C9DD" w14:textId="77777777" w:rsidR="00513447" w:rsidRPr="00EA58DD" w:rsidRDefault="00513447">
      <w:pPr>
        <w:rPr>
          <w:ins w:id="8858" w:author="peng" w:date="2015-01-26T03:05:00Z"/>
        </w:rPr>
        <w:pPrChange w:id="8859" w:author="peng" w:date="2015-01-26T03:06:00Z">
          <w:pPr>
            <w:pStyle w:val="af4"/>
          </w:pPr>
        </w:pPrChange>
      </w:pPr>
    </w:p>
    <w:p w14:paraId="2BC98FE6" w14:textId="77777777" w:rsidR="00513447" w:rsidRDefault="00513447" w:rsidP="00513447">
      <w:pPr>
        <w:pStyle w:val="2"/>
        <w:rPr>
          <w:ins w:id="8860" w:author="peng" w:date="2015-01-26T03:05:00Z"/>
        </w:rPr>
      </w:pPr>
      <w:bookmarkStart w:id="8861" w:name="_45afbcb8-7873-4f64-8b12-03950ccc7132"/>
      <w:bookmarkStart w:id="8862" w:name="_Toc410005072"/>
      <w:ins w:id="8863" w:author="peng" w:date="2015-01-26T03:05:00Z">
        <w:r>
          <w:lastRenderedPageBreak/>
          <w:t>Class "</w:t>
        </w:r>
      </w:ins>
      <w:customXmlInsRangeStart w:id="8864" w:author="peng" w:date="2015-01-26T03:05:00Z"/>
      <w:sdt>
        <w:sdtPr>
          <w:alias w:val="Class ATTRIBUTE Name"/>
          <w:tag w:val="45afbcb8-7873-4f64-8b12-03950ccc7132"/>
          <w:id w:val="-1208949361"/>
          <w:dataBinding w:xpath="/elements/element[@objid='45afbcb8-7873-4f64-8b12-03950ccc7132']/content[@alias='Class ATTRIBUTE Name']" w:storeItemID="{D35B6978-45B9-4860-8E6E-EDB6F017D2CB}"/>
          <w:text w:multiLine="1"/>
        </w:sdtPr>
        <w:sdtEndPr/>
        <w:sdtContent>
          <w:customXmlInsRangeEnd w:id="8864"/>
          <w:ins w:id="8865" w:author="peng" w:date="2015-01-26T03:05:00Z">
            <w:r>
              <w:t>DataVector</w:t>
            </w:r>
          </w:ins>
          <w:customXmlInsRangeStart w:id="8866" w:author="peng" w:date="2015-01-26T03:05:00Z"/>
        </w:sdtContent>
      </w:sdt>
      <w:customXmlInsRangeEnd w:id="8866"/>
      <w:ins w:id="8867" w:author="peng" w:date="2015-01-26T03:05:00Z">
        <w:r>
          <w:t>"</w:t>
        </w:r>
        <w:bookmarkEnd w:id="8861"/>
        <w:bookmarkEnd w:id="8862"/>
      </w:ins>
    </w:p>
    <w:p w14:paraId="6EA23482" w14:textId="77777777" w:rsidR="00513447" w:rsidRDefault="00513447" w:rsidP="00513447">
      <w:pPr>
        <w:pStyle w:val="ab"/>
        <w:rPr>
          <w:ins w:id="8868" w:author="peng" w:date="2015-01-26T03:05:00Z"/>
          <w:rStyle w:val="ae"/>
        </w:rPr>
      </w:pPr>
      <w:ins w:id="8869" w:author="peng" w:date="2015-01-26T03:05:00Z">
        <w:r>
          <w:rPr>
            <w:rStyle w:val="ae"/>
          </w:rPr>
          <w:t xml:space="preserve">from Package </w:t>
        </w:r>
      </w:ins>
      <w:customXmlInsRangeStart w:id="8870" w:author="peng" w:date="2015-01-26T03:05:00Z"/>
      <w:sdt>
        <w:sdtPr>
          <w:rPr>
            <w:rStyle w:val="ae"/>
          </w:rPr>
          <w:alias w:val="Package ATTRIBUTE Name"/>
          <w:tag w:val="3dcb2c09-2a32-475f-982a-7933da523875"/>
          <w:id w:val="43652331"/>
          <w:dataBinding w:xpath="/elements/element[@objid='3dcb2c09-2a32-475f-982a-7933da523875']/content[@alias='Package ATTRIBUTE Name']" w:storeItemID="{D35B6978-45B9-4860-8E6E-EDB6F017D2CB}"/>
          <w:text w:multiLine="1"/>
        </w:sdtPr>
        <w:sdtEndPr>
          <w:rPr>
            <w:rStyle w:val="ae"/>
          </w:rPr>
        </w:sdtEndPr>
        <w:sdtContent>
          <w:customXmlInsRangeEnd w:id="8870"/>
          <w:ins w:id="8871" w:author="peng" w:date="2015-01-26T03:05:00Z">
            <w:r>
              <w:rPr>
                <w:rStyle w:val="ae"/>
              </w:rPr>
              <w:t>gforge</w:t>
            </w:r>
          </w:ins>
          <w:customXmlInsRangeStart w:id="8872" w:author="peng" w:date="2015-01-26T03:05:00Z"/>
        </w:sdtContent>
      </w:sdt>
      <w:customXmlInsRangeEnd w:id="8872"/>
      <w:ins w:id="8873" w:author="peng" w:date="2015-01-26T03:05:00Z">
        <w:r>
          <w:rPr>
            <w:rStyle w:val="ae"/>
          </w:rPr>
          <w:t>.</w:t>
        </w:r>
        <w:r>
          <w:fldChar w:fldCharType="begin"/>
        </w:r>
        <w:r>
          <w:instrText xml:space="preserve"> HYPERLINK \l "_fdaca482-dd91-46f7-963e-a27c18d93d35" \h </w:instrText>
        </w:r>
        <w:r>
          <w:fldChar w:fldCharType="separate"/>
        </w:r>
        <w:r>
          <w:rPr>
            <w:rStyle w:val="af2"/>
          </w:rPr>
          <w:t>Utils</w:t>
        </w:r>
        <w:r>
          <w:rPr>
            <w:rStyle w:val="af2"/>
          </w:rPr>
          <w:fldChar w:fldCharType="end"/>
        </w:r>
      </w:ins>
    </w:p>
    <w:p w14:paraId="5FC543C7" w14:textId="77777777" w:rsidR="00513447" w:rsidRDefault="00513447" w:rsidP="00513447">
      <w:pPr>
        <w:pStyle w:val="Texte"/>
        <w:rPr>
          <w:ins w:id="8874" w:author="peng" w:date="2015-01-26T03:05:00Z"/>
        </w:rPr>
      </w:pPr>
      <w:ins w:id="8875" w:author="peng" w:date="2015-01-26T03:05:00Z">
        <w:r>
          <w:t xml:space="preserve">Stereotypes: </w:t>
        </w:r>
      </w:ins>
      <w:customXmlInsRangeStart w:id="8876" w:author="peng" w:date="2015-01-26T03:05:00Z"/>
      <w:sdt>
        <w:sdtPr>
          <w:alias w:val="Stereotype ATTRIBUTE Name"/>
          <w:tag w:val="01ec23a8-0000-0258-0000-000000000000"/>
          <w:id w:val="-1069501642"/>
          <w:dataBinding w:xpath="/elements/element[@objid='01ec23a8-0000-0258-0000-000000000000']/content[@alias='Stereotype ATTRIBUTE Name']" w:storeItemID="{D35B6978-45B9-4860-8E6E-EDB6F017D2CB}"/>
          <w:text w:multiLine="1"/>
        </w:sdtPr>
        <w:sdtEndPr/>
        <w:sdtContent>
          <w:customXmlInsRangeEnd w:id="8876"/>
          <w:ins w:id="8877" w:author="peng" w:date="2015-01-26T03:05:00Z">
            <w:r>
              <w:t>Java Class</w:t>
            </w:r>
          </w:ins>
          <w:customXmlInsRangeStart w:id="8878" w:author="peng" w:date="2015-01-26T03:05:00Z"/>
        </w:sdtContent>
      </w:sdt>
      <w:customXmlInsRangeEnd w:id="8878"/>
    </w:p>
    <w:p w14:paraId="75C95419" w14:textId="5D5DF2EF" w:rsidR="00513447" w:rsidRDefault="007D1D13">
      <w:pPr>
        <w:rPr>
          <w:ins w:id="8879" w:author="peng" w:date="2015-01-26T03:07:00Z"/>
        </w:rPr>
        <w:pPrChange w:id="8880" w:author="peng" w:date="2015-01-26T03:07:00Z">
          <w:pPr>
            <w:pStyle w:val="ab"/>
          </w:pPr>
        </w:pPrChange>
      </w:pPr>
      <w:customXmlInsRangeStart w:id="8881" w:author="peng" w:date="2015-01-26T03:05:00Z"/>
      <w:sdt>
        <w:sdtPr>
          <w:alias w:val="Class NOTE description 0"/>
          <w:tag w:val="45afbcb8-7873-4f64-8b12-03950ccc7132"/>
          <w:id w:val="-1958488946"/>
          <w:dataBinding w:xpath="/elements/element[@objid='45afbcb8-7873-4f64-8b12-03950ccc7132']/content[@alias='Class NOTE description 0']" w:storeItemID="{D35B6978-45B9-4860-8E6E-EDB6F017D2CB}"/>
          <w:text w:multiLine="1"/>
        </w:sdtPr>
        <w:sdtEndPr/>
        <w:sdtContent>
          <w:customXmlInsRangeEnd w:id="8881"/>
          <w:ins w:id="8882" w:author="peng" w:date="2015-01-26T03:05:00Z">
            <w:r w:rsidR="00513447">
              <w:t>contain class and features of a data vector</w:t>
            </w:r>
          </w:ins>
          <w:customXmlInsRangeStart w:id="8883" w:author="peng" w:date="2015-01-26T03:05:00Z"/>
        </w:sdtContent>
      </w:sdt>
      <w:customXmlInsRangeEnd w:id="8883"/>
    </w:p>
    <w:p w14:paraId="783D97E2" w14:textId="77777777" w:rsidR="00513447" w:rsidRDefault="00513447">
      <w:pPr>
        <w:rPr>
          <w:ins w:id="8884" w:author="peng" w:date="2015-01-26T03:07:00Z"/>
        </w:rPr>
        <w:pPrChange w:id="8885" w:author="peng" w:date="2015-01-26T03:07:00Z">
          <w:pPr>
            <w:pStyle w:val="ab"/>
          </w:pPr>
        </w:pPrChange>
      </w:pPr>
    </w:p>
    <w:p w14:paraId="29052714" w14:textId="77777777" w:rsidR="00513447" w:rsidRDefault="00513447">
      <w:pPr>
        <w:rPr>
          <w:ins w:id="8886" w:author="peng" w:date="2015-01-26T03:07:00Z"/>
        </w:rPr>
        <w:pPrChange w:id="8887" w:author="peng" w:date="2015-01-26T03:07:00Z">
          <w:pPr>
            <w:pStyle w:val="ab"/>
          </w:pPr>
        </w:pPrChange>
      </w:pPr>
    </w:p>
    <w:p w14:paraId="45B8E41C" w14:textId="77777777" w:rsidR="00513447" w:rsidRDefault="00513447">
      <w:pPr>
        <w:rPr>
          <w:ins w:id="8888" w:author="peng" w:date="2015-01-26T03:07:00Z"/>
        </w:rPr>
        <w:pPrChange w:id="8889" w:author="peng" w:date="2015-01-26T03:07:00Z">
          <w:pPr>
            <w:pStyle w:val="ab"/>
          </w:pPr>
        </w:pPrChange>
      </w:pPr>
    </w:p>
    <w:p w14:paraId="6113E8B3" w14:textId="77777777" w:rsidR="00513447" w:rsidRDefault="00513447">
      <w:pPr>
        <w:rPr>
          <w:ins w:id="8890" w:author="peng" w:date="2015-01-26T03:05:00Z"/>
        </w:rPr>
        <w:pPrChange w:id="8891" w:author="peng" w:date="2015-01-26T03:07:00Z">
          <w:pPr>
            <w:pStyle w:val="ab"/>
          </w:pPr>
        </w:pPrChange>
      </w:pPr>
    </w:p>
    <w:p w14:paraId="47AC46CE" w14:textId="77777777" w:rsidR="00513447" w:rsidRDefault="00513447" w:rsidP="00513447">
      <w:pPr>
        <w:pStyle w:val="af4"/>
        <w:rPr>
          <w:ins w:id="8892" w:author="peng" w:date="2015-01-26T03:05:00Z"/>
        </w:rPr>
      </w:pPr>
      <w:ins w:id="8893" w:author="peng" w:date="2015-01-26T03:05:00Z">
        <w:r>
          <w:t>Figure </w:t>
        </w:r>
        <w:r>
          <w:fldChar w:fldCharType="begin"/>
        </w:r>
        <w:r>
          <w:instrText>SEQ Figure \* ARABIC</w:instrText>
        </w:r>
        <w:r>
          <w:fldChar w:fldCharType="separate"/>
        </w:r>
        <w:r>
          <w:t>19</w:t>
        </w:r>
        <w:r>
          <w:fldChar w:fldCharType="end"/>
        </w:r>
        <w:r>
          <w:t> DataVector Class diagram</w:t>
        </w:r>
      </w:ins>
    </w:p>
    <w:p w14:paraId="37253344" w14:textId="674D7704" w:rsidR="00513447" w:rsidRDefault="00513447" w:rsidP="00513447">
      <w:pPr>
        <w:pStyle w:val="Image"/>
        <w:jc w:val="center"/>
        <w:rPr>
          <w:ins w:id="8894" w:author="peng" w:date="2015-01-26T03:05:00Z"/>
        </w:rPr>
      </w:pPr>
      <w:ins w:id="8895" w:author="peng" w:date="2015-01-26T03:05:00Z">
        <w:r>
          <w:rPr>
            <w:noProof/>
            <w:lang w:eastAsia="zh-TW"/>
          </w:rPr>
          <w:drawing>
            <wp:inline distT="0" distB="0" distL="0" distR="0" wp14:anchorId="07EB2CAD" wp14:editId="6FF6BA14">
              <wp:extent cx="2295525" cy="1152525"/>
              <wp:effectExtent l="0" t="0" r="9525" b="952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4222378255876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5525" cy="1152525"/>
                      </a:xfrm>
                      <a:prstGeom prst="rect">
                        <a:avLst/>
                      </a:prstGeom>
                      <a:noFill/>
                      <a:ln>
                        <a:noFill/>
                      </a:ln>
                    </pic:spPr>
                  </pic:pic>
                </a:graphicData>
              </a:graphic>
            </wp:inline>
          </w:drawing>
        </w:r>
      </w:ins>
    </w:p>
    <w:tbl>
      <w:tblPr>
        <w:tblStyle w:val="-1"/>
        <w:tblW w:w="5000" w:type="pct"/>
        <w:jc w:val="both"/>
        <w:tblLook w:val="04A0" w:firstRow="1" w:lastRow="0" w:firstColumn="1" w:lastColumn="0" w:noHBand="0" w:noVBand="1"/>
      </w:tblPr>
      <w:tblGrid>
        <w:gridCol w:w="5901"/>
        <w:gridCol w:w="3151"/>
      </w:tblGrid>
      <w:tr w:rsidR="00513447" w14:paraId="16C9C70C" w14:textId="77777777" w:rsidTr="00F86E44">
        <w:trPr>
          <w:cnfStyle w:val="100000000000" w:firstRow="1" w:lastRow="0" w:firstColumn="0" w:lastColumn="0" w:oddVBand="0" w:evenVBand="0" w:oddHBand="0" w:evenHBand="0" w:firstRowFirstColumn="0" w:firstRowLastColumn="0" w:lastRowFirstColumn="0" w:lastRowLastColumn="0"/>
          <w:tblHeader/>
          <w:jc w:val="both"/>
          <w:ins w:id="8896"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292C76CB" w14:textId="77777777" w:rsidR="00513447" w:rsidRDefault="00513447" w:rsidP="00F86E44">
            <w:pPr>
              <w:jc w:val="center"/>
              <w:rPr>
                <w:ins w:id="8897" w:author="peng" w:date="2015-01-26T03:05:00Z"/>
              </w:rPr>
            </w:pPr>
            <w:ins w:id="8898" w:author="peng" w:date="2015-01-26T03:05:00Z">
              <w:r>
                <w:t>Name</w:t>
              </w:r>
            </w:ins>
          </w:p>
        </w:tc>
        <w:tc>
          <w:tcPr>
            <w:tcW w:w="0" w:type="auto"/>
          </w:tcPr>
          <w:p w14:paraId="29D62157" w14:textId="77777777" w:rsidR="00513447" w:rsidRDefault="00513447" w:rsidP="00F86E44">
            <w:pPr>
              <w:jc w:val="center"/>
              <w:cnfStyle w:val="100000000000" w:firstRow="1" w:lastRow="0" w:firstColumn="0" w:lastColumn="0" w:oddVBand="0" w:evenVBand="0" w:oddHBand="0" w:evenHBand="0" w:firstRowFirstColumn="0" w:firstRowLastColumn="0" w:lastRowFirstColumn="0" w:lastRowLastColumn="0"/>
              <w:rPr>
                <w:ins w:id="8899" w:author="peng" w:date="2015-01-26T03:05:00Z"/>
              </w:rPr>
            </w:pPr>
            <w:ins w:id="8900" w:author="peng" w:date="2015-01-26T03:05:00Z">
              <w:r>
                <w:t>Description</w:t>
              </w:r>
            </w:ins>
          </w:p>
        </w:tc>
      </w:tr>
      <w:tr w:rsidR="00513447" w14:paraId="775F7916" w14:textId="77777777" w:rsidTr="00F86E44">
        <w:trPr>
          <w:cnfStyle w:val="000000100000" w:firstRow="0" w:lastRow="0" w:firstColumn="0" w:lastColumn="0" w:oddVBand="0" w:evenVBand="0" w:oddHBand="1" w:evenHBand="0" w:firstRowFirstColumn="0" w:firstRowLastColumn="0" w:lastRowFirstColumn="0" w:lastRowLastColumn="0"/>
          <w:jc w:val="both"/>
          <w:ins w:id="8901"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55E5D2ED" w14:textId="77777777" w:rsidR="00513447" w:rsidRDefault="007D1D13" w:rsidP="00F86E44">
            <w:pPr>
              <w:rPr>
                <w:ins w:id="8902" w:author="peng" w:date="2015-01-26T03:05:00Z"/>
              </w:rPr>
            </w:pPr>
            <w:customXmlInsRangeStart w:id="8903" w:author="peng" w:date="2015-01-26T03:05:00Z"/>
            <w:sdt>
              <w:sdtPr>
                <w:alias w:val="Operation ATTRIBUTE Name"/>
                <w:tag w:val="cd05f78b-574f-4778-b916-167d498f2e71"/>
                <w:id w:val="433174241"/>
                <w:dataBinding w:xpath="/elements/element[@objid='cd05f78b-574f-4778-b916-167d498f2e71']/content[@alias='Operation ATTRIBUTE Name']" w:storeItemID="{D35B6978-45B9-4860-8E6E-EDB6F017D2CB}"/>
                <w:text w:multiLine="1"/>
              </w:sdtPr>
              <w:sdtEndPr/>
              <w:sdtContent>
                <w:customXmlInsRangeEnd w:id="8903"/>
                <w:ins w:id="8904" w:author="peng" w:date="2015-01-26T03:05:00Z">
                  <w:r w:rsidR="00513447">
                    <w:t>DataVector</w:t>
                  </w:r>
                </w:ins>
                <w:customXmlInsRangeStart w:id="8905" w:author="peng" w:date="2015-01-26T03:05:00Z"/>
              </w:sdtContent>
            </w:sdt>
            <w:customXmlInsRangeEnd w:id="8905"/>
            <w:ins w:id="8906" w:author="peng" w:date="2015-01-26T03:05:00Z">
              <w:r w:rsidR="00513447">
                <w:t xml:space="preserve"> (</w:t>
              </w:r>
            </w:ins>
            <w:customXmlInsRangeStart w:id="8907" w:author="peng" w:date="2015-01-26T03:05:00Z"/>
            <w:sdt>
              <w:sdtPr>
                <w:rPr>
                  <w:rStyle w:val="ae"/>
                </w:rPr>
                <w:alias w:val="Parameter ATTRIBUTE ParameterPassing"/>
                <w:tag w:val="dc85d1cb-8f27-4b60-ae7b-d2e30ecd2f19"/>
                <w:id w:val="813213955"/>
                <w:dataBinding w:xpath="/elements/element[@objid='dc85d1cb-8f27-4b60-ae7b-d2e30ecd2f19']/content[@alias='Parameter ATTRIBUTE ParameterPassing']" w:storeItemID="{D35B6978-45B9-4860-8E6E-EDB6F017D2CB}"/>
                <w:text w:multiLine="1"/>
              </w:sdtPr>
              <w:sdtEndPr>
                <w:rPr>
                  <w:rStyle w:val="ae"/>
                </w:rPr>
              </w:sdtEndPr>
              <w:sdtContent>
                <w:customXmlInsRangeEnd w:id="8907"/>
                <w:ins w:id="8908" w:author="peng" w:date="2015-01-26T03:05:00Z">
                  <w:r w:rsidR="00513447">
                    <w:rPr>
                      <w:rStyle w:val="ae"/>
                    </w:rPr>
                    <w:t>Inout</w:t>
                  </w:r>
                </w:ins>
                <w:customXmlInsRangeStart w:id="8909" w:author="peng" w:date="2015-01-26T03:05:00Z"/>
              </w:sdtContent>
            </w:sdt>
            <w:customXmlInsRangeEnd w:id="8909"/>
            <w:ins w:id="8910" w:author="peng" w:date="2015-01-26T03:05:00Z">
              <w:r w:rsidR="00513447">
                <w:rPr>
                  <w:rStyle w:val="ae"/>
                </w:rPr>
                <w:t xml:space="preserve"> </w:t>
              </w:r>
            </w:ins>
            <w:customXmlInsRangeStart w:id="8911" w:author="peng" w:date="2015-01-26T03:05:00Z"/>
            <w:sdt>
              <w:sdtPr>
                <w:alias w:val="Parameter ATTRIBUTE Name"/>
                <w:tag w:val="dc85d1cb-8f27-4b60-ae7b-d2e30ecd2f19"/>
                <w:id w:val="713319179"/>
                <w:dataBinding w:xpath="/elements/element[@objid='dc85d1cb-8f27-4b60-ae7b-d2e30ecd2f19']/content[@alias='Parameter ATTRIBUTE Name']" w:storeItemID="{D35B6978-45B9-4860-8E6E-EDB6F017D2CB}"/>
                <w:text w:multiLine="1"/>
              </w:sdtPr>
              <w:sdtEndPr/>
              <w:sdtContent>
                <w:customXmlInsRangeEnd w:id="8911"/>
                <w:ins w:id="8912" w:author="peng" w:date="2015-01-26T03:05:00Z">
                  <w:r w:rsidR="00513447">
                    <w:t>cls</w:t>
                  </w:r>
                </w:ins>
                <w:customXmlInsRangeStart w:id="8913" w:author="peng" w:date="2015-01-26T03:05:00Z"/>
              </w:sdtContent>
            </w:sdt>
            <w:customXmlInsRangeEnd w:id="8913"/>
            <w:ins w:id="8914" w:author="peng" w:date="2015-01-26T03:05:00Z">
              <w:r w:rsidR="00513447">
                <w:t xml:space="preserve"> </w:t>
              </w:r>
            </w:ins>
            <w:customXmlInsRangeStart w:id="8915" w:author="peng" w:date="2015-01-26T03:05:00Z"/>
            <w:sdt>
              <w:sdtPr>
                <w:alias w:val="DataType ATTRIBUTE Name"/>
                <w:tag w:val="00000004-0000-0009-0000-000000000000"/>
                <w:id w:val="-457578633"/>
                <w:dataBinding w:xpath="/elements/element[@objid='00000004-0000-0009-0000-000000000000']/content[@alias='DataType ATTRIBUTE Name']" w:storeItemID="{D35B6978-45B9-4860-8E6E-EDB6F017D2CB}"/>
                <w:text w:multiLine="1"/>
              </w:sdtPr>
              <w:sdtEndPr/>
              <w:sdtContent>
                <w:customXmlInsRangeEnd w:id="8915"/>
                <w:ins w:id="8916" w:author="peng" w:date="2015-01-26T03:05:00Z">
                  <w:r w:rsidR="00513447">
                    <w:t>integer</w:t>
                  </w:r>
                </w:ins>
                <w:customXmlInsRangeStart w:id="8917" w:author="peng" w:date="2015-01-26T03:05:00Z"/>
              </w:sdtContent>
            </w:sdt>
            <w:customXmlInsRangeEnd w:id="8917"/>
            <w:ins w:id="8918" w:author="peng" w:date="2015-01-26T03:05:00Z">
              <w:r w:rsidR="00513447">
                <w:t>,</w:t>
              </w:r>
            </w:ins>
            <w:customXmlInsRangeStart w:id="8919" w:author="peng" w:date="2015-01-26T03:05:00Z"/>
            <w:sdt>
              <w:sdtPr>
                <w:rPr>
                  <w:rStyle w:val="ae"/>
                </w:rPr>
                <w:alias w:val="Parameter ATTRIBUTE ParameterPassing"/>
                <w:tag w:val="2e819b3a-7637-4bf5-a6d9-225b03e2ac35"/>
                <w:id w:val="743996976"/>
                <w:dataBinding w:xpath="/elements/element[@objid='2e819b3a-7637-4bf5-a6d9-225b03e2ac35']/content[@alias='Parameter ATTRIBUTE ParameterPassing']" w:storeItemID="{D35B6978-45B9-4860-8E6E-EDB6F017D2CB}"/>
                <w:text w:multiLine="1"/>
              </w:sdtPr>
              <w:sdtEndPr>
                <w:rPr>
                  <w:rStyle w:val="ae"/>
                </w:rPr>
              </w:sdtEndPr>
              <w:sdtContent>
                <w:customXmlInsRangeEnd w:id="8919"/>
                <w:ins w:id="8920" w:author="peng" w:date="2015-01-26T03:05:00Z">
                  <w:r w:rsidR="00513447">
                    <w:rPr>
                      <w:rStyle w:val="ae"/>
                    </w:rPr>
                    <w:t>Inout</w:t>
                  </w:r>
                </w:ins>
                <w:customXmlInsRangeStart w:id="8921" w:author="peng" w:date="2015-01-26T03:05:00Z"/>
              </w:sdtContent>
            </w:sdt>
            <w:customXmlInsRangeEnd w:id="8921"/>
            <w:ins w:id="8922" w:author="peng" w:date="2015-01-26T03:05:00Z">
              <w:r w:rsidR="00513447">
                <w:rPr>
                  <w:rStyle w:val="ae"/>
                </w:rPr>
                <w:t xml:space="preserve"> </w:t>
              </w:r>
            </w:ins>
            <w:customXmlInsRangeStart w:id="8923" w:author="peng" w:date="2015-01-26T03:05:00Z"/>
            <w:sdt>
              <w:sdtPr>
                <w:alias w:val="Parameter ATTRIBUTE Name"/>
                <w:tag w:val="2e819b3a-7637-4bf5-a6d9-225b03e2ac35"/>
                <w:id w:val="1165664278"/>
                <w:dataBinding w:xpath="/elements/element[@objid='2e819b3a-7637-4bf5-a6d9-225b03e2ac35']/content[@alias='Parameter ATTRIBUTE Name']" w:storeItemID="{D35B6978-45B9-4860-8E6E-EDB6F017D2CB}"/>
                <w:text w:multiLine="1"/>
              </w:sdtPr>
              <w:sdtEndPr/>
              <w:sdtContent>
                <w:customXmlInsRangeEnd w:id="8923"/>
                <w:ins w:id="8924" w:author="peng" w:date="2015-01-26T03:05:00Z">
                  <w:r w:rsidR="00513447">
                    <w:t>feature</w:t>
                  </w:r>
                </w:ins>
                <w:customXmlInsRangeStart w:id="8925" w:author="peng" w:date="2015-01-26T03:05:00Z"/>
              </w:sdtContent>
            </w:sdt>
            <w:customXmlInsRangeEnd w:id="8925"/>
            <w:ins w:id="8926" w:author="peng" w:date="2015-01-26T03:05:00Z">
              <w:r w:rsidR="00513447">
                <w:t xml:space="preserve"> </w:t>
              </w:r>
            </w:ins>
            <w:customXmlInsRangeStart w:id="8927" w:author="peng" w:date="2015-01-26T03:05:00Z"/>
            <w:sdt>
              <w:sdtPr>
                <w:alias w:val="DataType ATTRIBUTE Name"/>
                <w:tag w:val="00000004-0000-0010-0000-000000000000"/>
                <w:id w:val="-1043514951"/>
                <w:dataBinding w:xpath="/elements/element[@objid='00000004-0000-0010-0000-000000000000']/content[@alias='DataType ATTRIBUTE Name']" w:storeItemID="{D35B6978-45B9-4860-8E6E-EDB6F017D2CB}"/>
                <w:text w:multiLine="1"/>
              </w:sdtPr>
              <w:sdtEndPr/>
              <w:sdtContent>
                <w:customXmlInsRangeEnd w:id="8927"/>
                <w:ins w:id="8928" w:author="peng" w:date="2015-01-26T03:05:00Z">
                  <w:r w:rsidR="00513447">
                    <w:t>double</w:t>
                  </w:r>
                </w:ins>
                <w:customXmlInsRangeStart w:id="8929" w:author="peng" w:date="2015-01-26T03:05:00Z"/>
              </w:sdtContent>
            </w:sdt>
            <w:customXmlInsRangeEnd w:id="8929"/>
            <w:ins w:id="8930" w:author="peng" w:date="2015-01-26T03:05:00Z">
              <w:r w:rsidR="00513447">
                <w:t>)</w:t>
              </w:r>
            </w:ins>
          </w:p>
        </w:tc>
        <w:tc>
          <w:tcPr>
            <w:tcW w:w="0" w:type="auto"/>
          </w:tcPr>
          <w:p w14:paraId="6CD9B772" w14:textId="77777777" w:rsidR="00513447" w:rsidRDefault="007D1D13" w:rsidP="00F86E44">
            <w:pPr>
              <w:cnfStyle w:val="000000100000" w:firstRow="0" w:lastRow="0" w:firstColumn="0" w:lastColumn="0" w:oddVBand="0" w:evenVBand="0" w:oddHBand="1" w:evenHBand="0" w:firstRowFirstColumn="0" w:firstRowLastColumn="0" w:lastRowFirstColumn="0" w:lastRowLastColumn="0"/>
              <w:rPr>
                <w:ins w:id="8931" w:author="peng" w:date="2015-01-26T03:05:00Z"/>
              </w:rPr>
            </w:pPr>
            <w:customXmlInsRangeStart w:id="8932" w:author="peng" w:date="2015-01-26T03:05:00Z"/>
            <w:sdt>
              <w:sdtPr>
                <w:alias w:val="Operation NOTE description 0"/>
                <w:tag w:val="cd05f78b-574f-4778-b916-167d498f2e71"/>
                <w:id w:val="-897740581"/>
                <w:dataBinding w:xpath="/elements/element[@objid='cd05f78b-574f-4778-b916-167d498f2e71']/content[@alias='Operation NOTE description 0']" w:storeItemID="{D35B6978-45B9-4860-8E6E-EDB6F017D2CB}"/>
                <w:text w:multiLine="1"/>
              </w:sdtPr>
              <w:sdtEndPr/>
              <w:sdtContent>
                <w:customXmlInsRangeEnd w:id="8932"/>
                <w:ins w:id="8933" w:author="peng" w:date="2015-01-26T03:05:00Z">
                  <w:r w:rsidR="00513447">
                    <w:t>constructor of DataVector</w:t>
                  </w:r>
                </w:ins>
                <w:customXmlInsRangeStart w:id="8934" w:author="peng" w:date="2015-01-26T03:05:00Z"/>
              </w:sdtContent>
            </w:sdt>
            <w:customXmlInsRangeEnd w:id="8934"/>
          </w:p>
        </w:tc>
      </w:tr>
    </w:tbl>
    <w:p w14:paraId="24B537C1" w14:textId="77777777" w:rsidR="00513447" w:rsidRDefault="00513447" w:rsidP="00513447">
      <w:pPr>
        <w:pStyle w:val="af4"/>
        <w:rPr>
          <w:ins w:id="8935" w:author="peng" w:date="2015-01-26T03:05:00Z"/>
        </w:rPr>
      </w:pPr>
      <w:ins w:id="8936" w:author="peng" w:date="2015-01-26T03:05:00Z">
        <w:r>
          <w:t>Table </w:t>
        </w:r>
        <w:r>
          <w:fldChar w:fldCharType="begin"/>
        </w:r>
        <w:r>
          <w:instrText>SEQ Table \* ARABIC</w:instrText>
        </w:r>
        <w:r>
          <w:fldChar w:fldCharType="separate"/>
        </w:r>
        <w:r>
          <w:t>40</w:t>
        </w:r>
        <w:r>
          <w:fldChar w:fldCharType="end"/>
        </w:r>
        <w:r>
          <w:t> Operations of Class "DataVector"</w:t>
        </w:r>
      </w:ins>
    </w:p>
    <w:tbl>
      <w:tblPr>
        <w:tblStyle w:val="-1"/>
        <w:tblW w:w="5000" w:type="pct"/>
        <w:jc w:val="both"/>
        <w:tblLook w:val="04A0" w:firstRow="1" w:lastRow="0" w:firstColumn="1" w:lastColumn="0" w:noHBand="0" w:noVBand="1"/>
      </w:tblPr>
      <w:tblGrid>
        <w:gridCol w:w="3622"/>
        <w:gridCol w:w="5430"/>
      </w:tblGrid>
      <w:tr w:rsidR="00513447" w14:paraId="0B9381EC" w14:textId="77777777" w:rsidTr="00F86E44">
        <w:trPr>
          <w:cnfStyle w:val="100000000000" w:firstRow="1" w:lastRow="0" w:firstColumn="0" w:lastColumn="0" w:oddVBand="0" w:evenVBand="0" w:oddHBand="0" w:evenHBand="0" w:firstRowFirstColumn="0" w:firstRowLastColumn="0" w:lastRowFirstColumn="0" w:lastRowLastColumn="0"/>
          <w:tblHeader/>
          <w:jc w:val="both"/>
          <w:ins w:id="8937"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5728BD34" w14:textId="77777777" w:rsidR="00513447" w:rsidRDefault="00513447" w:rsidP="00F86E44">
            <w:pPr>
              <w:jc w:val="center"/>
              <w:rPr>
                <w:ins w:id="8938" w:author="peng" w:date="2015-01-26T03:05:00Z"/>
              </w:rPr>
            </w:pPr>
            <w:ins w:id="8939" w:author="peng" w:date="2015-01-26T03:05:00Z">
              <w:r>
                <w:t>Name</w:t>
              </w:r>
            </w:ins>
          </w:p>
        </w:tc>
        <w:tc>
          <w:tcPr>
            <w:tcW w:w="0" w:type="auto"/>
          </w:tcPr>
          <w:p w14:paraId="50EF68C7" w14:textId="77777777" w:rsidR="00513447" w:rsidRDefault="00513447" w:rsidP="00F86E44">
            <w:pPr>
              <w:jc w:val="center"/>
              <w:cnfStyle w:val="100000000000" w:firstRow="1" w:lastRow="0" w:firstColumn="0" w:lastColumn="0" w:oddVBand="0" w:evenVBand="0" w:oddHBand="0" w:evenHBand="0" w:firstRowFirstColumn="0" w:firstRowLastColumn="0" w:lastRowFirstColumn="0" w:lastRowLastColumn="0"/>
              <w:rPr>
                <w:ins w:id="8940" w:author="peng" w:date="2015-01-26T03:05:00Z"/>
              </w:rPr>
            </w:pPr>
            <w:ins w:id="8941" w:author="peng" w:date="2015-01-26T03:05:00Z">
              <w:r>
                <w:t>Description</w:t>
              </w:r>
            </w:ins>
          </w:p>
        </w:tc>
      </w:tr>
      <w:tr w:rsidR="00513447" w14:paraId="71A8B592" w14:textId="77777777" w:rsidTr="00F86E44">
        <w:trPr>
          <w:cnfStyle w:val="000000100000" w:firstRow="0" w:lastRow="0" w:firstColumn="0" w:lastColumn="0" w:oddVBand="0" w:evenVBand="0" w:oddHBand="1" w:evenHBand="0" w:firstRowFirstColumn="0" w:firstRowLastColumn="0" w:lastRowFirstColumn="0" w:lastRowLastColumn="0"/>
          <w:jc w:val="both"/>
          <w:ins w:id="8942"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34EBF63A" w14:textId="77777777" w:rsidR="00513447" w:rsidRDefault="007D1D13" w:rsidP="00F86E44">
            <w:pPr>
              <w:rPr>
                <w:ins w:id="8943" w:author="peng" w:date="2015-01-26T03:05:00Z"/>
              </w:rPr>
            </w:pPr>
            <w:customXmlInsRangeStart w:id="8944" w:author="peng" w:date="2015-01-26T03:05:00Z"/>
            <w:sdt>
              <w:sdtPr>
                <w:alias w:val="Attribute ATTRIBUTE Name"/>
                <w:tag w:val="ae6a3df4-d8c3-414d-8040-3b8df0b3dd52"/>
                <w:id w:val="2009710608"/>
                <w:dataBinding w:xpath="/elements/element[@objid='ae6a3df4-d8c3-414d-8040-3b8df0b3dd52']/content[@alias='Attribute ATTRIBUTE Name']" w:storeItemID="{D35B6978-45B9-4860-8E6E-EDB6F017D2CB}"/>
                <w:text w:multiLine="1"/>
              </w:sdtPr>
              <w:sdtEndPr/>
              <w:sdtContent>
                <w:customXmlInsRangeEnd w:id="8944"/>
                <w:ins w:id="8945" w:author="peng" w:date="2015-01-26T03:05:00Z">
                  <w:r w:rsidR="00513447">
                    <w:t>feature</w:t>
                  </w:r>
                </w:ins>
                <w:customXmlInsRangeStart w:id="8946" w:author="peng" w:date="2015-01-26T03:05:00Z"/>
              </w:sdtContent>
            </w:sdt>
            <w:customXmlInsRangeEnd w:id="8946"/>
            <w:ins w:id="8947" w:author="peng" w:date="2015-01-26T03:05:00Z">
              <w:r w:rsidR="00513447">
                <w:t xml:space="preserve"> : [</w:t>
              </w:r>
            </w:ins>
            <w:customXmlInsRangeStart w:id="8948" w:author="peng" w:date="2015-01-26T03:05:00Z"/>
            <w:sdt>
              <w:sdtPr>
                <w:alias w:val="Attribute ATTRIBUTE MultiplicityMin"/>
                <w:tag w:val="ae6a3df4-d8c3-414d-8040-3b8df0b3dd52"/>
                <w:id w:val="-1959248346"/>
                <w:dataBinding w:xpath="/elements/element[@objid='ae6a3df4-d8c3-414d-8040-3b8df0b3dd52']/content[@alias='Attribute ATTRIBUTE MultiplicityMin']" w:storeItemID="{D35B6978-45B9-4860-8E6E-EDB6F017D2CB}"/>
                <w:text w:multiLine="1"/>
              </w:sdtPr>
              <w:sdtEndPr/>
              <w:sdtContent>
                <w:customXmlInsRangeEnd w:id="8948"/>
                <w:ins w:id="8949" w:author="peng" w:date="2015-01-26T03:05:00Z">
                  <w:r w:rsidR="00513447">
                    <w:t>0</w:t>
                  </w:r>
                </w:ins>
                <w:customXmlInsRangeStart w:id="8950" w:author="peng" w:date="2015-01-26T03:05:00Z"/>
              </w:sdtContent>
            </w:sdt>
            <w:customXmlInsRangeEnd w:id="8950"/>
            <w:ins w:id="8951" w:author="peng" w:date="2015-01-26T03:05:00Z">
              <w:r w:rsidR="00513447">
                <w:t>..</w:t>
              </w:r>
            </w:ins>
            <w:customXmlInsRangeStart w:id="8952" w:author="peng" w:date="2015-01-26T03:05:00Z"/>
            <w:sdt>
              <w:sdtPr>
                <w:alias w:val="Attribute ATTRIBUTE MultiplicityMax"/>
                <w:tag w:val="ae6a3df4-d8c3-414d-8040-3b8df0b3dd52"/>
                <w:id w:val="-1793965152"/>
                <w:dataBinding w:xpath="/elements/element[@objid='ae6a3df4-d8c3-414d-8040-3b8df0b3dd52']/content[@alias='Attribute ATTRIBUTE MultiplicityMax']" w:storeItemID="{D35B6978-45B9-4860-8E6E-EDB6F017D2CB}"/>
                <w:text w:multiLine="1"/>
              </w:sdtPr>
              <w:sdtEndPr/>
              <w:sdtContent>
                <w:customXmlInsRangeEnd w:id="8952"/>
                <w:ins w:id="8953" w:author="peng" w:date="2015-01-26T03:05:00Z">
                  <w:r w:rsidR="00513447">
                    <w:t>*</w:t>
                  </w:r>
                </w:ins>
                <w:customXmlInsRangeStart w:id="8954" w:author="peng" w:date="2015-01-26T03:05:00Z"/>
              </w:sdtContent>
            </w:sdt>
            <w:customXmlInsRangeEnd w:id="8954"/>
            <w:ins w:id="8955" w:author="peng" w:date="2015-01-26T03:05:00Z">
              <w:r w:rsidR="00513447">
                <w:t xml:space="preserve">] </w:t>
              </w:r>
            </w:ins>
            <w:customXmlInsRangeStart w:id="8956" w:author="peng" w:date="2015-01-26T03:05:00Z"/>
            <w:sdt>
              <w:sdtPr>
                <w:alias w:val="DataType ATTRIBUTE Name"/>
                <w:tag w:val="00000004-0000-0010-0000-000000000000"/>
                <w:id w:val="-1680042773"/>
                <w:dataBinding w:xpath="/elements/element[@objid='00000004-0000-0010-0000-000000000000']/content[@alias='DataType ATTRIBUTE Name']" w:storeItemID="{D35B6978-45B9-4860-8E6E-EDB6F017D2CB}"/>
                <w:text w:multiLine="1"/>
              </w:sdtPr>
              <w:sdtEndPr/>
              <w:sdtContent>
                <w:customXmlInsRangeEnd w:id="8956"/>
                <w:ins w:id="8957" w:author="peng" w:date="2015-01-26T03:05:00Z">
                  <w:r w:rsidR="00513447">
                    <w:t>double</w:t>
                  </w:r>
                </w:ins>
                <w:customXmlInsRangeStart w:id="8958" w:author="peng" w:date="2015-01-26T03:05:00Z"/>
              </w:sdtContent>
            </w:sdt>
            <w:customXmlInsRangeEnd w:id="8958"/>
          </w:p>
        </w:tc>
        <w:tc>
          <w:tcPr>
            <w:tcW w:w="0" w:type="auto"/>
          </w:tcPr>
          <w:p w14:paraId="5B51F173" w14:textId="77777777" w:rsidR="00513447" w:rsidRDefault="007D1D13" w:rsidP="00F86E44">
            <w:pPr>
              <w:cnfStyle w:val="000000100000" w:firstRow="0" w:lastRow="0" w:firstColumn="0" w:lastColumn="0" w:oddVBand="0" w:evenVBand="0" w:oddHBand="1" w:evenHBand="0" w:firstRowFirstColumn="0" w:firstRowLastColumn="0" w:lastRowFirstColumn="0" w:lastRowLastColumn="0"/>
              <w:rPr>
                <w:ins w:id="8959" w:author="peng" w:date="2015-01-26T03:05:00Z"/>
              </w:rPr>
            </w:pPr>
            <w:customXmlInsRangeStart w:id="8960" w:author="peng" w:date="2015-01-26T03:05:00Z"/>
            <w:sdt>
              <w:sdtPr>
                <w:alias w:val="Attribute NOTE description 0"/>
                <w:tag w:val="ae6a3df4-d8c3-414d-8040-3b8df0b3dd52"/>
                <w:id w:val="1276288066"/>
                <w:dataBinding w:xpath="/elements/element[@objid='ae6a3df4-d8c3-414d-8040-3b8df0b3dd52']/content[@alias='Attribute NOTE description 0']" w:storeItemID="{D35B6978-45B9-4860-8E6E-EDB6F017D2CB}"/>
                <w:text w:multiLine="1"/>
              </w:sdtPr>
              <w:sdtEndPr/>
              <w:sdtContent>
                <w:customXmlInsRangeEnd w:id="8960"/>
                <w:ins w:id="8961" w:author="peng" w:date="2015-01-26T03:05:00Z">
                  <w:r w:rsidR="00513447">
                    <w:t>features (attributes) of data vector</w:t>
                  </w:r>
                </w:ins>
                <w:customXmlInsRangeStart w:id="8962" w:author="peng" w:date="2015-01-26T03:05:00Z"/>
              </w:sdtContent>
            </w:sdt>
            <w:customXmlInsRangeEnd w:id="8962"/>
          </w:p>
        </w:tc>
      </w:tr>
      <w:tr w:rsidR="00513447" w14:paraId="002BFBF0" w14:textId="77777777" w:rsidTr="00F86E44">
        <w:trPr>
          <w:jc w:val="both"/>
          <w:ins w:id="8963" w:author="peng" w:date="2015-01-26T03:05:00Z"/>
        </w:trPr>
        <w:tc>
          <w:tcPr>
            <w:cnfStyle w:val="001000000000" w:firstRow="0" w:lastRow="0" w:firstColumn="1" w:lastColumn="0" w:oddVBand="0" w:evenVBand="0" w:oddHBand="0" w:evenHBand="0" w:firstRowFirstColumn="0" w:firstRowLastColumn="0" w:lastRowFirstColumn="0" w:lastRowLastColumn="0"/>
            <w:tcW w:w="0" w:type="auto"/>
          </w:tcPr>
          <w:p w14:paraId="704A9859" w14:textId="77777777" w:rsidR="00513447" w:rsidRDefault="007D1D13" w:rsidP="00F86E44">
            <w:pPr>
              <w:rPr>
                <w:ins w:id="8964" w:author="peng" w:date="2015-01-26T03:05:00Z"/>
              </w:rPr>
            </w:pPr>
            <w:customXmlInsRangeStart w:id="8965" w:author="peng" w:date="2015-01-26T03:05:00Z"/>
            <w:sdt>
              <w:sdtPr>
                <w:alias w:val="Attribute ATTRIBUTE Name"/>
                <w:tag w:val="93f63307-c314-4925-805d-216ecad6fd7b"/>
                <w:id w:val="-578591264"/>
                <w:dataBinding w:xpath="/elements/element[@objid='93f63307-c314-4925-805d-216ecad6fd7b']/content[@alias='Attribute ATTRIBUTE Name']" w:storeItemID="{D35B6978-45B9-4860-8E6E-EDB6F017D2CB}"/>
                <w:text w:multiLine="1"/>
              </w:sdtPr>
              <w:sdtEndPr/>
              <w:sdtContent>
                <w:customXmlInsRangeEnd w:id="8965"/>
                <w:ins w:id="8966" w:author="peng" w:date="2015-01-26T03:05:00Z">
                  <w:r w:rsidR="00513447">
                    <w:t>cls</w:t>
                  </w:r>
                </w:ins>
                <w:customXmlInsRangeStart w:id="8967" w:author="peng" w:date="2015-01-26T03:05:00Z"/>
              </w:sdtContent>
            </w:sdt>
            <w:customXmlInsRangeEnd w:id="8967"/>
            <w:ins w:id="8968" w:author="peng" w:date="2015-01-26T03:05:00Z">
              <w:r w:rsidR="00513447">
                <w:t xml:space="preserve"> : [</w:t>
              </w:r>
            </w:ins>
            <w:customXmlInsRangeStart w:id="8969" w:author="peng" w:date="2015-01-26T03:05:00Z"/>
            <w:sdt>
              <w:sdtPr>
                <w:alias w:val="Attribute ATTRIBUTE MultiplicityMin"/>
                <w:tag w:val="93f63307-c314-4925-805d-216ecad6fd7b"/>
                <w:id w:val="-1554768310"/>
                <w:dataBinding w:xpath="/elements/element[@objid='93f63307-c314-4925-805d-216ecad6fd7b']/content[@alias='Attribute ATTRIBUTE MultiplicityMin']" w:storeItemID="{D35B6978-45B9-4860-8E6E-EDB6F017D2CB}"/>
                <w:text w:multiLine="1"/>
              </w:sdtPr>
              <w:sdtEndPr/>
              <w:sdtContent>
                <w:customXmlInsRangeEnd w:id="8969"/>
                <w:ins w:id="8970" w:author="peng" w:date="2015-01-26T03:05:00Z">
                  <w:r w:rsidR="00513447">
                    <w:t>1</w:t>
                  </w:r>
                </w:ins>
                <w:customXmlInsRangeStart w:id="8971" w:author="peng" w:date="2015-01-26T03:05:00Z"/>
              </w:sdtContent>
            </w:sdt>
            <w:customXmlInsRangeEnd w:id="8971"/>
            <w:ins w:id="8972" w:author="peng" w:date="2015-01-26T03:05:00Z">
              <w:r w:rsidR="00513447">
                <w:t>..</w:t>
              </w:r>
            </w:ins>
            <w:customXmlInsRangeStart w:id="8973" w:author="peng" w:date="2015-01-26T03:05:00Z"/>
            <w:sdt>
              <w:sdtPr>
                <w:alias w:val="Attribute ATTRIBUTE MultiplicityMax"/>
                <w:tag w:val="93f63307-c314-4925-805d-216ecad6fd7b"/>
                <w:id w:val="1085258182"/>
                <w:dataBinding w:xpath="/elements/element[@objid='93f63307-c314-4925-805d-216ecad6fd7b']/content[@alias='Attribute ATTRIBUTE MultiplicityMax']" w:storeItemID="{D35B6978-45B9-4860-8E6E-EDB6F017D2CB}"/>
                <w:text w:multiLine="1"/>
              </w:sdtPr>
              <w:sdtEndPr/>
              <w:sdtContent>
                <w:customXmlInsRangeEnd w:id="8973"/>
                <w:ins w:id="8974" w:author="peng" w:date="2015-01-26T03:05:00Z">
                  <w:r w:rsidR="00513447">
                    <w:t>1</w:t>
                  </w:r>
                </w:ins>
                <w:customXmlInsRangeStart w:id="8975" w:author="peng" w:date="2015-01-26T03:05:00Z"/>
              </w:sdtContent>
            </w:sdt>
            <w:customXmlInsRangeEnd w:id="8975"/>
            <w:ins w:id="8976" w:author="peng" w:date="2015-01-26T03:05:00Z">
              <w:r w:rsidR="00513447">
                <w:t xml:space="preserve">] </w:t>
              </w:r>
            </w:ins>
            <w:customXmlInsRangeStart w:id="8977" w:author="peng" w:date="2015-01-26T03:05:00Z"/>
            <w:sdt>
              <w:sdtPr>
                <w:alias w:val="DataType ATTRIBUTE Name"/>
                <w:tag w:val="00000004-0000-0009-0000-000000000000"/>
                <w:id w:val="1484193013"/>
                <w:dataBinding w:xpath="/elements/element[@objid='00000004-0000-0009-0000-000000000000']/content[@alias='DataType ATTRIBUTE Name']" w:storeItemID="{D35B6978-45B9-4860-8E6E-EDB6F017D2CB}"/>
                <w:text w:multiLine="1"/>
              </w:sdtPr>
              <w:sdtEndPr/>
              <w:sdtContent>
                <w:customXmlInsRangeEnd w:id="8977"/>
                <w:ins w:id="8978" w:author="peng" w:date="2015-01-26T03:05:00Z">
                  <w:r w:rsidR="00513447">
                    <w:t>integer</w:t>
                  </w:r>
                </w:ins>
                <w:customXmlInsRangeStart w:id="8979" w:author="peng" w:date="2015-01-26T03:05:00Z"/>
              </w:sdtContent>
            </w:sdt>
            <w:customXmlInsRangeEnd w:id="8979"/>
          </w:p>
        </w:tc>
        <w:tc>
          <w:tcPr>
            <w:tcW w:w="0" w:type="auto"/>
          </w:tcPr>
          <w:p w14:paraId="78C38757" w14:textId="77777777" w:rsidR="00513447" w:rsidRDefault="007D1D13" w:rsidP="00F86E44">
            <w:pPr>
              <w:cnfStyle w:val="000000000000" w:firstRow="0" w:lastRow="0" w:firstColumn="0" w:lastColumn="0" w:oddVBand="0" w:evenVBand="0" w:oddHBand="0" w:evenHBand="0" w:firstRowFirstColumn="0" w:firstRowLastColumn="0" w:lastRowFirstColumn="0" w:lastRowLastColumn="0"/>
              <w:rPr>
                <w:ins w:id="8980" w:author="peng" w:date="2015-01-26T03:05:00Z"/>
              </w:rPr>
            </w:pPr>
            <w:customXmlInsRangeStart w:id="8981" w:author="peng" w:date="2015-01-26T03:05:00Z"/>
            <w:sdt>
              <w:sdtPr>
                <w:alias w:val="Attribute NOTE description 0"/>
                <w:tag w:val="93f63307-c314-4925-805d-216ecad6fd7b"/>
                <w:id w:val="-1063018499"/>
                <w:dataBinding w:xpath="/elements/element[@objid='93f63307-c314-4925-805d-216ecad6fd7b']/content[@alias='Attribute NOTE description 0']" w:storeItemID="{D35B6978-45B9-4860-8E6E-EDB6F017D2CB}"/>
                <w:text w:multiLine="1"/>
              </w:sdtPr>
              <w:sdtEndPr/>
              <w:sdtContent>
                <w:customXmlInsRangeEnd w:id="8981"/>
                <w:ins w:id="8982" w:author="peng" w:date="2015-01-26T03:05:00Z">
                  <w:r w:rsidR="00513447">
                    <w:t>class (label) of data vector</w:t>
                  </w:r>
                </w:ins>
                <w:customXmlInsRangeStart w:id="8983" w:author="peng" w:date="2015-01-26T03:05:00Z"/>
              </w:sdtContent>
            </w:sdt>
            <w:customXmlInsRangeEnd w:id="8983"/>
          </w:p>
        </w:tc>
      </w:tr>
    </w:tbl>
    <w:p w14:paraId="326CC5E2" w14:textId="77777777" w:rsidR="00513447" w:rsidRDefault="00513447" w:rsidP="00513447">
      <w:pPr>
        <w:pStyle w:val="af4"/>
        <w:rPr>
          <w:ins w:id="8984" w:author="peng" w:date="2015-01-26T03:05:00Z"/>
        </w:rPr>
      </w:pPr>
      <w:ins w:id="8985" w:author="peng" w:date="2015-01-26T03:05:00Z">
        <w:r>
          <w:t>Table </w:t>
        </w:r>
        <w:r>
          <w:fldChar w:fldCharType="begin"/>
        </w:r>
        <w:r>
          <w:instrText>SEQ Table \* ARABIC</w:instrText>
        </w:r>
        <w:r>
          <w:fldChar w:fldCharType="separate"/>
        </w:r>
        <w:r>
          <w:t>41</w:t>
        </w:r>
        <w:r>
          <w:fldChar w:fldCharType="end"/>
        </w:r>
        <w:r>
          <w:t> Attributes of Class "DataVector"</w:t>
        </w:r>
      </w:ins>
    </w:p>
    <w:p w14:paraId="3C6E77EA" w14:textId="77777777" w:rsidR="0065251F" w:rsidDel="001D0125" w:rsidRDefault="00AF2197">
      <w:pPr>
        <w:pStyle w:val="af4"/>
        <w:rPr>
          <w:del w:id="8986" w:author="peng" w:date="2015-01-22T13:50:00Z"/>
        </w:rPr>
        <w:pPrChange w:id="8987" w:author="peng" w:date="2015-01-26T02:41:00Z">
          <w:pPr>
            <w:pStyle w:val="1"/>
            <w:pageBreakBefore/>
          </w:pPr>
        </w:pPrChange>
      </w:pPr>
      <w:del w:id="8988" w:author="peng" w:date="2015-01-22T13:50:00Z">
        <w:r w:rsidDel="001D0125">
          <w:delText>Table </w:delText>
        </w:r>
        <w:r w:rsidR="00C44C9A" w:rsidDel="001D0125">
          <w:fldChar w:fldCharType="begin"/>
        </w:r>
        <w:r w:rsidDel="001D0125">
          <w:delInstrText>SEQ Table \* ARABIC</w:delInstrText>
        </w:r>
        <w:r w:rsidR="00C44C9A" w:rsidDel="001D0125">
          <w:fldChar w:fldCharType="separate"/>
        </w:r>
        <w:r w:rsidR="003455EF" w:rsidDel="001D0125">
          <w:rPr>
            <w:noProof/>
          </w:rPr>
          <w:delText>23</w:delText>
        </w:r>
        <w:r w:rsidR="00C44C9A" w:rsidDel="001D0125">
          <w:fldChar w:fldCharType="end"/>
        </w:r>
        <w:r w:rsidDel="001D0125">
          <w:delText> Associations of Class "RandomForestLearner"</w:delText>
        </w:r>
      </w:del>
    </w:p>
    <w:p w14:paraId="74FB14E9" w14:textId="0474AEC7" w:rsidR="00A54C79" w:rsidDel="002E3101" w:rsidRDefault="00A54C79">
      <w:pPr>
        <w:pStyle w:val="af4"/>
        <w:rPr>
          <w:del w:id="8989" w:author="peng" w:date="2015-01-25T22:17:00Z"/>
        </w:rPr>
        <w:pPrChange w:id="8990" w:author="peng" w:date="2015-01-26T02:41:00Z">
          <w:pPr>
            <w:pStyle w:val="1"/>
            <w:pageBreakBefore/>
          </w:pPr>
        </w:pPrChange>
      </w:pPr>
    </w:p>
    <w:p w14:paraId="5F5E24BB" w14:textId="0B61B913" w:rsidR="00A54C79" w:rsidDel="002E3101" w:rsidRDefault="00A54C79">
      <w:pPr>
        <w:pStyle w:val="af4"/>
        <w:rPr>
          <w:del w:id="8991" w:author="peng" w:date="2015-01-25T22:17:00Z"/>
        </w:rPr>
        <w:pPrChange w:id="8992" w:author="peng" w:date="2015-01-26T02:41:00Z">
          <w:pPr>
            <w:pStyle w:val="1"/>
            <w:pageBreakBefore/>
          </w:pPr>
        </w:pPrChange>
      </w:pPr>
    </w:p>
    <w:p w14:paraId="39B3FDF7" w14:textId="089D8D44" w:rsidR="00A54C79" w:rsidDel="00BF2D15" w:rsidRDefault="00A54C79">
      <w:pPr>
        <w:pStyle w:val="af4"/>
        <w:rPr>
          <w:del w:id="8993" w:author="peng" w:date="2015-01-22T13:56:00Z"/>
        </w:rPr>
        <w:pPrChange w:id="8994" w:author="peng" w:date="2015-01-26T02:41:00Z">
          <w:pPr>
            <w:pStyle w:val="1"/>
            <w:pageBreakBefore/>
          </w:pPr>
        </w:pPrChange>
      </w:pPr>
    </w:p>
    <w:p w14:paraId="4922B303" w14:textId="1F4122CD" w:rsidR="00A54C79" w:rsidDel="00BF2D15" w:rsidRDefault="00A54C79">
      <w:pPr>
        <w:pStyle w:val="af4"/>
        <w:rPr>
          <w:del w:id="8995" w:author="peng" w:date="2015-01-22T13:56:00Z"/>
        </w:rPr>
        <w:pPrChange w:id="8996" w:author="peng" w:date="2015-01-26T02:41:00Z">
          <w:pPr>
            <w:pStyle w:val="1"/>
            <w:pageBreakBefore/>
          </w:pPr>
        </w:pPrChange>
      </w:pPr>
    </w:p>
    <w:p w14:paraId="533A6277" w14:textId="20E0D5B0" w:rsidR="00A54C79" w:rsidDel="00BF2D15" w:rsidRDefault="00A54C79">
      <w:pPr>
        <w:pStyle w:val="af4"/>
        <w:rPr>
          <w:del w:id="8997" w:author="peng" w:date="2015-01-22T13:56:00Z"/>
        </w:rPr>
        <w:pPrChange w:id="8998" w:author="peng" w:date="2015-01-26T02:41:00Z">
          <w:pPr>
            <w:pStyle w:val="1"/>
            <w:pageBreakBefore/>
          </w:pPr>
        </w:pPrChange>
      </w:pPr>
    </w:p>
    <w:p w14:paraId="01E04A0C" w14:textId="6C7271CA" w:rsidR="00A54C79" w:rsidDel="00BF2D15" w:rsidRDefault="00A54C79">
      <w:pPr>
        <w:pStyle w:val="af4"/>
        <w:rPr>
          <w:del w:id="8999" w:author="peng" w:date="2015-01-22T13:56:00Z"/>
        </w:rPr>
        <w:pPrChange w:id="9000" w:author="peng" w:date="2015-01-26T02:41:00Z">
          <w:pPr>
            <w:pStyle w:val="1"/>
            <w:pageBreakBefore/>
          </w:pPr>
        </w:pPrChange>
      </w:pPr>
    </w:p>
    <w:p w14:paraId="14856788" w14:textId="7D843CB4" w:rsidR="00A54C79" w:rsidDel="00BF2D15" w:rsidRDefault="00A54C79">
      <w:pPr>
        <w:pStyle w:val="af4"/>
        <w:rPr>
          <w:del w:id="9001" w:author="peng" w:date="2015-01-22T13:56:00Z"/>
        </w:rPr>
        <w:pPrChange w:id="9002" w:author="peng" w:date="2015-01-26T02:41:00Z">
          <w:pPr>
            <w:pStyle w:val="1"/>
            <w:pageBreakBefore/>
          </w:pPr>
        </w:pPrChange>
      </w:pPr>
    </w:p>
    <w:p w14:paraId="5CE19696" w14:textId="5519BC00" w:rsidR="00A54C79" w:rsidDel="00BF2D15" w:rsidRDefault="00A54C79">
      <w:pPr>
        <w:pStyle w:val="af4"/>
        <w:rPr>
          <w:del w:id="9003" w:author="peng" w:date="2015-01-22T13:56:00Z"/>
        </w:rPr>
        <w:pPrChange w:id="9004" w:author="peng" w:date="2015-01-26T02:41:00Z">
          <w:pPr>
            <w:pStyle w:val="1"/>
            <w:pageBreakBefore/>
          </w:pPr>
        </w:pPrChange>
      </w:pPr>
    </w:p>
    <w:p w14:paraId="555AE297" w14:textId="574E3A85" w:rsidR="00A54C79" w:rsidDel="00BF2D15" w:rsidRDefault="00A54C79">
      <w:pPr>
        <w:pStyle w:val="af4"/>
        <w:rPr>
          <w:del w:id="9005" w:author="peng" w:date="2015-01-22T13:56:00Z"/>
        </w:rPr>
        <w:pPrChange w:id="9006" w:author="peng" w:date="2015-01-26T02:41:00Z">
          <w:pPr>
            <w:pStyle w:val="1"/>
            <w:pageBreakBefore/>
          </w:pPr>
        </w:pPrChange>
      </w:pPr>
    </w:p>
    <w:p w14:paraId="1AB39C7D" w14:textId="2BB79A8C" w:rsidR="00A54C79" w:rsidRPr="00A67851" w:rsidDel="00BF2D15" w:rsidRDefault="00A67851">
      <w:pPr>
        <w:pStyle w:val="af4"/>
        <w:rPr>
          <w:del w:id="9007" w:author="peng" w:date="2015-01-22T13:55:00Z"/>
          <w:lang w:val="fr-FR"/>
        </w:rPr>
        <w:pPrChange w:id="9008" w:author="peng" w:date="2015-01-26T02:41:00Z">
          <w:pPr>
            <w:pStyle w:val="1"/>
            <w:pageBreakBefore/>
          </w:pPr>
        </w:pPrChange>
      </w:pPr>
      <w:del w:id="9009" w:author="peng" w:date="2015-01-22T13:55:00Z">
        <w:r w:rsidRPr="00A67851" w:rsidDel="00BF2D15">
          <w:rPr>
            <w:lang w:val="fr-FR"/>
          </w:rPr>
          <w:delText xml:space="preserve">Préparation de la </w:delText>
        </w:r>
        <w:r w:rsidR="00A54C79" w:rsidRPr="00A67851" w:rsidDel="00BF2D15">
          <w:rPr>
            <w:lang w:val="fr-FR"/>
          </w:rPr>
          <w:delText>Valida</w:delText>
        </w:r>
        <w:r w:rsidR="00A54C79" w:rsidRPr="00A67851" w:rsidDel="00BF2D15">
          <w:rPr>
            <w:rFonts w:hint="eastAsia"/>
            <w:lang w:val="fr-FR"/>
          </w:rPr>
          <w:delText>tion</w:delText>
        </w:r>
      </w:del>
    </w:p>
    <w:p w14:paraId="778734E2" w14:textId="3CCCCCA6" w:rsidR="009C4A3A" w:rsidRPr="00A67851" w:rsidDel="00BF2D15" w:rsidRDefault="009C4A3A">
      <w:pPr>
        <w:pStyle w:val="af4"/>
        <w:rPr>
          <w:del w:id="9010" w:author="peng" w:date="2015-01-22T13:55:00Z"/>
          <w:lang w:val="fr-FR"/>
        </w:rPr>
        <w:pPrChange w:id="9011" w:author="peng" w:date="2015-01-26T02:41:00Z">
          <w:pPr>
            <w:pStyle w:val="1"/>
            <w:pageBreakBefore/>
          </w:pPr>
        </w:pPrChange>
      </w:pPr>
    </w:p>
    <w:p w14:paraId="1904BB43" w14:textId="17D3C596" w:rsidR="009C4A3A" w:rsidRPr="00482D6F" w:rsidDel="00BF2D15" w:rsidRDefault="009C4A3A">
      <w:pPr>
        <w:pStyle w:val="af4"/>
        <w:rPr>
          <w:del w:id="9012" w:author="peng" w:date="2015-01-22T13:55:00Z"/>
          <w:rFonts w:cs="Helvetica"/>
          <w:sz w:val="28"/>
          <w:shd w:val="clear" w:color="auto" w:fill="FFFFFF"/>
        </w:rPr>
        <w:pPrChange w:id="9013" w:author="peng" w:date="2015-01-26T02:41:00Z">
          <w:pPr>
            <w:pStyle w:val="1"/>
            <w:pageBreakBefore/>
          </w:pPr>
        </w:pPrChange>
      </w:pPr>
      <w:del w:id="9014" w:author="peng" w:date="2015-01-22T13:55:00Z">
        <w:r w:rsidRPr="00482D6F" w:rsidDel="00BF2D15">
          <w:rPr>
            <w:rFonts w:cs="Helvetica"/>
            <w:i w:val="0"/>
            <w:sz w:val="28"/>
            <w:shd w:val="clear" w:color="auto" w:fill="FFFFFF"/>
          </w:rPr>
          <w:delText xml:space="preserve">Using framework JUnit as validation tool. </w:delText>
        </w:r>
      </w:del>
    </w:p>
    <w:p w14:paraId="6590C83D" w14:textId="3C129717" w:rsidR="00482D6F" w:rsidRPr="00482D6F" w:rsidDel="00BF2D15" w:rsidRDefault="009C4A3A">
      <w:pPr>
        <w:pStyle w:val="af4"/>
        <w:rPr>
          <w:del w:id="9015" w:author="peng" w:date="2015-01-22T13:55:00Z"/>
          <w:rFonts w:cs="Helvetica"/>
          <w:b w:val="0"/>
          <w:color w:val="141823"/>
          <w:sz w:val="28"/>
          <w:shd w:val="clear" w:color="auto" w:fill="FFFFFF"/>
        </w:rPr>
        <w:pPrChange w:id="9016" w:author="peng" w:date="2015-01-26T02:41:00Z">
          <w:pPr>
            <w:pStyle w:val="1"/>
            <w:pageBreakBefore/>
          </w:pPr>
        </w:pPrChange>
      </w:pPr>
      <w:del w:id="9017" w:author="peng" w:date="2015-01-22T13:55:00Z">
        <w:r w:rsidRPr="00482D6F" w:rsidDel="00BF2D15">
          <w:rPr>
            <w:rFonts w:cs="Helvetica"/>
            <w:color w:val="141823"/>
            <w:sz w:val="28"/>
            <w:shd w:val="clear" w:color="auto" w:fill="FFFFFF"/>
          </w:rPr>
          <w:delText xml:space="preserve">Create basic test cases for methods and attributes value. </w:delText>
        </w:r>
      </w:del>
    </w:p>
    <w:p w14:paraId="7E5EB043" w14:textId="303B1583" w:rsidR="00482D6F" w:rsidDel="00BF2D15" w:rsidRDefault="00482D6F">
      <w:pPr>
        <w:pStyle w:val="af4"/>
        <w:rPr>
          <w:del w:id="9018" w:author="peng" w:date="2015-01-22T13:55:00Z"/>
          <w:rFonts w:cs="Helvetica"/>
          <w:color w:val="141823"/>
          <w:sz w:val="28"/>
          <w:shd w:val="clear" w:color="auto" w:fill="FFFFFF"/>
        </w:rPr>
        <w:pPrChange w:id="9019" w:author="peng" w:date="2015-01-26T02:41:00Z">
          <w:pPr>
            <w:pStyle w:val="1"/>
            <w:pageBreakBefore/>
          </w:pPr>
        </w:pPrChange>
      </w:pPr>
    </w:p>
    <w:p w14:paraId="119CEDF5" w14:textId="19D01FBA" w:rsidR="009C4A3A" w:rsidDel="00BF2D15" w:rsidRDefault="009C4A3A">
      <w:pPr>
        <w:pStyle w:val="af4"/>
        <w:rPr>
          <w:del w:id="9020" w:author="peng" w:date="2015-01-22T13:55:00Z"/>
          <w:rFonts w:cs="Helvetica"/>
          <w:color w:val="141823"/>
          <w:sz w:val="28"/>
          <w:shd w:val="clear" w:color="auto" w:fill="FFFFFF"/>
        </w:rPr>
        <w:pPrChange w:id="9021" w:author="peng" w:date="2015-01-26T02:41:00Z">
          <w:pPr>
            <w:pStyle w:val="1"/>
            <w:pageBreakBefore/>
          </w:pPr>
        </w:pPrChange>
      </w:pPr>
      <w:del w:id="9022" w:author="peng" w:date="2015-01-22T13:55:00Z">
        <w:r w:rsidRPr="00482D6F" w:rsidDel="00BF2D15">
          <w:rPr>
            <w:rFonts w:cs="Helvetica"/>
            <w:color w:val="141823"/>
            <w:sz w:val="28"/>
            <w:shd w:val="clear" w:color="auto" w:fill="FFFFFF"/>
          </w:rPr>
          <w:delText>Ex: For TreeNode we test if the parent.leftNode, parent.rightNode are not null, or if parent.isLeaf is false when this.isLeaf is true. For DecisionTree we test if saveToString() returns the correct string representation of simple trees.</w:delText>
        </w:r>
      </w:del>
    </w:p>
    <w:p w14:paraId="4C618DF8" w14:textId="605DE16F" w:rsidR="00A67851" w:rsidRPr="00482D6F" w:rsidDel="00BF2D15" w:rsidRDefault="00A67851">
      <w:pPr>
        <w:pStyle w:val="af4"/>
        <w:rPr>
          <w:del w:id="9023" w:author="peng" w:date="2015-01-22T13:55:00Z"/>
          <w:rFonts w:cs="Helvetica"/>
          <w:color w:val="141823"/>
          <w:sz w:val="28"/>
          <w:shd w:val="clear" w:color="auto" w:fill="FFFFFF"/>
        </w:rPr>
        <w:pPrChange w:id="9024" w:author="peng" w:date="2015-01-26T02:41:00Z">
          <w:pPr>
            <w:pStyle w:val="1"/>
            <w:pageBreakBefore/>
          </w:pPr>
        </w:pPrChange>
      </w:pPr>
    </w:p>
    <w:p w14:paraId="55904540" w14:textId="0C9E4861" w:rsidR="009C4A3A" w:rsidRPr="00A67851" w:rsidDel="00BF2D15" w:rsidRDefault="009C4A3A">
      <w:pPr>
        <w:pStyle w:val="af4"/>
        <w:rPr>
          <w:del w:id="9025" w:author="peng" w:date="2015-01-22T13:55:00Z"/>
          <w:rFonts w:cs="Helvetica"/>
          <w:b w:val="0"/>
          <w:color w:val="141823"/>
          <w:sz w:val="28"/>
          <w:shd w:val="clear" w:color="auto" w:fill="FFFFFF"/>
        </w:rPr>
        <w:pPrChange w:id="9026" w:author="peng" w:date="2015-01-26T02:41:00Z">
          <w:pPr>
            <w:pStyle w:val="1"/>
            <w:pageBreakBefore/>
          </w:pPr>
        </w:pPrChange>
      </w:pPr>
      <w:del w:id="9027" w:author="peng" w:date="2015-01-22T13:55:00Z">
        <w:r w:rsidRPr="00A67851" w:rsidDel="00BF2D15">
          <w:rPr>
            <w:rFonts w:cs="Helvetica"/>
            <w:color w:val="141823"/>
            <w:sz w:val="28"/>
            <w:shd w:val="clear" w:color="auto" w:fill="FFFFFF"/>
          </w:rPr>
          <w:delText xml:space="preserve">Create boundary test cases methods and attributes value. </w:delText>
        </w:r>
      </w:del>
    </w:p>
    <w:p w14:paraId="1ABD8025" w14:textId="2F4B57AE" w:rsidR="00A67851" w:rsidRPr="00A67851" w:rsidDel="00BF2D15" w:rsidRDefault="00A67851">
      <w:pPr>
        <w:pStyle w:val="af4"/>
        <w:rPr>
          <w:del w:id="9028" w:author="peng" w:date="2015-01-22T13:55:00Z"/>
          <w:rFonts w:cs="Helvetica"/>
          <w:b w:val="0"/>
          <w:color w:val="141823"/>
          <w:sz w:val="28"/>
          <w:shd w:val="clear" w:color="auto" w:fill="FFFFFF"/>
        </w:rPr>
        <w:pPrChange w:id="9029" w:author="peng" w:date="2015-01-26T02:41:00Z">
          <w:pPr>
            <w:pStyle w:val="1"/>
            <w:pageBreakBefore/>
          </w:pPr>
        </w:pPrChange>
      </w:pPr>
    </w:p>
    <w:p w14:paraId="72E9C163" w14:textId="650EC295" w:rsidR="009C4A3A" w:rsidRPr="00A67851" w:rsidDel="00BF2D15" w:rsidRDefault="009C4A3A">
      <w:pPr>
        <w:pStyle w:val="af4"/>
        <w:rPr>
          <w:del w:id="9030" w:author="peng" w:date="2015-01-22T13:55:00Z"/>
          <w:rFonts w:cs="Helvetica"/>
          <w:b w:val="0"/>
          <w:color w:val="141823"/>
          <w:sz w:val="28"/>
          <w:shd w:val="clear" w:color="auto" w:fill="FFFFFF"/>
        </w:rPr>
        <w:pPrChange w:id="9031" w:author="peng" w:date="2015-01-26T02:41:00Z">
          <w:pPr>
            <w:pStyle w:val="1"/>
            <w:pageBreakBefore/>
          </w:pPr>
        </w:pPrChange>
      </w:pPr>
      <w:del w:id="9032" w:author="peng" w:date="2015-01-22T13:55:00Z">
        <w:r w:rsidRPr="00A67851" w:rsidDel="00BF2D15">
          <w:rPr>
            <w:rFonts w:cs="Helvetica"/>
            <w:color w:val="141823"/>
            <w:sz w:val="28"/>
            <w:shd w:val="clear" w:color="auto" w:fill="FFFFFF"/>
          </w:rPr>
          <w:delText xml:space="preserve">Create simple training data for DecisionTree and see if it creates the tree with best performance. </w:delText>
        </w:r>
      </w:del>
    </w:p>
    <w:p w14:paraId="0CACEAC7" w14:textId="024BA7F9" w:rsidR="00A67851" w:rsidRPr="00A67851" w:rsidDel="00BF2D15" w:rsidRDefault="00A67851">
      <w:pPr>
        <w:pStyle w:val="af4"/>
        <w:rPr>
          <w:del w:id="9033" w:author="peng" w:date="2015-01-22T13:55:00Z"/>
          <w:rFonts w:cs="Helvetica"/>
          <w:b w:val="0"/>
          <w:color w:val="141823"/>
          <w:sz w:val="28"/>
          <w:shd w:val="clear" w:color="auto" w:fill="FFFFFF"/>
        </w:rPr>
        <w:pPrChange w:id="9034" w:author="peng" w:date="2015-01-26T02:41:00Z">
          <w:pPr>
            <w:pStyle w:val="1"/>
            <w:pageBreakBefore/>
          </w:pPr>
        </w:pPrChange>
      </w:pPr>
    </w:p>
    <w:p w14:paraId="60B798DA" w14:textId="28458699" w:rsidR="009C4A3A" w:rsidDel="00BF2D15" w:rsidRDefault="009C4A3A">
      <w:pPr>
        <w:pStyle w:val="af4"/>
        <w:rPr>
          <w:del w:id="9035" w:author="peng" w:date="2015-01-22T13:55:00Z"/>
          <w:rFonts w:cs="Helvetica"/>
          <w:b w:val="0"/>
          <w:color w:val="141823"/>
          <w:sz w:val="28"/>
          <w:shd w:val="clear" w:color="auto" w:fill="FFFFFF"/>
        </w:rPr>
        <w:pPrChange w:id="9036" w:author="peng" w:date="2015-01-26T02:41:00Z">
          <w:pPr>
            <w:pStyle w:val="1"/>
            <w:pageBreakBefore/>
          </w:pPr>
        </w:pPrChange>
      </w:pPr>
      <w:del w:id="9037" w:author="peng" w:date="2015-01-22T13:55:00Z">
        <w:r w:rsidRPr="00482D6F" w:rsidDel="00BF2D15">
          <w:rPr>
            <w:rFonts w:cs="Helvetica"/>
            <w:color w:val="141823"/>
            <w:sz w:val="28"/>
            <w:shd w:val="clear" w:color="auto" w:fill="FFFFFF"/>
          </w:rPr>
          <w:delText>4. Create simple training data for RandomForestLearner and see if the forest matches the pre-calculated forest.</w:delText>
        </w:r>
      </w:del>
    </w:p>
    <w:p w14:paraId="7E6FC4C0" w14:textId="0E495A73" w:rsidR="00A67851" w:rsidDel="00BF2D15" w:rsidRDefault="00A67851">
      <w:pPr>
        <w:pStyle w:val="af4"/>
        <w:rPr>
          <w:del w:id="9038" w:author="peng" w:date="2015-01-22T13:55:00Z"/>
          <w:rFonts w:cs="Helvetica"/>
          <w:b w:val="0"/>
          <w:color w:val="141823"/>
          <w:sz w:val="28"/>
          <w:shd w:val="clear" w:color="auto" w:fill="FFFFFF"/>
        </w:rPr>
        <w:pPrChange w:id="9039" w:author="peng" w:date="2015-01-26T02:41:00Z">
          <w:pPr>
            <w:pStyle w:val="1"/>
            <w:pageBreakBefore/>
          </w:pPr>
        </w:pPrChange>
      </w:pPr>
    </w:p>
    <w:p w14:paraId="20DBE69F" w14:textId="2F1FB077" w:rsidR="00A67851" w:rsidDel="00BF2D15" w:rsidRDefault="00A67851">
      <w:pPr>
        <w:pStyle w:val="af4"/>
        <w:rPr>
          <w:del w:id="9040" w:author="peng" w:date="2015-01-22T13:55:00Z"/>
          <w:rFonts w:cs="Helvetica"/>
          <w:b w:val="0"/>
          <w:color w:val="141823"/>
          <w:sz w:val="28"/>
          <w:shd w:val="clear" w:color="auto" w:fill="FFFFFF"/>
        </w:rPr>
        <w:pPrChange w:id="9041" w:author="peng" w:date="2015-01-26T02:41:00Z">
          <w:pPr>
            <w:pStyle w:val="1"/>
            <w:pageBreakBefore/>
          </w:pPr>
        </w:pPrChange>
      </w:pPr>
    </w:p>
    <w:p w14:paraId="2F2B38C1" w14:textId="6DC19208" w:rsidR="00A67851" w:rsidDel="00BF2D15" w:rsidRDefault="00A67851">
      <w:pPr>
        <w:pStyle w:val="af4"/>
        <w:rPr>
          <w:del w:id="9042" w:author="peng" w:date="2015-01-22T13:55:00Z"/>
          <w:rFonts w:cs="Helvetica"/>
          <w:b w:val="0"/>
          <w:color w:val="141823"/>
          <w:sz w:val="28"/>
          <w:shd w:val="clear" w:color="auto" w:fill="FFFFFF"/>
        </w:rPr>
        <w:pPrChange w:id="9043" w:author="peng" w:date="2015-01-26T02:41:00Z">
          <w:pPr>
            <w:pStyle w:val="1"/>
            <w:pageBreakBefore/>
          </w:pPr>
        </w:pPrChange>
      </w:pPr>
    </w:p>
    <w:p w14:paraId="282D1989" w14:textId="360C1DB7" w:rsidR="00A67851" w:rsidDel="00BF2D15" w:rsidRDefault="00A67851">
      <w:pPr>
        <w:pStyle w:val="af4"/>
        <w:rPr>
          <w:del w:id="9044" w:author="peng" w:date="2015-01-22T13:55:00Z"/>
          <w:rFonts w:cs="Helvetica"/>
          <w:b w:val="0"/>
          <w:color w:val="141823"/>
          <w:sz w:val="28"/>
          <w:shd w:val="clear" w:color="auto" w:fill="FFFFFF"/>
        </w:rPr>
        <w:pPrChange w:id="9045" w:author="peng" w:date="2015-01-26T02:41:00Z">
          <w:pPr>
            <w:pStyle w:val="1"/>
            <w:pageBreakBefore/>
          </w:pPr>
        </w:pPrChange>
      </w:pPr>
    </w:p>
    <w:p w14:paraId="653952F1" w14:textId="09DCC309" w:rsidR="00A67851" w:rsidDel="00BF2D15" w:rsidRDefault="00A67851">
      <w:pPr>
        <w:pStyle w:val="af4"/>
        <w:rPr>
          <w:del w:id="9046" w:author="peng" w:date="2015-01-22T13:55:00Z"/>
          <w:rFonts w:cs="Helvetica"/>
          <w:b w:val="0"/>
          <w:color w:val="141823"/>
          <w:sz w:val="28"/>
          <w:shd w:val="clear" w:color="auto" w:fill="FFFFFF"/>
        </w:rPr>
        <w:pPrChange w:id="9047" w:author="peng" w:date="2015-01-26T02:41:00Z">
          <w:pPr>
            <w:pStyle w:val="1"/>
            <w:pageBreakBefore/>
          </w:pPr>
        </w:pPrChange>
      </w:pPr>
    </w:p>
    <w:p w14:paraId="632FCDE7" w14:textId="7532E3AB" w:rsidR="00A67851" w:rsidDel="00BF2D15" w:rsidRDefault="00A67851">
      <w:pPr>
        <w:pStyle w:val="af4"/>
        <w:rPr>
          <w:del w:id="9048" w:author="peng" w:date="2015-01-22T13:55:00Z"/>
          <w:rFonts w:cs="Helvetica"/>
          <w:b w:val="0"/>
          <w:color w:val="141823"/>
          <w:sz w:val="28"/>
          <w:shd w:val="clear" w:color="auto" w:fill="FFFFFF"/>
        </w:rPr>
        <w:pPrChange w:id="9049" w:author="peng" w:date="2015-01-26T02:41:00Z">
          <w:pPr>
            <w:pStyle w:val="1"/>
            <w:pageBreakBefore/>
          </w:pPr>
        </w:pPrChange>
      </w:pPr>
    </w:p>
    <w:p w14:paraId="3BFAF567" w14:textId="3C550830" w:rsidR="00A67851" w:rsidDel="00BF2D15" w:rsidRDefault="00A67851">
      <w:pPr>
        <w:pStyle w:val="af4"/>
        <w:rPr>
          <w:del w:id="9050" w:author="peng" w:date="2015-01-22T13:55:00Z"/>
          <w:rFonts w:cs="Helvetica"/>
          <w:b w:val="0"/>
          <w:color w:val="141823"/>
          <w:sz w:val="28"/>
          <w:shd w:val="clear" w:color="auto" w:fill="FFFFFF"/>
        </w:rPr>
        <w:pPrChange w:id="9051" w:author="peng" w:date="2015-01-26T02:41:00Z">
          <w:pPr>
            <w:pStyle w:val="1"/>
            <w:pageBreakBefore/>
          </w:pPr>
        </w:pPrChange>
      </w:pPr>
    </w:p>
    <w:p w14:paraId="25A54C22" w14:textId="2527F706" w:rsidR="00A67851" w:rsidDel="00BF2D15" w:rsidRDefault="00A67851">
      <w:pPr>
        <w:pStyle w:val="af4"/>
        <w:rPr>
          <w:del w:id="9052" w:author="peng" w:date="2015-01-22T13:55:00Z"/>
          <w:rFonts w:cs="Helvetica"/>
          <w:b w:val="0"/>
          <w:color w:val="141823"/>
          <w:sz w:val="28"/>
          <w:shd w:val="clear" w:color="auto" w:fill="FFFFFF"/>
        </w:rPr>
        <w:pPrChange w:id="9053" w:author="peng" w:date="2015-01-26T02:41:00Z">
          <w:pPr>
            <w:pStyle w:val="1"/>
            <w:pageBreakBefore/>
          </w:pPr>
        </w:pPrChange>
      </w:pPr>
    </w:p>
    <w:p w14:paraId="5166746A" w14:textId="093C7601" w:rsidR="00A67851" w:rsidDel="00BF2D15" w:rsidRDefault="00A67851">
      <w:pPr>
        <w:pStyle w:val="af4"/>
        <w:rPr>
          <w:del w:id="9054" w:author="peng" w:date="2015-01-22T13:55:00Z"/>
          <w:rFonts w:cs="Helvetica"/>
          <w:b w:val="0"/>
          <w:color w:val="141823"/>
          <w:sz w:val="28"/>
          <w:shd w:val="clear" w:color="auto" w:fill="FFFFFF"/>
        </w:rPr>
        <w:pPrChange w:id="9055" w:author="peng" w:date="2015-01-26T02:41:00Z">
          <w:pPr>
            <w:pStyle w:val="1"/>
            <w:pageBreakBefore/>
          </w:pPr>
        </w:pPrChange>
      </w:pPr>
    </w:p>
    <w:p w14:paraId="628CEBF5" w14:textId="6F87A927" w:rsidR="00A67851" w:rsidDel="00BF2D15" w:rsidRDefault="00A67851">
      <w:pPr>
        <w:pStyle w:val="af4"/>
        <w:rPr>
          <w:del w:id="9056" w:author="peng" w:date="2015-01-22T13:55:00Z"/>
          <w:rFonts w:cs="Helvetica"/>
          <w:b w:val="0"/>
          <w:color w:val="141823"/>
          <w:sz w:val="28"/>
          <w:shd w:val="clear" w:color="auto" w:fill="FFFFFF"/>
        </w:rPr>
        <w:pPrChange w:id="9057" w:author="peng" w:date="2015-01-26T02:41:00Z">
          <w:pPr>
            <w:pStyle w:val="1"/>
            <w:pageBreakBefore/>
          </w:pPr>
        </w:pPrChange>
      </w:pPr>
    </w:p>
    <w:p w14:paraId="534513F5" w14:textId="42711E20" w:rsidR="00A67851" w:rsidDel="00BF2D15" w:rsidRDefault="00A67851">
      <w:pPr>
        <w:pStyle w:val="af4"/>
        <w:rPr>
          <w:del w:id="9058" w:author="peng" w:date="2015-01-22T13:55:00Z"/>
          <w:rFonts w:cs="Helvetica"/>
          <w:b w:val="0"/>
          <w:color w:val="141823"/>
          <w:sz w:val="28"/>
          <w:shd w:val="clear" w:color="auto" w:fill="FFFFFF"/>
        </w:rPr>
        <w:pPrChange w:id="9059" w:author="peng" w:date="2015-01-26T02:41:00Z">
          <w:pPr>
            <w:pStyle w:val="1"/>
            <w:pageBreakBefore/>
          </w:pPr>
        </w:pPrChange>
      </w:pPr>
    </w:p>
    <w:p w14:paraId="1C1B84CF" w14:textId="6C8E8035" w:rsidR="00A54C79" w:rsidDel="00BF2D15" w:rsidRDefault="00A67851">
      <w:pPr>
        <w:pStyle w:val="af4"/>
        <w:rPr>
          <w:del w:id="9060" w:author="peng" w:date="2015-01-22T13:56:00Z"/>
        </w:rPr>
        <w:pPrChange w:id="9061" w:author="peng" w:date="2015-01-26T02:41:00Z">
          <w:pPr>
            <w:pStyle w:val="1"/>
            <w:pageBreakBefore/>
          </w:pPr>
        </w:pPrChange>
      </w:pPr>
      <w:del w:id="9062" w:author="peng" w:date="2015-01-22T13:56:00Z">
        <w:r w:rsidRPr="00A67851" w:rsidDel="00BF2D15">
          <w:delText>Répartition des tâches +</w:delText>
        </w:r>
        <w:r w:rsidRPr="00A67851" w:rsidDel="00BF2D15">
          <w:rPr>
            <w:rFonts w:hint="eastAsia"/>
          </w:rPr>
          <w:delText xml:space="preserve"> </w:delText>
        </w:r>
        <w:r w:rsidR="009C4A3A" w:rsidRPr="009C4A3A" w:rsidDel="00BF2D15">
          <w:rPr>
            <w:rFonts w:hint="eastAsia"/>
          </w:rPr>
          <w:delText>É</w:delText>
        </w:r>
        <w:r w:rsidR="009C4A3A" w:rsidRPr="009C4A3A" w:rsidDel="00BF2D15">
          <w:delText>chéancier</w:delText>
        </w:r>
      </w:del>
    </w:p>
    <w:p w14:paraId="66C2B4C4" w14:textId="7658D801" w:rsidR="00A67851" w:rsidRPr="00A67851" w:rsidDel="00BF2D15" w:rsidRDefault="00A67851">
      <w:pPr>
        <w:pStyle w:val="af4"/>
        <w:rPr>
          <w:del w:id="9063" w:author="peng" w:date="2015-01-22T13:56:00Z"/>
          <w:rFonts w:cs="Helvetica"/>
          <w:sz w:val="28"/>
          <w:shd w:val="clear" w:color="auto" w:fill="FFFFFF"/>
        </w:rPr>
        <w:pPrChange w:id="9064" w:author="peng" w:date="2015-01-26T02:41:00Z">
          <w:pPr>
            <w:pStyle w:val="1"/>
            <w:pageBreakBefore/>
          </w:pPr>
        </w:pPrChange>
      </w:pPr>
      <w:del w:id="9065" w:author="peng" w:date="2015-01-22T13:56:00Z">
        <w:r w:rsidRPr="00A67851" w:rsidDel="00BF2D15">
          <w:rPr>
            <w:sz w:val="28"/>
            <w:lang w:eastAsia="zh-TW"/>
          </w:rPr>
          <w:delText>Micha</w:delText>
        </w:r>
        <w:r w:rsidRPr="00A67851" w:rsidDel="00BF2D15">
          <w:rPr>
            <w:rFonts w:cs="Cambria"/>
            <w:sz w:val="28"/>
            <w:lang w:eastAsia="zh-TW"/>
          </w:rPr>
          <w:delText>ł</w:delText>
        </w:r>
        <w:r w:rsidRPr="00A67851" w:rsidDel="00BF2D15">
          <w:rPr>
            <w:sz w:val="28"/>
            <w:lang w:eastAsia="zh-TW"/>
          </w:rPr>
          <w:delText xml:space="preserve"> Pomara</w:delText>
        </w:r>
        <w:r w:rsidRPr="00A67851" w:rsidDel="00BF2D15">
          <w:rPr>
            <w:rFonts w:cs="Cambria"/>
            <w:sz w:val="28"/>
            <w:lang w:eastAsia="zh-TW"/>
          </w:rPr>
          <w:delText>ń</w:delText>
        </w:r>
        <w:r w:rsidRPr="00A67851" w:rsidDel="00BF2D15">
          <w:rPr>
            <w:sz w:val="28"/>
            <w:lang w:eastAsia="zh-TW"/>
          </w:rPr>
          <w:delText>ski</w:delText>
        </w:r>
        <w:r w:rsidDel="00BF2D15">
          <w:rPr>
            <w:sz w:val="28"/>
            <w:lang w:eastAsia="zh-TW"/>
          </w:rPr>
          <w:delText xml:space="preserve"> </w:delText>
        </w:r>
        <w:r w:rsidRPr="00A67851" w:rsidDel="00BF2D15">
          <w:rPr>
            <w:rFonts w:cs="Helvetica"/>
            <w:sz w:val="28"/>
            <w:shd w:val="clear" w:color="auto" w:fill="FFFFFF"/>
          </w:rPr>
          <w:delText>: testing program, random forest, test cases</w:delText>
        </w:r>
      </w:del>
    </w:p>
    <w:p w14:paraId="569DAC8D" w14:textId="39F574F0" w:rsidR="00A67851" w:rsidRPr="00A67851" w:rsidDel="00BF2D15" w:rsidRDefault="00A67851">
      <w:pPr>
        <w:pStyle w:val="af4"/>
        <w:rPr>
          <w:del w:id="9066" w:author="peng" w:date="2015-01-22T13:56:00Z"/>
          <w:rFonts w:cs="Helvetica"/>
          <w:sz w:val="28"/>
          <w:shd w:val="clear" w:color="auto" w:fill="FFFFFF"/>
        </w:rPr>
        <w:pPrChange w:id="9067" w:author="peng" w:date="2015-01-26T02:41:00Z">
          <w:pPr>
            <w:pStyle w:val="1"/>
            <w:pageBreakBefore/>
          </w:pPr>
        </w:pPrChange>
      </w:pPr>
      <w:del w:id="9068" w:author="peng" w:date="2015-01-22T13:56:00Z">
        <w:r w:rsidRPr="00A67851" w:rsidDel="00BF2D15">
          <w:rPr>
            <w:sz w:val="28"/>
            <w:lang w:eastAsia="zh-TW"/>
          </w:rPr>
          <w:delText>Po-Tsung CHIU</w:delText>
        </w:r>
        <w:r w:rsidDel="00BF2D15">
          <w:rPr>
            <w:sz w:val="28"/>
            <w:lang w:eastAsia="zh-TW"/>
          </w:rPr>
          <w:delText xml:space="preserve"> </w:delText>
        </w:r>
        <w:r w:rsidRPr="00A67851" w:rsidDel="00BF2D15">
          <w:rPr>
            <w:rFonts w:cs="Helvetica"/>
            <w:sz w:val="28"/>
            <w:shd w:val="clear" w:color="auto" w:fill="FFFFFF"/>
          </w:rPr>
          <w:delText xml:space="preserve">: decision tree, tree node, random forest, test cases </w:delText>
        </w:r>
      </w:del>
    </w:p>
    <w:p w14:paraId="79F185E5" w14:textId="1E684F38" w:rsidR="00A67851" w:rsidRPr="00A67851" w:rsidDel="00BF2D15" w:rsidRDefault="00A67851">
      <w:pPr>
        <w:pStyle w:val="af4"/>
        <w:rPr>
          <w:del w:id="9069" w:author="peng" w:date="2015-01-22T13:56:00Z"/>
          <w:b w:val="0"/>
          <w:sz w:val="28"/>
        </w:rPr>
        <w:pPrChange w:id="9070" w:author="peng" w:date="2015-01-26T02:41:00Z">
          <w:pPr>
            <w:pStyle w:val="1"/>
            <w:pageBreakBefore/>
          </w:pPr>
        </w:pPrChange>
      </w:pPr>
      <w:del w:id="9071" w:author="peng" w:date="2015-01-22T13:56:00Z">
        <w:r w:rsidRPr="00A67851" w:rsidDel="00BF2D15">
          <w:rPr>
            <w:rFonts w:cs="Helvetica"/>
            <w:sz w:val="28"/>
            <w:shd w:val="clear" w:color="auto" w:fill="FFFFFF"/>
            <w:lang w:val="ru-RU"/>
          </w:rPr>
          <w:delText>С</w:delText>
        </w:r>
        <w:r w:rsidRPr="00A67851" w:rsidDel="00BF2D15">
          <w:rPr>
            <w:rFonts w:cs="Helvetica"/>
            <w:sz w:val="28"/>
            <w:shd w:val="clear" w:color="auto" w:fill="FFFFFF"/>
            <w:lang w:eastAsia="zh-TW"/>
          </w:rPr>
          <w:delText>hun-Jen PENG</w:delText>
        </w:r>
        <w:r w:rsidDel="00BF2D15">
          <w:rPr>
            <w:rFonts w:cs="Helvetica"/>
            <w:sz w:val="28"/>
            <w:shd w:val="clear" w:color="auto" w:fill="FFFFFF"/>
            <w:lang w:eastAsia="zh-TW"/>
          </w:rPr>
          <w:delText xml:space="preserve"> </w:delText>
        </w:r>
        <w:r w:rsidRPr="00A67851" w:rsidDel="00BF2D15">
          <w:rPr>
            <w:rFonts w:cs="Helvetica"/>
            <w:sz w:val="28"/>
            <w:shd w:val="clear" w:color="auto" w:fill="FFFFFF"/>
          </w:rPr>
          <w:delText>: HOG, random forest, test cases</w:delText>
        </w:r>
      </w:del>
    </w:p>
    <w:p w14:paraId="41AA98E1" w14:textId="6ABF68D6" w:rsidR="00A54C79" w:rsidRPr="00A54C79" w:rsidRDefault="009C4A3A">
      <w:pPr>
        <w:pStyle w:val="af4"/>
        <w:pPrChange w:id="9072" w:author="peng" w:date="2015-01-26T02:41:00Z">
          <w:pPr>
            <w:pStyle w:val="1"/>
            <w:pageBreakBefore/>
          </w:pPr>
        </w:pPrChange>
      </w:pPr>
      <w:del w:id="9073" w:author="peng" w:date="2015-01-22T13:56:00Z">
        <w:r w:rsidDel="00BF2D15">
          <w:rPr>
            <w:noProof/>
            <w:lang w:eastAsia="zh-TW"/>
          </w:rPr>
          <w:drawing>
            <wp:inline distT="0" distB="0" distL="0" distR="0" wp14:anchorId="7DDCD8C8" wp14:editId="66732781">
              <wp:extent cx="4807450" cy="37147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1.png"/>
                      <pic:cNvPicPr/>
                    </pic:nvPicPr>
                    <pic:blipFill>
                      <a:blip r:embed="rId55">
                        <a:extLst>
                          <a:ext uri="{28A0092B-C50C-407E-A947-70E740481C1C}">
                            <a14:useLocalDpi xmlns:a14="http://schemas.microsoft.com/office/drawing/2010/main" val="0"/>
                          </a:ext>
                        </a:extLst>
                      </a:blip>
                      <a:stretch>
                        <a:fillRect/>
                      </a:stretch>
                    </pic:blipFill>
                    <pic:spPr>
                      <a:xfrm>
                        <a:off x="0" y="0"/>
                        <a:ext cx="4829838" cy="3732050"/>
                      </a:xfrm>
                      <a:prstGeom prst="rect">
                        <a:avLst/>
                      </a:prstGeom>
                    </pic:spPr>
                  </pic:pic>
                </a:graphicData>
              </a:graphic>
            </wp:inline>
          </w:drawing>
        </w:r>
        <w:r w:rsidDel="00BF2D15">
          <w:rPr>
            <w:noProof/>
            <w:lang w:eastAsia="zh-TW"/>
          </w:rPr>
          <w:drawing>
            <wp:inline distT="0" distB="0" distL="0" distR="0" wp14:anchorId="5E18F4E1" wp14:editId="4C25C5F0">
              <wp:extent cx="4832102" cy="3733800"/>
              <wp:effectExtent l="0" t="0" r="698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dule-2.png"/>
                      <pic:cNvPicPr/>
                    </pic:nvPicPr>
                    <pic:blipFill>
                      <a:blip r:embed="rId56">
                        <a:extLst>
                          <a:ext uri="{28A0092B-C50C-407E-A947-70E740481C1C}">
                            <a14:useLocalDpi xmlns:a14="http://schemas.microsoft.com/office/drawing/2010/main" val="0"/>
                          </a:ext>
                        </a:extLst>
                      </a:blip>
                      <a:stretch>
                        <a:fillRect/>
                      </a:stretch>
                    </pic:blipFill>
                    <pic:spPr>
                      <a:xfrm>
                        <a:off x="0" y="0"/>
                        <a:ext cx="4844277" cy="3743208"/>
                      </a:xfrm>
                      <a:prstGeom prst="rect">
                        <a:avLst/>
                      </a:prstGeom>
                    </pic:spPr>
                  </pic:pic>
                </a:graphicData>
              </a:graphic>
            </wp:inline>
          </w:drawing>
        </w:r>
      </w:del>
    </w:p>
    <w:sectPr w:rsidR="00A54C79" w:rsidRPr="00A54C79" w:rsidSect="005F5479">
      <w:headerReference w:type="default" r:id="rId57"/>
      <w:footerReference w:type="default" r:id="rId58"/>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8" w:author="me" w:date="2014-11-12T13:54:00Z" w:initials="fm">
    <w:p w14:paraId="16B1E1A2" w14:textId="77777777" w:rsidR="00420066" w:rsidRPr="00141A65" w:rsidRDefault="00420066">
      <w:pPr>
        <w:pStyle w:val="af8"/>
        <w:rPr>
          <w:lang w:val="fr-FR"/>
        </w:rPr>
      </w:pPr>
      <w:r>
        <w:rPr>
          <w:rStyle w:val="afa"/>
        </w:rPr>
        <w:annotationRef/>
      </w:r>
      <w:r w:rsidRPr="00141A65">
        <w:rPr>
          <w:lang w:val="fr-FR"/>
        </w:rPr>
        <w:t>Plutôt des “include” que des “extend” d</w:t>
      </w:r>
      <w:r>
        <w:rPr>
          <w:lang w:val="fr-FR"/>
        </w:rPr>
        <w:t>ans le rectangle rouge</w:t>
      </w:r>
    </w:p>
  </w:comment>
  <w:comment w:id="6450" w:author="me" w:date="2014-11-12T11:58:00Z" w:initials="fm">
    <w:p w14:paraId="4129BC93" w14:textId="77777777" w:rsidR="00420066" w:rsidRDefault="00420066">
      <w:pPr>
        <w:pStyle w:val="af8"/>
      </w:pPr>
      <w:r>
        <w:rPr>
          <w:rStyle w:val="afa"/>
        </w:rPr>
        <w:annotationRef/>
      </w:r>
      <w:r>
        <w:t>Calculate histograms for each CELL</w:t>
      </w:r>
    </w:p>
  </w:comment>
  <w:comment w:id="6904" w:author="me" w:date="2014-11-12T12:02:00Z" w:initials="fm">
    <w:p w14:paraId="79341A22" w14:textId="77777777" w:rsidR="00420066" w:rsidRDefault="00420066">
      <w:pPr>
        <w:pStyle w:val="af8"/>
      </w:pPr>
      <w:r>
        <w:rPr>
          <w:rStyle w:val="afa"/>
        </w:rPr>
        <w:annotationRef/>
      </w:r>
      <w:r>
        <w:t>Unclear what exactly are these parameters…</w:t>
      </w:r>
    </w:p>
  </w:comment>
  <w:comment w:id="6910" w:author="me" w:date="2014-11-12T15:38:00Z" w:initials="fm">
    <w:p w14:paraId="5EDB762C" w14:textId="77777777" w:rsidR="00420066" w:rsidRDefault="00420066">
      <w:pPr>
        <w:pStyle w:val="af8"/>
      </w:pPr>
      <w:r>
        <w:rPr>
          <w:rStyle w:val="afa"/>
        </w:rPr>
        <w:annotationRef/>
      </w:r>
      <w:r>
        <w:t>Where and how is stored the result of bootstrapping the trainingSet ?? Should there be sth like an array of used_sample_IDs ?</w:t>
      </w:r>
    </w:p>
  </w:comment>
  <w:comment w:id="6921" w:author="me" w:date="2014-11-12T15:19:00Z" w:initials="fm">
    <w:p w14:paraId="24515E83" w14:textId="77777777" w:rsidR="00420066" w:rsidRDefault="00420066">
      <w:pPr>
        <w:pStyle w:val="af8"/>
      </w:pPr>
      <w:r>
        <w:rPr>
          <w:rStyle w:val="afa"/>
        </w:rPr>
        <w:annotationRef/>
      </w:r>
      <w:r>
        <w:t>Unclear WHAT exactly is returned by bootStrapAttr()...</w:t>
      </w:r>
      <w:r>
        <w:br/>
        <w:t>And is it stored somewhere in the instance ?</w:t>
      </w:r>
    </w:p>
    <w:p w14:paraId="60A389FA" w14:textId="77777777" w:rsidR="00420066" w:rsidRDefault="00420066">
      <w:pPr>
        <w:pStyle w:val="af8"/>
      </w:pPr>
      <w:r>
        <w:t xml:space="preserve">More important and even less clear: how do you deal with bootstrapping of examples and random selection of variables  ? Do you at some point create a kind of modified duplication of the original dataset? </w:t>
      </w:r>
    </w:p>
  </w:comment>
  <w:comment w:id="7087" w:author="me" w:date="2014-11-12T12:01:00Z" w:initials="fm">
    <w:p w14:paraId="7CF1131C" w14:textId="77777777" w:rsidR="00420066" w:rsidRDefault="00420066">
      <w:pPr>
        <w:pStyle w:val="af8"/>
      </w:pPr>
      <w:r>
        <w:rPr>
          <w:rStyle w:val="afa"/>
        </w:rPr>
        <w:annotationRef/>
      </w:r>
      <w:r>
        <w:t>Really needed ? Can be recovered from Dataset inside recursiveSplit() method [?]</w:t>
      </w:r>
    </w:p>
  </w:comment>
  <w:comment w:id="7301" w:author="me" w:date="2014-11-12T14:03:00Z" w:initials="fm">
    <w:p w14:paraId="47770A77" w14:textId="77777777" w:rsidR="00420066" w:rsidRDefault="00420066">
      <w:pPr>
        <w:pStyle w:val="af8"/>
      </w:pPr>
      <w:r>
        <w:rPr>
          <w:rStyle w:val="afa"/>
        </w:rPr>
        <w:annotationRef/>
      </w:r>
      <w:r>
        <w:t xml:space="preserve">In case it is a leaf, you probably need at least one attribute to store either 1 associated classID, or associated probabilities for each class </w:t>
      </w:r>
    </w:p>
  </w:comment>
  <w:comment w:id="7467" w:author="me" w:date="2014-11-12T11:47:00Z" w:initials="fm">
    <w:p w14:paraId="3CD94349" w14:textId="77777777" w:rsidR="00420066" w:rsidRDefault="00420066">
      <w:pPr>
        <w:pStyle w:val="af8"/>
      </w:pPr>
      <w:r>
        <w:rPr>
          <w:rStyle w:val="afa"/>
        </w:rPr>
        <w:annotationRef/>
      </w:r>
      <w:r>
        <w:t>Is this association really necessary ? What for ??</w:t>
      </w:r>
    </w:p>
  </w:comment>
  <w:comment w:id="7644" w:author="me" w:date="2014-11-12T13:48:00Z" w:initials="fm">
    <w:p w14:paraId="75F70901" w14:textId="77777777" w:rsidR="00420066" w:rsidRDefault="00420066">
      <w:pPr>
        <w:pStyle w:val="af8"/>
      </w:pPr>
      <w:r>
        <w:rPr>
          <w:rStyle w:val="afa"/>
        </w:rPr>
        <w:annotationRef/>
      </w:r>
      <w:r>
        <w:t>[In class RandomForest, method classify(</w:t>
      </w:r>
      <w:r w:rsidRPr="00FB2F25">
        <w:rPr>
          <w:b/>
          <w:i/>
        </w:rPr>
        <w:t xml:space="preserve">Sample </w:t>
      </w:r>
      <w:r>
        <w:rPr>
          <w:b/>
          <w:i/>
        </w:rPr>
        <w:t>ex</w:t>
      </w:r>
      <w:r>
        <w:t>) ie Sample rather than Dataset as required by inherited abstract method from abstract mother class Classifier</w:t>
      </w:r>
    </w:p>
    <w:p w14:paraId="21216220" w14:textId="77777777" w:rsidR="00420066" w:rsidRDefault="00420066">
      <w:pPr>
        <w:pStyle w:val="af8"/>
      </w:pPr>
      <w:r>
        <w:t>In class DecisionTree, method classify(</w:t>
      </w:r>
      <w:r w:rsidRPr="001C7DA8">
        <w:rPr>
          <w:b/>
          <w:i/>
        </w:rPr>
        <w:t>float[] featureVector)</w:t>
      </w:r>
      <w:r w:rsidRPr="001C7DA8">
        <w:t xml:space="preserve"> ie</w:t>
      </w:r>
      <w:r>
        <w:rPr>
          <w:b/>
          <w:i/>
        </w:rPr>
        <w:t xml:space="preserve"> </w:t>
      </w:r>
      <w:r w:rsidRPr="001C7DA8">
        <w:t xml:space="preserve">float[] rather than </w:t>
      </w:r>
      <w:r>
        <w:t>dataset</w:t>
      </w:r>
    </w:p>
    <w:p w14:paraId="18BE3BB8" w14:textId="77777777" w:rsidR="00420066" w:rsidRPr="001C7DA8" w:rsidRDefault="00420066">
      <w:pPr>
        <w:pStyle w:val="af8"/>
      </w:pPr>
      <w:r>
        <w:t>The interaction with HOG class seems to be missing in this sequence diagram: inside classify(Sample ex) of RandomForest, you will need to call sth like getFeatureVector() on instance ex (which has to actually point to an instance of the *HOG subclass* of Sample)</w:t>
      </w:r>
    </w:p>
  </w:comment>
  <w:comment w:id="7792" w:author="me" w:date="2014-11-12T14:08:00Z" w:initials="fm">
    <w:p w14:paraId="5505D05E" w14:textId="77777777" w:rsidR="00420066" w:rsidRDefault="00420066">
      <w:pPr>
        <w:pStyle w:val="af8"/>
      </w:pPr>
      <w:r>
        <w:rPr>
          <w:rStyle w:val="afa"/>
        </w:rPr>
        <w:annotationRef/>
      </w:r>
      <w:r>
        <w:t>What is this parameter ?</w:t>
      </w:r>
    </w:p>
  </w:comment>
  <w:comment w:id="7874" w:author="me" w:date="2014-11-12T14:05:00Z" w:initials="fm">
    <w:p w14:paraId="5B178DC6" w14:textId="77777777" w:rsidR="00420066" w:rsidRDefault="00420066">
      <w:pPr>
        <w:pStyle w:val="af8"/>
      </w:pPr>
      <w:r>
        <w:rPr>
          <w:rStyle w:val="afa"/>
        </w:rPr>
        <w:annotationRef/>
      </w:r>
      <w:r>
        <w:t>What is this parameter ??</w:t>
      </w:r>
    </w:p>
  </w:comment>
  <w:comment w:id="7917" w:author="me" w:date="2014-11-12T14:07:00Z" w:initials="fm">
    <w:p w14:paraId="31A6C6CA" w14:textId="77777777" w:rsidR="00420066" w:rsidRDefault="00420066">
      <w:pPr>
        <w:pStyle w:val="af8"/>
      </w:pPr>
      <w:r>
        <w:rPr>
          <w:rStyle w:val="afa"/>
        </w:rPr>
        <w:annotationRef/>
      </w:r>
      <w:r>
        <w:t>This is NOT a maximum, but the EXACT number of trees in the random forest</w:t>
      </w:r>
    </w:p>
  </w:comment>
  <w:comment w:id="8113" w:author="me" w:date="2014-11-12T15:35:00Z" w:initials="fm">
    <w:p w14:paraId="6624EF66" w14:textId="77777777" w:rsidR="00420066" w:rsidRDefault="00420066">
      <w:pPr>
        <w:pStyle w:val="af8"/>
      </w:pPr>
      <w:r>
        <w:rPr>
          <w:rStyle w:val="afa"/>
        </w:rPr>
        <w:annotationRef/>
      </w:r>
      <w:r>
        <w:t>It seems a bit strange that RandomForest, supposed to be only a Classifier, not a Learner, contains methods like createForest(dataSet), which is related to LEARNING.</w:t>
      </w:r>
    </w:p>
    <w:p w14:paraId="320108DA" w14:textId="77777777" w:rsidR="00420066" w:rsidRDefault="00420066">
      <w:pPr>
        <w:pStyle w:val="af8"/>
      </w:pPr>
      <w:r>
        <w:t>It would probably be wiser that RandomForest(...) constructor would create the treeNum DecisionTrees (all initially empty) of the forest , and then learn(dataSet)  in RandomForestLearner would call, DIRECTLY on every tree, bootStrapSample() , then bootStrapAttrib(), and finally recursiveSplit(float[][] randomizedTrainingData, rootNode, maxDepth)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B1E1A2" w15:done="0"/>
  <w15:commentEx w15:paraId="4129BC93" w15:done="0"/>
  <w15:commentEx w15:paraId="79341A22" w15:done="0"/>
  <w15:commentEx w15:paraId="5EDB762C" w15:done="0"/>
  <w15:commentEx w15:paraId="60A389FA" w15:done="0"/>
  <w15:commentEx w15:paraId="7CF1131C" w15:done="0"/>
  <w15:commentEx w15:paraId="47770A77" w15:done="0"/>
  <w15:commentEx w15:paraId="3CD94349" w15:done="0"/>
  <w15:commentEx w15:paraId="18BE3BB8" w15:done="0"/>
  <w15:commentEx w15:paraId="5505D05E" w15:done="0"/>
  <w15:commentEx w15:paraId="5B178DC6" w15:done="0"/>
  <w15:commentEx w15:paraId="31A6C6CA" w15:done="0"/>
  <w15:commentEx w15:paraId="320108D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C9007" w14:textId="77777777" w:rsidR="007D1D13" w:rsidRDefault="007D1D13" w:rsidP="0088716D">
      <w:r>
        <w:separator/>
      </w:r>
    </w:p>
  </w:endnote>
  <w:endnote w:type="continuationSeparator" w:id="0">
    <w:p w14:paraId="1A15B8A0" w14:textId="77777777" w:rsidR="007D1D13" w:rsidRDefault="007D1D13" w:rsidP="0088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9F46A" w14:textId="70F3DDC3" w:rsidR="00420066" w:rsidRDefault="00420066" w:rsidP="0088716D">
    <w:pPr>
      <w:pStyle w:val="a9"/>
    </w:pPr>
    <w:r>
      <w:rPr>
        <w:noProof/>
        <w:lang w:eastAsia="zh-TW"/>
      </w:rPr>
      <mc:AlternateContent>
        <mc:Choice Requires="wpg">
          <w:drawing>
            <wp:anchor distT="0" distB="0" distL="114300" distR="114300" simplePos="0" relativeHeight="251664384" behindDoc="0" locked="0" layoutInCell="1" allowOverlap="1" wp14:anchorId="4876FCD4" wp14:editId="4A426A46">
              <wp:simplePos x="0" y="0"/>
              <wp:positionH relativeFrom="column">
                <wp:posOffset>-878205</wp:posOffset>
              </wp:positionH>
              <wp:positionV relativeFrom="paragraph">
                <wp:posOffset>-10107930</wp:posOffset>
              </wp:positionV>
              <wp:extent cx="360045" cy="10704195"/>
              <wp:effectExtent l="0" t="0" r="1905" b="1905"/>
              <wp:wrapNone/>
              <wp:docPr id="2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10704195"/>
                        <a:chOff x="2758" y="-13"/>
                        <a:chExt cx="567" cy="16857"/>
                      </a:xfrm>
                    </wpg:grpSpPr>
                    <wps:wsp>
                      <wps:cNvPr id="25" name="Rectangle 13"/>
                      <wps:cNvSpPr>
                        <a:spLocks noChangeArrowheads="1"/>
                      </wps:cNvSpPr>
                      <wps:spPr bwMode="auto">
                        <a:xfrm>
                          <a:off x="2758" y="-13"/>
                          <a:ext cx="567" cy="10095"/>
                        </a:xfrm>
                        <a:prstGeom prst="rect">
                          <a:avLst/>
                        </a:prstGeom>
                        <a:gradFill rotWithShape="0">
                          <a:gsLst>
                            <a:gs pos="0">
                              <a:schemeClr val="bg1">
                                <a:lumMod val="100000"/>
                                <a:lumOff val="0"/>
                              </a:schemeClr>
                            </a:gs>
                            <a:gs pos="100000">
                              <a:srgbClr val="DC5552"/>
                            </a:gs>
                          </a:gsLst>
                          <a:lin ang="5400000" scaled="1"/>
                        </a:gradFill>
                        <a:ln>
                          <a:noFill/>
                        </a:ln>
                        <a:extLst>
                          <a:ext uri="{91240B29-F687-4f45-9708-019B960494DF}"/>
                        </a:extLst>
                      </wps:spPr>
                      <wps:bodyPr rot="0" vert="horz" wrap="square" lIns="91440" tIns="45720" rIns="91440" bIns="45720" anchor="t" anchorCtr="0" upright="1">
                        <a:noAutofit/>
                      </wps:bodyPr>
                    </wps:wsp>
                    <wps:wsp>
                      <wps:cNvPr id="27" name="Rectangle 14"/>
                      <wps:cNvSpPr>
                        <a:spLocks noChangeArrowheads="1"/>
                      </wps:cNvSpPr>
                      <wps:spPr bwMode="auto">
                        <a:xfrm>
                          <a:off x="2758" y="13400"/>
                          <a:ext cx="567" cy="1701"/>
                        </a:xfrm>
                        <a:prstGeom prst="rect">
                          <a:avLst/>
                        </a:prstGeom>
                        <a:solidFill>
                          <a:schemeClr val="accent2">
                            <a:lumMod val="100000"/>
                            <a:lumOff val="0"/>
                          </a:schemeClr>
                        </a:solidFill>
                        <a:ln>
                          <a:noFill/>
                        </a:ln>
                        <a:extLst>
                          <a:ext uri="{91240B29-F687-4f45-9708-019B960494DF}"/>
                        </a:extLst>
                      </wps:spPr>
                      <wps:bodyPr rot="0" vert="horz" wrap="square" lIns="91440" tIns="45720" rIns="91440" bIns="45720" anchor="t" anchorCtr="0" upright="1">
                        <a:noAutofit/>
                      </wps:bodyPr>
                    </wps:wsp>
                    <wps:wsp>
                      <wps:cNvPr id="28" name="Rectangle 15"/>
                      <wps:cNvSpPr>
                        <a:spLocks noChangeArrowheads="1"/>
                      </wps:cNvSpPr>
                      <wps:spPr bwMode="auto">
                        <a:xfrm>
                          <a:off x="2758" y="11657"/>
                          <a:ext cx="567" cy="1701"/>
                        </a:xfrm>
                        <a:prstGeom prst="rect">
                          <a:avLst/>
                        </a:prstGeom>
                        <a:solidFill>
                          <a:srgbClr val="BF1F1F"/>
                        </a:solidFill>
                        <a:ln>
                          <a:noFill/>
                        </a:ln>
                        <a:extLst>
                          <a:ext uri="{91240B29-F687-4f45-9708-019B960494DF}"/>
                        </a:extLst>
                      </wps:spPr>
                      <wps:bodyPr rot="0" vert="horz" wrap="square" lIns="91440" tIns="45720" rIns="91440" bIns="45720" anchor="t" anchorCtr="0" upright="1">
                        <a:noAutofit/>
                      </wps:bodyPr>
                    </wps:wsp>
                    <wps:wsp>
                      <wps:cNvPr id="29" name="Rectangle 16"/>
                      <wps:cNvSpPr>
                        <a:spLocks noChangeArrowheads="1"/>
                      </wps:cNvSpPr>
                      <wps:spPr bwMode="auto">
                        <a:xfrm>
                          <a:off x="2758" y="15143"/>
                          <a:ext cx="567" cy="1701"/>
                        </a:xfrm>
                        <a:prstGeom prst="rect">
                          <a:avLst/>
                        </a:prstGeom>
                        <a:solidFill>
                          <a:srgbClr val="401414"/>
                        </a:solidFill>
                        <a:ln>
                          <a:noFill/>
                        </a:ln>
                        <a:extLst>
                          <a:ext uri="{91240B29-F687-4f45-9708-019B960494DF}"/>
                        </a:extLst>
                      </wps:spPr>
                      <wps:bodyPr rot="0" vert="horz" wrap="square" lIns="91440" tIns="45720" rIns="91440" bIns="45720" anchor="t" anchorCtr="0" upright="1">
                        <a:noAutofit/>
                      </wps:bodyPr>
                    </wps:wsp>
                    <wps:wsp>
                      <wps:cNvPr id="30" name="Rectangle 17"/>
                      <wps:cNvSpPr>
                        <a:spLocks noChangeArrowheads="1"/>
                      </wps:cNvSpPr>
                      <wps:spPr bwMode="auto">
                        <a:xfrm>
                          <a:off x="2758" y="9914"/>
                          <a:ext cx="567" cy="1701"/>
                        </a:xfrm>
                        <a:prstGeom prst="rect">
                          <a:avLst/>
                        </a:prstGeom>
                        <a:solidFill>
                          <a:srgbClr val="DC5552"/>
                        </a:solidFill>
                        <a:ln>
                          <a:noFill/>
                        </a:ln>
                        <a:extLst>
                          <a:ext uri="{91240B29-F687-4f45-9708-019B960494DF}"/>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025CE9" id="Group 12" o:spid="_x0000_s1026" style="position:absolute;margin-left:-69.15pt;margin-top:-795.9pt;width:28.35pt;height:842.85pt;z-index:251664384" coordorigin="2758,-13" coordsize="567,1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">
              <v:rect id="Rectangle 13" o:spid="_x0000_s1027" style="position:absolute;left:2758;top:-13;width:567;height:10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hWcEA&#10;AADbAAAADwAAAGRycy9kb3ducmV2LnhtbESPS4sCMRCE7wv+h9CCtzWjoMhoFBEEYRV84bmZ9Dxw&#10;0hmSrDP+eyMIHouq+oparDpTiwc5X1lWMBomIIgzqysuFFwv298ZCB+QNdaWScGTPKyWvZ8Fptq2&#10;fKLHORQiQtinqKAMoUml9FlJBv3QNsTRy60zGKJ0hdQO2wg3tRwnyVQarDgulNjQpqTsfv43Clx+&#10;SvIj3a5/t91kvZeyPdynrVKDfreegwjUhW/4095pBeMJvL/EH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w4VnBAAAA2wAAAA8AAAAAAAAAAAAAAAAAmAIAAGRycy9kb3du&#10;cmV2LnhtbFBLBQYAAAAABAAEAPUAAACGAwAAAAA=&#10;" fillcolor="white [3212]" stroked="f">
                <v:fill color2="#dc5552" focus="100%" type="gradient"/>
              </v:rect>
              <v:rect id="Rectangle 14" o:spid="_x0000_s1028" style="position:absolute;left:2758;top:13400;width:56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a5cIA&#10;AADbAAAADwAAAGRycy9kb3ducmV2LnhtbESPzarCMBSE94LvEI7gTlMLXqUaRcQrbu7CX3B3aI5t&#10;sTkpTW6tb28EweUwM98w82VrStFQ7QrLCkbDCARxanXBmYLT8XcwBeE8ssbSMil4koPlotuZY6Lt&#10;g/fUHHwmAoRdggpy76tESpfmZNANbUUcvJutDfog60zqGh8BbkoZR9GPNFhwWMixonVO6f3wbxS0&#10;2zjaXa4pbVfr/QjdXzPenBul+r12NQPhqfXf8Ke90wriCby/h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NrlwgAAANsAAAAPAAAAAAAAAAAAAAAAAJgCAABkcnMvZG93&#10;bnJldi54bWxQSwUGAAAAAAQABAD1AAAAhwMAAAAA&#10;" fillcolor="#640000 [3205]" stroked="f"/>
              <v:rect id="Rectangle 15" o:spid="_x0000_s1029" style="position:absolute;left:2758;top:11657;width:56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FnsAA&#10;AADbAAAADwAAAGRycy9kb3ducmV2LnhtbERPy4rCMBTdC/MP4Q7MTtNxUKQaRQYLMqDg4wOuzbUt&#10;Njc1SW3n781CcHk478WqN7V4kPOVZQXfowQEcW51xYWC8ykbzkD4gKyxtkwK/snDavkxWGCqbccH&#10;ehxDIWII+xQVlCE0qZQ+L8mgH9mGOHJX6wyGCF0htcMuhptajpNkKg1WHBtKbOi3pPx2bI2CNvOb&#10;636SHfrdvd3f85/LX+cuSn199us5iEB9eItf7q1WMI5j45f4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GFnsAAAADbAAAADwAAAAAAAAAAAAAAAACYAgAAZHJzL2Rvd25y&#10;ZXYueG1sUEsFBgAAAAAEAAQA9QAAAIUDAAAAAA==&#10;" fillcolor="#bf1f1f" stroked="f"/>
              <v:rect id="Rectangle 16" o:spid="_x0000_s1030" style="position:absolute;left:2758;top:15143;width:56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HvhMYA&#10;AADbAAAADwAAAGRycy9kb3ducmV2LnhtbESPT2sCMRTE7wW/Q3gFbzWrlKqrWZFCQeihdldovT02&#10;b//Qzcs2ibr99qYgeBxm5jfMejOYTpzJ+daygukkAUFcWt1yreBQvD0tQPiArLGzTAr+yMMmGz2s&#10;MdX2wp90zkMtIoR9igqaEPpUSl82ZNBPbE8cvco6gyFKV0vt8BLhppOzJHmRBluOCw329NpQ+ZOf&#10;jIKP773+bevczYuv50OyfJ8eq12n1Phx2K5ABBrCPXxr77SC2RL+v8Qf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HvhMYAAADbAAAADwAAAAAAAAAAAAAAAACYAgAAZHJz&#10;L2Rvd25yZXYueG1sUEsFBgAAAAAEAAQA9QAAAIsDAAAAAA==&#10;" fillcolor="#401414" stroked="f"/>
              <v:rect id="Rectangle 17" o:spid="_x0000_s1031" style="position:absolute;left:2758;top:9914;width:56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7cEA&#10;AADbAAAADwAAAGRycy9kb3ducmV2LnhtbERPz2vCMBS+D/Y/hDfYbaZakNGZliIoHhyjbuz8bJ5N&#10;a/NSmmi7/345DHb8+H5vitn24k6jbx0rWC4SEMS10y03Cr4+dy+vIHxA1tg7JgU/5KHIHx82mGk3&#10;cUX3U2hEDGGfoQITwpBJ6WtDFv3CDcSRu7jRYohwbKQecYrhtperJFlLiy3HBoMDbQ3V19PNKqjS&#10;rlwj71dH6rZn930z7x9JpdTz01y+gQg0h3/xn/ugFaRxffwSf4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PrO3BAAAA2wAAAA8AAAAAAAAAAAAAAAAAmAIAAGRycy9kb3du&#10;cmV2LnhtbFBLBQYAAAAABAAEAPUAAACGAwAAAAA=&#10;" fillcolor="#dc5552" stroked="f"/>
            </v:group>
          </w:pict>
        </mc:Fallback>
      </mc:AlternateContent>
    </w:r>
    <w:r>
      <w:rPr>
        <w:noProof/>
        <w:lang w:eastAsia="zh-TW"/>
      </w:rPr>
      <mc:AlternateContent>
        <mc:Choice Requires="wps">
          <w:drawing>
            <wp:anchor distT="0" distB="0" distL="114300" distR="114300" simplePos="0" relativeHeight="251661312" behindDoc="0" locked="0" layoutInCell="0" allowOverlap="1" wp14:anchorId="17CE1B7F" wp14:editId="632C1729">
              <wp:simplePos x="0" y="0"/>
              <wp:positionH relativeFrom="page">
                <wp:posOffset>605155</wp:posOffset>
              </wp:positionH>
              <wp:positionV relativeFrom="bottomMargin">
                <wp:posOffset>159385</wp:posOffset>
              </wp:positionV>
              <wp:extent cx="5519420" cy="464185"/>
              <wp:effectExtent l="0" t="0" r="0" b="0"/>
              <wp:wrapNone/>
              <wp:docPr id="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9420" cy="464185"/>
                      </a:xfrm>
                      <a:prstGeom prst="rect">
                        <a:avLst/>
                      </a:prstGeom>
                      <a:noFill/>
                      <a:ln>
                        <a:noFill/>
                      </a:ln>
                      <a:extLst>
                        <a:ext uri="{909E8E84-426E-40dd-AFC4-6F175D3DCCD1}"/>
                        <a:ext uri="{91240B29-F687-4f45-9708-019B960494DF}"/>
                      </a:extLst>
                    </wps:spPr>
                    <wps:txbx>
                      <w:txbxContent>
                        <w:sdt>
                          <w:sdtPr>
                            <w:rPr>
                              <w:b/>
                              <w:color w:val="AD0000" w:themeColor="accent1"/>
                              <w:sz w:val="18"/>
                              <w:szCs w:val="18"/>
                            </w:rPr>
                            <w:alias w:val="Société"/>
                            <w:id w:val="29395422"/>
                            <w:dataBinding w:prefixMappings="xmlns:ns0='http://schemas.openxmlformats.org/officeDocument/2006/extended-properties' " w:xpath="/ns0:Properties[1]/ns0:Company[1]" w:storeItemID="{6668398D-A668-4E3E-A5EB-62B293D839F1}"/>
                            <w:text/>
                          </w:sdtPr>
                          <w:sdtEndPr/>
                          <w:sdtContent>
                            <w:p w14:paraId="2DDB6202" w14:textId="77777777" w:rsidR="00420066" w:rsidRPr="0088716D" w:rsidRDefault="00420066" w:rsidP="0088716D">
                              <w:pPr>
                                <w:rPr>
                                  <w:b/>
                                  <w:color w:val="AD0000" w:themeColor="accent1"/>
                                  <w:sz w:val="18"/>
                                  <w:szCs w:val="18"/>
                                </w:rPr>
                              </w:pPr>
                              <w:r>
                                <w:rPr>
                                  <w:b/>
                                  <w:color w:val="AD0000" w:themeColor="accent1"/>
                                  <w:sz w:val="18"/>
                                  <w:szCs w:val="18"/>
                                </w:rPr>
                                <w:t>Modeliosoft</w:t>
                              </w:r>
                            </w:p>
                          </w:sdtContent>
                        </w:sdt>
                        <w:sdt>
                          <w:sdtPr>
                            <w:rPr>
                              <w:color w:val="AD0000" w:themeColor="accent1"/>
                              <w:sz w:val="18"/>
                              <w:szCs w:val="18"/>
                            </w:rPr>
                            <w:alias w:val="Adresse"/>
                            <w:id w:val="79885540"/>
                            <w:dataBinding w:prefixMappings="xmlns:ns0='http://schemas.microsoft.com/office/2006/coverPageProps'" w:xpath="/ns0:CoverPageProperties[1]/ns0:CompanyAddress[1]" w:storeItemID="{55AF091B-3C7A-41E3-B477-F2FDAA23CFDA}"/>
                            <w:text w:multiLine="1"/>
                          </w:sdtPr>
                          <w:sdtEndPr/>
                          <w:sdtContent>
                            <w:p w14:paraId="544BBE3E" w14:textId="77777777" w:rsidR="00420066" w:rsidRPr="00F81BAD" w:rsidRDefault="00420066" w:rsidP="0088716D">
                              <w:pPr>
                                <w:rPr>
                                  <w:spacing w:val="60"/>
                                </w:rPr>
                              </w:pPr>
                              <w:r>
                                <w:rPr>
                                  <w:rFonts w:hint="eastAsia"/>
                                  <w:color w:val="AD0000" w:themeColor="accent1"/>
                                  <w:sz w:val="18"/>
                                  <w:szCs w:val="18"/>
                                  <w:lang w:eastAsia="zh-TW"/>
                                </w:rPr>
                                <w:t>MINES Paristech</w:t>
                              </w:r>
                            </w:p>
                          </w:sdtContent>
                        </w:sdt>
                        <w:p w14:paraId="78CE305B" w14:textId="77777777" w:rsidR="00420066" w:rsidRPr="00F81BAD" w:rsidRDefault="00420066" w:rsidP="0088716D">
                          <w:pPr>
                            <w:pStyle w:val="ab"/>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E1B7F" id="Rectangle 2" o:spid="_x0000_s1032" style="position:absolute;margin-left:47.65pt;margin-top:12.55pt;width:434.6pt;height:3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" o:allowincell="f" filled="f" stroked="f">
              <v:textbox>
                <w:txbxContent>
                  <w:sdt>
                    <w:sdtPr>
                      <w:rPr>
                        <w:b/>
                        <w:color w:val="AD0000" w:themeColor="accent1"/>
                        <w:sz w:val="18"/>
                        <w:szCs w:val="18"/>
                      </w:rPr>
                      <w:alias w:val="Société"/>
                      <w:id w:val="29395422"/>
                      <w:dataBinding w:prefixMappings="xmlns:ns0='http://schemas.openxmlformats.org/officeDocument/2006/extended-properties' " w:xpath="/ns0:Properties[1]/ns0:Company[1]" w:storeItemID="{6668398D-A668-4E3E-A5EB-62B293D839F1}"/>
                      <w:text/>
                    </w:sdtPr>
                    <w:sdtContent>
                      <w:p w14:paraId="2DDB6202" w14:textId="77777777" w:rsidR="00420066" w:rsidRPr="0088716D" w:rsidRDefault="00420066" w:rsidP="0088716D">
                        <w:pPr>
                          <w:rPr>
                            <w:b/>
                            <w:color w:val="AD0000" w:themeColor="accent1"/>
                            <w:sz w:val="18"/>
                            <w:szCs w:val="18"/>
                          </w:rPr>
                        </w:pPr>
                        <w:r>
                          <w:rPr>
                            <w:b/>
                            <w:color w:val="AD0000" w:themeColor="accent1"/>
                            <w:sz w:val="18"/>
                            <w:szCs w:val="18"/>
                          </w:rPr>
                          <w:t>Modeliosoft</w:t>
                        </w:r>
                      </w:p>
                    </w:sdtContent>
                  </w:sdt>
                  <w:sdt>
                    <w:sdtPr>
                      <w:rPr>
                        <w:color w:val="AD0000" w:themeColor="accent1"/>
                        <w:sz w:val="18"/>
                        <w:szCs w:val="18"/>
                      </w:rPr>
                      <w:alias w:val="Adresse"/>
                      <w:id w:val="79885540"/>
                      <w:dataBinding w:prefixMappings="xmlns:ns0='http://schemas.microsoft.com/office/2006/coverPageProps'" w:xpath="/ns0:CoverPageProperties[1]/ns0:CompanyAddress[1]" w:storeItemID="{55AF091B-3C7A-41E3-B477-F2FDAA23CFDA}"/>
                      <w:text w:multiLine="1"/>
                    </w:sdtPr>
                    <w:sdtContent>
                      <w:p w14:paraId="544BBE3E" w14:textId="77777777" w:rsidR="00420066" w:rsidRPr="00F81BAD" w:rsidRDefault="00420066" w:rsidP="0088716D">
                        <w:pPr>
                          <w:rPr>
                            <w:spacing w:val="60"/>
                          </w:rPr>
                        </w:pPr>
                        <w:r>
                          <w:rPr>
                            <w:rFonts w:hint="eastAsia"/>
                            <w:color w:val="AD0000" w:themeColor="accent1"/>
                            <w:sz w:val="18"/>
                            <w:szCs w:val="18"/>
                            <w:lang w:eastAsia="zh-TW"/>
                          </w:rPr>
                          <w:t>MINES Paristech</w:t>
                        </w:r>
                      </w:p>
                    </w:sdtContent>
                  </w:sdt>
                  <w:p w14:paraId="78CE305B" w14:textId="77777777" w:rsidR="00420066" w:rsidRPr="00F81BAD" w:rsidRDefault="00420066" w:rsidP="0088716D">
                    <w:pPr>
                      <w:pStyle w:val="ab"/>
                    </w:pPr>
                  </w:p>
                </w:txbxContent>
              </v:textbox>
              <w10:wrap anchorx="page" anchory="margin"/>
            </v:rect>
          </w:pict>
        </mc:Fallback>
      </mc:AlternateContent>
    </w:r>
    <w:r>
      <w:rPr>
        <w:noProof/>
        <w:lang w:eastAsia="zh-TW"/>
      </w:rPr>
      <mc:AlternateContent>
        <mc:Choice Requires="wps">
          <w:drawing>
            <wp:anchor distT="0" distB="0" distL="114300" distR="114300" simplePos="0" relativeHeight="251662336" behindDoc="0" locked="0" layoutInCell="0" allowOverlap="1" wp14:anchorId="59019FBE" wp14:editId="2E801BDA">
              <wp:simplePos x="0" y="0"/>
              <wp:positionH relativeFrom="page">
                <wp:posOffset>6419850</wp:posOffset>
              </wp:positionH>
              <wp:positionV relativeFrom="bottomMargin">
                <wp:posOffset>313055</wp:posOffset>
              </wp:positionV>
              <wp:extent cx="1277620" cy="274320"/>
              <wp:effectExtent l="0" t="0" r="0" b="0"/>
              <wp:wrapNone/>
              <wp:docPr id="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274320"/>
                      </a:xfrm>
                      <a:prstGeom prst="rect">
                        <a:avLst/>
                      </a:prstGeom>
                      <a:solidFill>
                        <a:schemeClr val="accent1">
                          <a:lumMod val="75000"/>
                          <a:lumOff val="0"/>
                        </a:schemeClr>
                      </a:solidFill>
                      <a:ln>
                        <a:noFill/>
                      </a:ln>
                      <a:extLst>
                        <a:ext uri="{91240B29-F687-4f45-9708-019B960494DF}"/>
                      </a:extLst>
                    </wps:spPr>
                    <wps:txbx>
                      <w:txbxContent>
                        <w:p w14:paraId="475E904C" w14:textId="77777777" w:rsidR="00420066" w:rsidRDefault="00420066" w:rsidP="0088716D">
                          <w:pP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00EA58DD" w:rsidRPr="00EA58DD">
                            <w:rPr>
                              <w:noProof/>
                              <w:color w:val="FFFFFF" w:themeColor="background1"/>
                            </w:rPr>
                            <w:t>37</w:t>
                          </w:r>
                          <w:r>
                            <w:rPr>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19FBE" id="Rectangle 3" o:spid="_x0000_s1033" style="position:absolute;margin-left:505.5pt;margin-top:24.65pt;width:100.6pt;height:21.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" o:allowincell="f" fillcolor="#810000 [2404]" stroked="f">
              <v:textbox>
                <w:txbxContent>
                  <w:p w14:paraId="475E904C" w14:textId="77777777" w:rsidR="00420066" w:rsidRDefault="00420066" w:rsidP="0088716D">
                    <w:pP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00EA58DD" w:rsidRPr="00EA58DD">
                      <w:rPr>
                        <w:noProof/>
                        <w:color w:val="FFFFFF" w:themeColor="background1"/>
                      </w:rPr>
                      <w:t>37</w:t>
                    </w:r>
                    <w:r>
                      <w:rPr>
                        <w:noProof/>
                        <w:color w:val="FFFFFF" w:themeColor="background1"/>
                      </w:rPr>
                      <w:fldChar w:fldCharType="end"/>
                    </w:r>
                  </w:p>
                </w:txbxContent>
              </v:textbox>
              <w10:wrap anchorx="page" anchory="margin"/>
            </v:rect>
          </w:pict>
        </mc:Fallback>
      </mc:AlternateContent>
    </w:r>
    <w:r>
      <w:rPr>
        <w:noProof/>
        <w:lang w:eastAsia="zh-TW"/>
      </w:rPr>
      <mc:AlternateContent>
        <mc:Choice Requires="wps">
          <w:drawing>
            <wp:anchor distT="0" distB="0" distL="114300" distR="114300" simplePos="0" relativeHeight="251663360" behindDoc="0" locked="0" layoutInCell="0" allowOverlap="1" wp14:anchorId="2E5A163D" wp14:editId="0BCD6DDA">
              <wp:simplePos x="0" y="0"/>
              <wp:positionH relativeFrom="page">
                <wp:align>center</wp:align>
              </wp:positionH>
              <wp:positionV relativeFrom="bottomMargin">
                <wp:align>center</wp:align>
              </wp:positionV>
              <wp:extent cx="7178675" cy="347345"/>
              <wp:effectExtent l="0" t="0" r="0" b="0"/>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675" cy="347345"/>
                      </a:xfrm>
                      <a:prstGeom prst="rect">
                        <a:avLst/>
                      </a:prstGeom>
                      <a:noFill/>
                      <a:ln>
                        <a:noFill/>
                      </a:ln>
                      <a:extLst>
                        <a:ext uri="{909E8E84-426E-40dd-AFC4-6F175D3DCCD1}"/>
                        <a:ext uri="{91240B29-F687-4f45-9708-019B960494DF}"/>
                      </a:extLst>
                    </wps:spPr>
                    <wps:bodyPr rot="0" vert="horz" wrap="square" lIns="91440" tIns="45720" rIns="91440" bIns="45720" anchor="t" anchorCtr="0" upright="1">
                      <a:noAutofit/>
                    </wps:bodyPr>
                  </wps:wsp>
                </a:graphicData>
              </a:graphic>
              <wp14:sizeRelH relativeFrom="page">
                <wp14:pctWidth>95000</wp14:pctWidth>
              </wp14:sizeRelH>
              <wp14:sizeRelV relativeFrom="page">
                <wp14:pctHeight>0</wp14:pctHeight>
              </wp14:sizeRelV>
            </wp:anchor>
          </w:drawing>
        </mc:Choice>
        <mc:Fallback>
          <w:pict>
            <v:rect w14:anchorId="5F3D25A8" id="Rectangle 4" o:spid="_x0000_s1026" style="position:absolute;margin-left:0;margin-top:0;width:565.25pt;height:27.35pt;z-index:251663360;visibility:visible;mso-wrap-style:square;mso-width-percent:950;mso-height-percent:0;mso-wrap-distance-left:9pt;mso-wrap-distance-top:0;mso-wrap-distance-right:9pt;mso-wrap-distance-bottom:0;mso-position-horizontal:center;mso-position-horizontal-relative:page;mso-position-vertical:center;mso-position-vertical-relative:bottom-margin-area;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" o:allowincell="f" filled="f" stroked="f">
              <w10:wrap anchorx="page"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E6498" w14:textId="77777777" w:rsidR="007D1D13" w:rsidRDefault="007D1D13" w:rsidP="0088716D">
      <w:r>
        <w:separator/>
      </w:r>
    </w:p>
  </w:footnote>
  <w:footnote w:type="continuationSeparator" w:id="0">
    <w:p w14:paraId="356EAE93" w14:textId="77777777" w:rsidR="007D1D13" w:rsidRDefault="007D1D13" w:rsidP="008871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23" w:type="pct"/>
      <w:tblBorders>
        <w:bottom w:val="single" w:sz="4" w:space="0" w:color="810000" w:themeColor="accent1" w:themeShade="BF"/>
      </w:tblBorders>
      <w:tblCellMar>
        <w:top w:w="72" w:type="dxa"/>
        <w:left w:w="115" w:type="dxa"/>
        <w:bottom w:w="72" w:type="dxa"/>
        <w:right w:w="115" w:type="dxa"/>
      </w:tblCellMar>
      <w:tblLook w:val="04A0" w:firstRow="1" w:lastRow="0" w:firstColumn="1" w:lastColumn="0" w:noHBand="0" w:noVBand="1"/>
    </w:tblPr>
    <w:tblGrid>
      <w:gridCol w:w="9114"/>
    </w:tblGrid>
    <w:tr w:rsidR="00420066" w14:paraId="6B6C7550" w14:textId="77777777" w:rsidTr="009B67C3">
      <w:trPr>
        <w:trHeight w:val="326"/>
      </w:trPr>
      <w:sdt>
        <w:sdtPr>
          <w:rPr>
            <w:b/>
            <w:i/>
            <w:noProof/>
            <w:sz w:val="20"/>
            <w:szCs w:val="20"/>
          </w:rPr>
          <w:alias w:val="Titre "/>
          <w:id w:val="16003049"/>
          <w:dataBinding w:prefixMappings="xmlns:ns0='http://purl.org/dc/elements/1.1/' xmlns:ns1='http://schemas.openxmlformats.org/package/2006/metadata/core-properties' " w:xpath="/ns1:coreProperties[1]/ns0:title[1]" w:storeItemID="{6C3C8BC8-F283-45AE-878A-BAB7291924A1}"/>
          <w:text/>
        </w:sdtPr>
        <w:sdtEndPr/>
        <w:sdtContent>
          <w:tc>
            <w:tcPr>
              <w:tcW w:w="5000" w:type="pct"/>
              <w:vAlign w:val="center"/>
            </w:tcPr>
            <w:p w14:paraId="4F46D529" w14:textId="77777777" w:rsidR="00420066" w:rsidRPr="0088716D" w:rsidRDefault="00420066" w:rsidP="0088716D">
              <w:pPr>
                <w:pStyle w:val="a7"/>
                <w:jc w:val="center"/>
                <w:rPr>
                  <w:b/>
                  <w:i/>
                  <w:noProof/>
                  <w:color w:val="AD0000" w:themeColor="accent1"/>
                  <w:sz w:val="20"/>
                  <w:szCs w:val="20"/>
                </w:rPr>
              </w:pPr>
              <w:r>
                <w:rPr>
                  <w:b/>
                  <w:i/>
                  <w:noProof/>
                  <w:color w:val="AD0000" w:themeColor="accent1"/>
                  <w:sz w:val="20"/>
                  <w:szCs w:val="20"/>
                </w:rPr>
                <w:t>Random Forest HOG</w:t>
              </w:r>
            </w:p>
          </w:tc>
        </w:sdtContent>
      </w:sdt>
    </w:tr>
  </w:tbl>
  <w:p w14:paraId="3ADD5BB9" w14:textId="77777777" w:rsidR="00420066" w:rsidRDefault="00420066" w:rsidP="0088716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C78B5"/>
    <w:multiLevelType w:val="hybridMultilevel"/>
    <w:tmpl w:val="CFB29CA6"/>
    <w:lvl w:ilvl="0" w:tplc="F746E7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7EA4DBD"/>
    <w:multiLevelType w:val="hybridMultilevel"/>
    <w:tmpl w:val="3B92AC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35044"/>
    <w:multiLevelType w:val="hybridMultilevel"/>
    <w:tmpl w:val="02F0F1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E64D8"/>
    <w:multiLevelType w:val="hybridMultilevel"/>
    <w:tmpl w:val="FD6EF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A62A0"/>
    <w:multiLevelType w:val="multilevel"/>
    <w:tmpl w:val="DFB254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30252B6B"/>
    <w:multiLevelType w:val="hybridMultilevel"/>
    <w:tmpl w:val="CCBE3D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1D2878"/>
    <w:multiLevelType w:val="hybridMultilevel"/>
    <w:tmpl w:val="A0A6B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AA798C"/>
    <w:multiLevelType w:val="hybridMultilevel"/>
    <w:tmpl w:val="A080EC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337C44"/>
    <w:multiLevelType w:val="multilevel"/>
    <w:tmpl w:val="8FEA7A2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43253025"/>
    <w:multiLevelType w:val="hybridMultilevel"/>
    <w:tmpl w:val="6E483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9D7FD3"/>
    <w:multiLevelType w:val="hybridMultilevel"/>
    <w:tmpl w:val="1B3C4B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4643F5"/>
    <w:multiLevelType w:val="hybridMultilevel"/>
    <w:tmpl w:val="B84A8BE4"/>
    <w:lvl w:ilvl="0" w:tplc="98E4D7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1"/>
  </w:num>
  <w:num w:numId="4">
    <w:abstractNumId w:val="2"/>
  </w:num>
  <w:num w:numId="5">
    <w:abstractNumId w:val="9"/>
  </w:num>
  <w:num w:numId="6">
    <w:abstractNumId w:val="10"/>
  </w:num>
  <w:num w:numId="7">
    <w:abstractNumId w:val="7"/>
  </w:num>
  <w:num w:numId="8">
    <w:abstractNumId w:val="1"/>
  </w:num>
  <w:num w:numId="9">
    <w:abstractNumId w:val="3"/>
  </w:num>
  <w:num w:numId="10">
    <w:abstractNumId w:val="6"/>
  </w:num>
  <w:num w:numId="11">
    <w:abstractNumId w:val="5"/>
  </w:num>
  <w:num w:numId="1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ng">
    <w15:presenceInfo w15:providerId="None" w15:userId="p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activeWritingStyle w:appName="MSWord" w:lang="ru-RU" w:vendorID="64" w:dllVersion="131078" w:nlCheck="1" w:checkStyle="0"/>
  <w:activeWritingStyle w:appName="MSWord" w:lang="en-US" w:vendorID="64" w:dllVersion="131078" w:nlCheck="1" w:checkStyle="1"/>
  <w:activeWritingStyle w:appName="MSWord" w:lang="zh-TW" w:vendorID="64" w:dllVersion="131077" w:nlCheck="1" w:checkStyle="1"/>
  <w:activeWritingStyle w:appName="MSWord" w:lang="fr-FR" w:vendorID="64" w:dllVersion="131078" w:nlCheck="1" w:checkStyle="1"/>
  <w:trackRevisions/>
  <w:defaultTabStop w:val="708"/>
  <w:hyphenationZone w:val="425"/>
  <w:drawingGridHorizontalSpacing w:val="110"/>
  <w:displayHorizontalDrawingGridEvery w:val="2"/>
  <w:characterSpacingControl w:val="doNotCompress"/>
  <w:hdrShapeDefaults>
    <o:shapedefaults v:ext="edit" spidmax="2049" stroke="f">
      <v:stroke on="f"/>
      <o:colormru v:ext="edit" colors="#f6f5f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479"/>
    <w:rsid w:val="00010C78"/>
    <w:rsid w:val="0001307F"/>
    <w:rsid w:val="000340EA"/>
    <w:rsid w:val="00042A14"/>
    <w:rsid w:val="00087211"/>
    <w:rsid w:val="000C1CB4"/>
    <w:rsid w:val="000E0176"/>
    <w:rsid w:val="000F4BF7"/>
    <w:rsid w:val="00100666"/>
    <w:rsid w:val="00141A65"/>
    <w:rsid w:val="00146C95"/>
    <w:rsid w:val="00156A98"/>
    <w:rsid w:val="001938FF"/>
    <w:rsid w:val="001C7DA8"/>
    <w:rsid w:val="001D0125"/>
    <w:rsid w:val="001D091F"/>
    <w:rsid w:val="001D5DD6"/>
    <w:rsid w:val="001F0F22"/>
    <w:rsid w:val="001F6958"/>
    <w:rsid w:val="00227FFD"/>
    <w:rsid w:val="0023001B"/>
    <w:rsid w:val="002A0953"/>
    <w:rsid w:val="002A2B28"/>
    <w:rsid w:val="002A635A"/>
    <w:rsid w:val="002B3B4B"/>
    <w:rsid w:val="002E3101"/>
    <w:rsid w:val="003062D8"/>
    <w:rsid w:val="00342706"/>
    <w:rsid w:val="003455EF"/>
    <w:rsid w:val="00365DF4"/>
    <w:rsid w:val="0037612F"/>
    <w:rsid w:val="00420066"/>
    <w:rsid w:val="00427EE2"/>
    <w:rsid w:val="004567BC"/>
    <w:rsid w:val="00462729"/>
    <w:rsid w:val="004745BA"/>
    <w:rsid w:val="004829C0"/>
    <w:rsid w:val="00482D6F"/>
    <w:rsid w:val="00483AA3"/>
    <w:rsid w:val="004C2B38"/>
    <w:rsid w:val="004F7FA4"/>
    <w:rsid w:val="005008AD"/>
    <w:rsid w:val="005030AC"/>
    <w:rsid w:val="00513447"/>
    <w:rsid w:val="00520160"/>
    <w:rsid w:val="00527A90"/>
    <w:rsid w:val="0055076A"/>
    <w:rsid w:val="00554F92"/>
    <w:rsid w:val="005559DE"/>
    <w:rsid w:val="00565D28"/>
    <w:rsid w:val="005A194A"/>
    <w:rsid w:val="005C7752"/>
    <w:rsid w:val="005E3C39"/>
    <w:rsid w:val="005E6DB1"/>
    <w:rsid w:val="005E7323"/>
    <w:rsid w:val="005F08CA"/>
    <w:rsid w:val="005F1E5A"/>
    <w:rsid w:val="005F27E3"/>
    <w:rsid w:val="005F51A9"/>
    <w:rsid w:val="005F5479"/>
    <w:rsid w:val="00605F45"/>
    <w:rsid w:val="00620F04"/>
    <w:rsid w:val="00624B1F"/>
    <w:rsid w:val="006470D4"/>
    <w:rsid w:val="0065251F"/>
    <w:rsid w:val="006539F5"/>
    <w:rsid w:val="00656F91"/>
    <w:rsid w:val="006630FE"/>
    <w:rsid w:val="00663B83"/>
    <w:rsid w:val="00684E0B"/>
    <w:rsid w:val="006A2F6A"/>
    <w:rsid w:val="006A67A6"/>
    <w:rsid w:val="006B7B9C"/>
    <w:rsid w:val="006E701D"/>
    <w:rsid w:val="007407AA"/>
    <w:rsid w:val="007432BD"/>
    <w:rsid w:val="00765442"/>
    <w:rsid w:val="007909A7"/>
    <w:rsid w:val="007B25F0"/>
    <w:rsid w:val="007B558A"/>
    <w:rsid w:val="007D1D13"/>
    <w:rsid w:val="007D4A4B"/>
    <w:rsid w:val="007D5F23"/>
    <w:rsid w:val="007E543B"/>
    <w:rsid w:val="007E75F6"/>
    <w:rsid w:val="007F173F"/>
    <w:rsid w:val="007F354F"/>
    <w:rsid w:val="00822026"/>
    <w:rsid w:val="00850897"/>
    <w:rsid w:val="00871257"/>
    <w:rsid w:val="00871935"/>
    <w:rsid w:val="0088716D"/>
    <w:rsid w:val="008F2E59"/>
    <w:rsid w:val="00910309"/>
    <w:rsid w:val="00911A40"/>
    <w:rsid w:val="00914E4C"/>
    <w:rsid w:val="00952A0E"/>
    <w:rsid w:val="00972F58"/>
    <w:rsid w:val="009878F7"/>
    <w:rsid w:val="009A4122"/>
    <w:rsid w:val="009A63ED"/>
    <w:rsid w:val="009B67C3"/>
    <w:rsid w:val="009C4A3A"/>
    <w:rsid w:val="009C6653"/>
    <w:rsid w:val="00A00CFD"/>
    <w:rsid w:val="00A22D11"/>
    <w:rsid w:val="00A3405A"/>
    <w:rsid w:val="00A42CAF"/>
    <w:rsid w:val="00A47047"/>
    <w:rsid w:val="00A54C79"/>
    <w:rsid w:val="00A56CDA"/>
    <w:rsid w:val="00A60504"/>
    <w:rsid w:val="00A67851"/>
    <w:rsid w:val="00A67960"/>
    <w:rsid w:val="00A83C39"/>
    <w:rsid w:val="00A86C1C"/>
    <w:rsid w:val="00AA44EC"/>
    <w:rsid w:val="00AB662C"/>
    <w:rsid w:val="00AD4034"/>
    <w:rsid w:val="00AF016E"/>
    <w:rsid w:val="00AF2197"/>
    <w:rsid w:val="00AF6CC8"/>
    <w:rsid w:val="00B07583"/>
    <w:rsid w:val="00B10C1C"/>
    <w:rsid w:val="00B306BE"/>
    <w:rsid w:val="00B478D7"/>
    <w:rsid w:val="00BA193A"/>
    <w:rsid w:val="00BB4122"/>
    <w:rsid w:val="00BF2D15"/>
    <w:rsid w:val="00C00788"/>
    <w:rsid w:val="00C234D5"/>
    <w:rsid w:val="00C35AB1"/>
    <w:rsid w:val="00C44C9A"/>
    <w:rsid w:val="00CA2337"/>
    <w:rsid w:val="00CA7833"/>
    <w:rsid w:val="00CC1BEA"/>
    <w:rsid w:val="00CD246E"/>
    <w:rsid w:val="00CD7B8C"/>
    <w:rsid w:val="00CF0E4C"/>
    <w:rsid w:val="00CF549F"/>
    <w:rsid w:val="00D103FB"/>
    <w:rsid w:val="00D25912"/>
    <w:rsid w:val="00D90B30"/>
    <w:rsid w:val="00DA6DE2"/>
    <w:rsid w:val="00DB28A9"/>
    <w:rsid w:val="00DC4082"/>
    <w:rsid w:val="00DD6A9E"/>
    <w:rsid w:val="00E0647D"/>
    <w:rsid w:val="00E642F6"/>
    <w:rsid w:val="00E67268"/>
    <w:rsid w:val="00E707E6"/>
    <w:rsid w:val="00E96050"/>
    <w:rsid w:val="00EA58DD"/>
    <w:rsid w:val="00EC224C"/>
    <w:rsid w:val="00ED3F5A"/>
    <w:rsid w:val="00EF0F51"/>
    <w:rsid w:val="00EF17A0"/>
    <w:rsid w:val="00F019AF"/>
    <w:rsid w:val="00F150C1"/>
    <w:rsid w:val="00F36389"/>
    <w:rsid w:val="00F412A1"/>
    <w:rsid w:val="00F45738"/>
    <w:rsid w:val="00F81BAD"/>
    <w:rsid w:val="00F91252"/>
    <w:rsid w:val="00F9361D"/>
    <w:rsid w:val="00FB2F25"/>
    <w:rsid w:val="00FB5023"/>
    <w:rsid w:val="00FD473A"/>
    <w:rsid w:val="00FE5DAF"/>
  </w:rsids>
  <m:mathPr>
    <m:mathFont m:val="Cambria Math"/>
    <m:brkBin m:val="before"/>
    <m:brkBinSub m:val="--"/>
    <m:smallFrac m:val="0"/>
    <m:dispDef/>
    <m:lMargin m:val="0"/>
    <m:rMargin m:val="0"/>
    <m:defJc m:val="centerGroup"/>
    <m:wrapIndent m:val="1440"/>
    <m:intLim m:val="subSup"/>
    <m:naryLim m:val="undOvr"/>
  </m:mathPr>
  <w:themeFontLang w:val="fr-FR"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roke="f">
      <v:stroke on="f"/>
      <o:colormru v:ext="edit" colors="#f6f5f0"/>
    </o:shapedefaults>
    <o:shapelayout v:ext="edit">
      <o:idmap v:ext="edit" data="1"/>
    </o:shapelayout>
  </w:shapeDefaults>
  <w:decimalSymbol w:val="."/>
  <w:listSeparator w:val=","/>
  <w14:docId w14:val="7A1375A2"/>
  <w15:docId w15:val="{B95D6D1B-624B-4A21-A3AC-663C78484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6D47"/>
  </w:style>
  <w:style w:type="paragraph" w:styleId="1">
    <w:name w:val="heading 1"/>
    <w:basedOn w:val="a"/>
    <w:next w:val="a"/>
    <w:link w:val="10"/>
    <w:autoRedefine/>
    <w:uiPriority w:val="9"/>
    <w:qFormat/>
    <w:rsid w:val="006630FE"/>
    <w:pPr>
      <w:keepNext/>
      <w:keepLines/>
      <w:numPr>
        <w:numId w:val="2"/>
      </w:numPr>
      <w:spacing w:before="480" w:after="0"/>
      <w:outlineLvl w:val="0"/>
    </w:pPr>
    <w:rPr>
      <w:rFonts w:asciiTheme="majorHAnsi" w:eastAsiaTheme="majorEastAsia" w:hAnsiTheme="majorHAnsi" w:cstheme="majorBidi"/>
      <w:b/>
      <w:bCs/>
      <w:color w:val="AD0000" w:themeColor="accent1"/>
      <w:sz w:val="36"/>
      <w:szCs w:val="28"/>
      <w:lang w:bidi="en-US"/>
    </w:rPr>
  </w:style>
  <w:style w:type="paragraph" w:styleId="2">
    <w:name w:val="heading 2"/>
    <w:basedOn w:val="a"/>
    <w:next w:val="a"/>
    <w:link w:val="20"/>
    <w:autoRedefine/>
    <w:uiPriority w:val="9"/>
    <w:unhideWhenUsed/>
    <w:qFormat/>
    <w:rsid w:val="00987396"/>
    <w:pPr>
      <w:keepNext/>
      <w:keepLines/>
      <w:numPr>
        <w:ilvl w:val="1"/>
        <w:numId w:val="2"/>
      </w:numPr>
      <w:spacing w:before="360" w:after="240"/>
      <w:outlineLvl w:val="1"/>
    </w:pPr>
    <w:rPr>
      <w:rFonts w:asciiTheme="majorHAnsi" w:eastAsiaTheme="majorEastAsia" w:hAnsiTheme="majorHAnsi" w:cstheme="majorBidi"/>
      <w:b/>
      <w:bCs/>
      <w:color w:val="AD0000" w:themeColor="accent1"/>
      <w:sz w:val="26"/>
      <w:szCs w:val="26"/>
      <w:lang w:bidi="en-US"/>
    </w:rPr>
  </w:style>
  <w:style w:type="paragraph" w:styleId="3">
    <w:name w:val="heading 3"/>
    <w:basedOn w:val="a"/>
    <w:next w:val="a"/>
    <w:link w:val="30"/>
    <w:uiPriority w:val="9"/>
    <w:unhideWhenUsed/>
    <w:qFormat/>
    <w:rsid w:val="00684E0B"/>
    <w:pPr>
      <w:keepNext/>
      <w:keepLines/>
      <w:numPr>
        <w:ilvl w:val="2"/>
        <w:numId w:val="2"/>
      </w:numPr>
      <w:spacing w:before="200" w:after="240"/>
      <w:outlineLvl w:val="2"/>
    </w:pPr>
    <w:rPr>
      <w:rFonts w:asciiTheme="majorHAnsi" w:eastAsiaTheme="majorEastAsia" w:hAnsiTheme="majorHAnsi" w:cstheme="majorBidi"/>
      <w:b/>
      <w:bCs/>
      <w:color w:val="AD0000" w:themeColor="accent1"/>
      <w:sz w:val="24"/>
      <w:lang w:bidi="en-US"/>
    </w:rPr>
  </w:style>
  <w:style w:type="paragraph" w:styleId="4">
    <w:name w:val="heading 4"/>
    <w:basedOn w:val="a"/>
    <w:next w:val="a"/>
    <w:link w:val="40"/>
    <w:uiPriority w:val="9"/>
    <w:unhideWhenUsed/>
    <w:qFormat/>
    <w:rsid w:val="00386D47"/>
    <w:pPr>
      <w:keepNext/>
      <w:keepLines/>
      <w:numPr>
        <w:ilvl w:val="3"/>
        <w:numId w:val="2"/>
      </w:numPr>
      <w:spacing w:before="200" w:after="0"/>
      <w:outlineLvl w:val="3"/>
    </w:pPr>
    <w:rPr>
      <w:rFonts w:asciiTheme="majorHAnsi" w:eastAsiaTheme="majorEastAsia" w:hAnsiTheme="majorHAnsi" w:cstheme="majorBidi"/>
      <w:b/>
      <w:bCs/>
      <w:iCs/>
      <w:color w:val="AD0000" w:themeColor="accent1"/>
      <w:lang w:bidi="en-US"/>
    </w:rPr>
  </w:style>
  <w:style w:type="paragraph" w:styleId="5">
    <w:name w:val="heading 5"/>
    <w:basedOn w:val="a"/>
    <w:next w:val="a"/>
    <w:link w:val="50"/>
    <w:uiPriority w:val="9"/>
    <w:unhideWhenUsed/>
    <w:qFormat/>
    <w:rsid w:val="00386D47"/>
    <w:pPr>
      <w:keepNext/>
      <w:keepLines/>
      <w:numPr>
        <w:ilvl w:val="4"/>
        <w:numId w:val="2"/>
      </w:numPr>
      <w:spacing w:before="200" w:after="0"/>
      <w:outlineLvl w:val="4"/>
    </w:pPr>
    <w:rPr>
      <w:rFonts w:asciiTheme="majorHAnsi" w:eastAsiaTheme="majorEastAsia" w:hAnsiTheme="majorHAnsi" w:cstheme="majorBidi"/>
      <w:color w:val="AD0000" w:themeColor="accent1"/>
      <w:lang w:bidi="en-US"/>
    </w:rPr>
  </w:style>
  <w:style w:type="paragraph" w:styleId="6">
    <w:name w:val="heading 6"/>
    <w:basedOn w:val="a"/>
    <w:next w:val="a"/>
    <w:link w:val="60"/>
    <w:uiPriority w:val="9"/>
    <w:unhideWhenUsed/>
    <w:qFormat/>
    <w:rsid w:val="00386D47"/>
    <w:pPr>
      <w:keepNext/>
      <w:keepLines/>
      <w:numPr>
        <w:ilvl w:val="5"/>
        <w:numId w:val="2"/>
      </w:numPr>
      <w:spacing w:before="200" w:after="0"/>
      <w:outlineLvl w:val="5"/>
    </w:pPr>
    <w:rPr>
      <w:rFonts w:asciiTheme="majorHAnsi" w:eastAsiaTheme="majorEastAsia" w:hAnsiTheme="majorHAnsi" w:cstheme="majorBidi"/>
      <w:iCs/>
      <w:color w:val="AD0000" w:themeColor="accent1"/>
      <w:lang w:bidi="en-US"/>
    </w:rPr>
  </w:style>
  <w:style w:type="paragraph" w:styleId="7">
    <w:name w:val="heading 7"/>
    <w:basedOn w:val="a"/>
    <w:next w:val="a"/>
    <w:link w:val="70"/>
    <w:uiPriority w:val="9"/>
    <w:semiHidden/>
    <w:unhideWhenUsed/>
    <w:qFormat/>
    <w:rsid w:val="00386D47"/>
    <w:pPr>
      <w:keepNext/>
      <w:keepLines/>
      <w:numPr>
        <w:ilvl w:val="6"/>
        <w:numId w:val="2"/>
      </w:numPr>
      <w:spacing w:before="200" w:after="0"/>
      <w:outlineLvl w:val="6"/>
    </w:pPr>
    <w:rPr>
      <w:rFonts w:asciiTheme="majorHAnsi" w:eastAsiaTheme="majorEastAsia" w:hAnsiTheme="majorHAnsi" w:cstheme="majorBidi"/>
      <w:iCs/>
      <w:color w:val="AD0000" w:themeColor="accent1"/>
      <w:lang w:bidi="en-US"/>
    </w:rPr>
  </w:style>
  <w:style w:type="paragraph" w:styleId="8">
    <w:name w:val="heading 8"/>
    <w:basedOn w:val="a"/>
    <w:next w:val="a"/>
    <w:link w:val="80"/>
    <w:uiPriority w:val="9"/>
    <w:semiHidden/>
    <w:unhideWhenUsed/>
    <w:qFormat/>
    <w:rsid w:val="00987396"/>
    <w:pPr>
      <w:keepNext/>
      <w:keepLines/>
      <w:numPr>
        <w:ilvl w:val="7"/>
        <w:numId w:val="2"/>
      </w:numPr>
      <w:spacing w:before="200" w:after="0"/>
      <w:outlineLvl w:val="7"/>
    </w:pPr>
    <w:rPr>
      <w:rFonts w:asciiTheme="majorHAnsi" w:eastAsiaTheme="majorEastAsia" w:hAnsiTheme="majorHAnsi" w:cstheme="majorBidi"/>
      <w:color w:val="AD0000" w:themeColor="accent1"/>
      <w:sz w:val="20"/>
      <w:szCs w:val="20"/>
      <w:lang w:bidi="en-US"/>
    </w:rPr>
  </w:style>
  <w:style w:type="paragraph" w:styleId="9">
    <w:name w:val="heading 9"/>
    <w:basedOn w:val="a"/>
    <w:next w:val="a"/>
    <w:link w:val="90"/>
    <w:uiPriority w:val="9"/>
    <w:semiHidden/>
    <w:unhideWhenUsed/>
    <w:qFormat/>
    <w:rsid w:val="0098739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Texte"/>
    <w:link w:val="a4"/>
    <w:uiPriority w:val="1"/>
    <w:qFormat/>
    <w:rsid w:val="005F5479"/>
    <w:pPr>
      <w:spacing w:after="0" w:line="240" w:lineRule="auto"/>
    </w:pPr>
  </w:style>
  <w:style w:type="character" w:customStyle="1" w:styleId="a4">
    <w:name w:val="無間距 字元"/>
    <w:basedOn w:val="a0"/>
    <w:link w:val="a3"/>
    <w:uiPriority w:val="1"/>
    <w:rsid w:val="00C4482F"/>
    <w:rPr>
      <w:rFonts w:eastAsiaTheme="minorEastAsia"/>
      <w:lang w:val="en-US"/>
    </w:rPr>
  </w:style>
  <w:style w:type="paragraph" w:styleId="a5">
    <w:name w:val="Balloon Text"/>
    <w:basedOn w:val="a"/>
    <w:link w:val="a6"/>
    <w:uiPriority w:val="99"/>
    <w:semiHidden/>
    <w:unhideWhenUsed/>
    <w:rsid w:val="005F5479"/>
    <w:pPr>
      <w:spacing w:after="0" w:line="240" w:lineRule="auto"/>
    </w:pPr>
    <w:rPr>
      <w:rFonts w:ascii="Tahoma" w:hAnsi="Tahoma" w:cs="Tahoma"/>
      <w:sz w:val="16"/>
      <w:szCs w:val="16"/>
    </w:rPr>
  </w:style>
  <w:style w:type="character" w:customStyle="1" w:styleId="a6">
    <w:name w:val="註解方塊文字 字元"/>
    <w:basedOn w:val="a0"/>
    <w:link w:val="a5"/>
    <w:uiPriority w:val="99"/>
    <w:semiHidden/>
    <w:rsid w:val="005F5479"/>
    <w:rPr>
      <w:rFonts w:ascii="Tahoma" w:hAnsi="Tahoma" w:cs="Tahoma"/>
      <w:sz w:val="16"/>
      <w:szCs w:val="16"/>
    </w:rPr>
  </w:style>
  <w:style w:type="paragraph" w:styleId="a7">
    <w:name w:val="header"/>
    <w:basedOn w:val="a"/>
    <w:link w:val="a8"/>
    <w:uiPriority w:val="99"/>
    <w:unhideWhenUsed/>
    <w:rsid w:val="007B25F0"/>
    <w:pPr>
      <w:tabs>
        <w:tab w:val="center" w:pos="4536"/>
        <w:tab w:val="right" w:pos="9072"/>
      </w:tabs>
      <w:spacing w:after="0" w:line="240" w:lineRule="auto"/>
    </w:pPr>
  </w:style>
  <w:style w:type="character" w:customStyle="1" w:styleId="a8">
    <w:name w:val="頁首 字元"/>
    <w:basedOn w:val="a0"/>
    <w:link w:val="a7"/>
    <w:uiPriority w:val="99"/>
    <w:rsid w:val="007B25F0"/>
  </w:style>
  <w:style w:type="paragraph" w:styleId="a9">
    <w:name w:val="footer"/>
    <w:basedOn w:val="a"/>
    <w:link w:val="aa"/>
    <w:uiPriority w:val="99"/>
    <w:unhideWhenUsed/>
    <w:rsid w:val="007B25F0"/>
    <w:pPr>
      <w:tabs>
        <w:tab w:val="center" w:pos="4536"/>
        <w:tab w:val="right" w:pos="9072"/>
      </w:tabs>
      <w:spacing w:after="0" w:line="240" w:lineRule="auto"/>
    </w:pPr>
  </w:style>
  <w:style w:type="character" w:customStyle="1" w:styleId="aa">
    <w:name w:val="頁尾 字元"/>
    <w:basedOn w:val="a0"/>
    <w:link w:val="a9"/>
    <w:uiPriority w:val="99"/>
    <w:rsid w:val="007B25F0"/>
  </w:style>
  <w:style w:type="character" w:customStyle="1" w:styleId="10">
    <w:name w:val="標題 1 字元"/>
    <w:basedOn w:val="a0"/>
    <w:link w:val="1"/>
    <w:uiPriority w:val="9"/>
    <w:rsid w:val="006630FE"/>
    <w:rPr>
      <w:rFonts w:asciiTheme="majorHAnsi" w:eastAsiaTheme="majorEastAsia" w:hAnsiTheme="majorHAnsi" w:cstheme="majorBidi"/>
      <w:b/>
      <w:bCs/>
      <w:color w:val="AD0000" w:themeColor="accent1"/>
      <w:sz w:val="36"/>
      <w:szCs w:val="28"/>
      <w:lang w:val="en-US" w:bidi="en-US"/>
    </w:rPr>
  </w:style>
  <w:style w:type="character" w:customStyle="1" w:styleId="20">
    <w:name w:val="標題 2 字元"/>
    <w:basedOn w:val="a0"/>
    <w:link w:val="2"/>
    <w:uiPriority w:val="9"/>
    <w:rsid w:val="00987396"/>
    <w:rPr>
      <w:rFonts w:asciiTheme="majorHAnsi" w:eastAsiaTheme="majorEastAsia" w:hAnsiTheme="majorHAnsi" w:cstheme="majorBidi"/>
      <w:b/>
      <w:bCs/>
      <w:color w:val="AD0000" w:themeColor="accent1"/>
      <w:sz w:val="26"/>
      <w:szCs w:val="26"/>
      <w:lang w:val="en-US" w:bidi="en-US"/>
    </w:rPr>
  </w:style>
  <w:style w:type="character" w:customStyle="1" w:styleId="30">
    <w:name w:val="標題 3 字元"/>
    <w:basedOn w:val="a0"/>
    <w:link w:val="3"/>
    <w:uiPriority w:val="9"/>
    <w:rsid w:val="00684E0B"/>
    <w:rPr>
      <w:rFonts w:asciiTheme="majorHAnsi" w:eastAsiaTheme="majorEastAsia" w:hAnsiTheme="majorHAnsi" w:cstheme="majorBidi"/>
      <w:b/>
      <w:bCs/>
      <w:color w:val="AD0000" w:themeColor="accent1"/>
      <w:sz w:val="24"/>
      <w:lang w:val="en-US" w:bidi="en-US"/>
    </w:rPr>
  </w:style>
  <w:style w:type="character" w:customStyle="1" w:styleId="40">
    <w:name w:val="標題 4 字元"/>
    <w:basedOn w:val="a0"/>
    <w:link w:val="4"/>
    <w:uiPriority w:val="9"/>
    <w:rsid w:val="00386D47"/>
    <w:rPr>
      <w:rFonts w:asciiTheme="majorHAnsi" w:eastAsiaTheme="majorEastAsia" w:hAnsiTheme="majorHAnsi" w:cstheme="majorBidi"/>
      <w:b/>
      <w:bCs/>
      <w:iCs/>
      <w:color w:val="AD0000" w:themeColor="accent1"/>
      <w:lang w:val="en-US" w:bidi="en-US"/>
    </w:rPr>
  </w:style>
  <w:style w:type="character" w:customStyle="1" w:styleId="50">
    <w:name w:val="標題 5 字元"/>
    <w:basedOn w:val="a0"/>
    <w:link w:val="5"/>
    <w:uiPriority w:val="9"/>
    <w:rsid w:val="00386D47"/>
    <w:rPr>
      <w:rFonts w:asciiTheme="majorHAnsi" w:eastAsiaTheme="majorEastAsia" w:hAnsiTheme="majorHAnsi" w:cstheme="majorBidi"/>
      <w:color w:val="AD0000" w:themeColor="accent1"/>
      <w:lang w:val="en-US" w:bidi="en-US"/>
    </w:rPr>
  </w:style>
  <w:style w:type="character" w:customStyle="1" w:styleId="60">
    <w:name w:val="標題 6 字元"/>
    <w:basedOn w:val="a0"/>
    <w:link w:val="6"/>
    <w:uiPriority w:val="9"/>
    <w:rsid w:val="00386D47"/>
    <w:rPr>
      <w:rFonts w:asciiTheme="majorHAnsi" w:eastAsiaTheme="majorEastAsia" w:hAnsiTheme="majorHAnsi" w:cstheme="majorBidi"/>
      <w:iCs/>
      <w:color w:val="AD0000" w:themeColor="accent1"/>
      <w:lang w:val="en-US" w:bidi="en-US"/>
    </w:rPr>
  </w:style>
  <w:style w:type="character" w:customStyle="1" w:styleId="70">
    <w:name w:val="標題 7 字元"/>
    <w:basedOn w:val="a0"/>
    <w:link w:val="7"/>
    <w:uiPriority w:val="9"/>
    <w:semiHidden/>
    <w:rsid w:val="00386D47"/>
    <w:rPr>
      <w:rFonts w:asciiTheme="majorHAnsi" w:eastAsiaTheme="majorEastAsia" w:hAnsiTheme="majorHAnsi" w:cstheme="majorBidi"/>
      <w:iCs/>
      <w:color w:val="AD0000" w:themeColor="accent1"/>
      <w:lang w:val="en-US" w:bidi="en-US"/>
    </w:rPr>
  </w:style>
  <w:style w:type="character" w:customStyle="1" w:styleId="80">
    <w:name w:val="標題 8 字元"/>
    <w:basedOn w:val="a0"/>
    <w:link w:val="8"/>
    <w:uiPriority w:val="9"/>
    <w:semiHidden/>
    <w:rsid w:val="00987396"/>
    <w:rPr>
      <w:rFonts w:asciiTheme="majorHAnsi" w:eastAsiaTheme="majorEastAsia" w:hAnsiTheme="majorHAnsi" w:cstheme="majorBidi"/>
      <w:color w:val="AD0000" w:themeColor="accent1"/>
      <w:sz w:val="20"/>
      <w:szCs w:val="20"/>
      <w:lang w:val="en-US" w:bidi="en-US"/>
    </w:rPr>
  </w:style>
  <w:style w:type="character" w:customStyle="1" w:styleId="90">
    <w:name w:val="標題 9 字元"/>
    <w:basedOn w:val="a0"/>
    <w:link w:val="9"/>
    <w:uiPriority w:val="9"/>
    <w:semiHidden/>
    <w:rsid w:val="00987396"/>
    <w:rPr>
      <w:rFonts w:asciiTheme="majorHAnsi" w:eastAsiaTheme="majorEastAsia" w:hAnsiTheme="majorHAnsi" w:cstheme="majorBidi"/>
      <w:i/>
      <w:iCs/>
      <w:color w:val="404040" w:themeColor="text1" w:themeTint="BF"/>
      <w:sz w:val="20"/>
      <w:szCs w:val="20"/>
      <w:lang w:val="en-US" w:bidi="en-US"/>
    </w:rPr>
  </w:style>
  <w:style w:type="paragraph" w:styleId="ab">
    <w:name w:val="Subtitle"/>
    <w:basedOn w:val="a"/>
    <w:next w:val="a"/>
    <w:link w:val="ac"/>
    <w:autoRedefine/>
    <w:uiPriority w:val="11"/>
    <w:qFormat/>
    <w:rsid w:val="007D5F23"/>
    <w:pPr>
      <w:keepNext/>
      <w:keepLines/>
      <w:numPr>
        <w:ilvl w:val="1"/>
      </w:numPr>
      <w:spacing w:before="240" w:after="60"/>
      <w:ind w:left="709"/>
    </w:pPr>
    <w:rPr>
      <w:rFonts w:asciiTheme="majorHAnsi" w:eastAsiaTheme="majorEastAsia" w:hAnsiTheme="majorHAnsi" w:cstheme="majorBidi"/>
      <w:i/>
      <w:iCs/>
      <w:color w:val="AD0000" w:themeColor="accent1"/>
      <w:spacing w:val="15"/>
      <w:sz w:val="24"/>
      <w:szCs w:val="24"/>
      <w:lang w:bidi="en-US"/>
    </w:rPr>
  </w:style>
  <w:style w:type="character" w:customStyle="1" w:styleId="ac">
    <w:name w:val="副標題 字元"/>
    <w:basedOn w:val="a0"/>
    <w:link w:val="ab"/>
    <w:uiPriority w:val="11"/>
    <w:rsid w:val="007D5F23"/>
    <w:rPr>
      <w:rFonts w:asciiTheme="majorHAnsi" w:eastAsiaTheme="majorEastAsia" w:hAnsiTheme="majorHAnsi" w:cstheme="majorBidi"/>
      <w:i/>
      <w:iCs/>
      <w:color w:val="AD0000" w:themeColor="accent1"/>
      <w:spacing w:val="15"/>
      <w:sz w:val="24"/>
      <w:szCs w:val="24"/>
      <w:lang w:val="en-US" w:bidi="en-US"/>
    </w:rPr>
  </w:style>
  <w:style w:type="paragraph" w:styleId="ad">
    <w:name w:val="List Paragraph"/>
    <w:basedOn w:val="a"/>
    <w:uiPriority w:val="34"/>
    <w:qFormat/>
    <w:rsid w:val="00987396"/>
    <w:pPr>
      <w:ind w:left="720"/>
      <w:contextualSpacing/>
    </w:pPr>
    <w:rPr>
      <w:lang w:bidi="en-US"/>
    </w:rPr>
  </w:style>
  <w:style w:type="character" w:styleId="ae">
    <w:name w:val="Subtle Emphasis"/>
    <w:basedOn w:val="a0"/>
    <w:uiPriority w:val="19"/>
    <w:qFormat/>
    <w:rsid w:val="00B55FDE"/>
    <w:rPr>
      <w:iCs/>
      <w:color w:val="808080" w:themeColor="background1" w:themeShade="80"/>
      <w:sz w:val="20"/>
      <w:szCs w:val="20"/>
    </w:rPr>
  </w:style>
  <w:style w:type="table" w:customStyle="1" w:styleId="Trameclaire-Accent11">
    <w:name w:val="Trame claire - Accent 11"/>
    <w:basedOn w:val="a1"/>
    <w:uiPriority w:val="60"/>
    <w:rsid w:val="005E1D4F"/>
    <w:pPr>
      <w:spacing w:after="0" w:line="240" w:lineRule="auto"/>
    </w:pPr>
    <w:rPr>
      <w:color w:val="810000" w:themeColor="accent1" w:themeShade="BF"/>
    </w:rPr>
    <w:tblPr>
      <w:tblStyleRowBandSize w:val="1"/>
      <w:tblStyleColBandSize w:val="1"/>
      <w:tblBorders>
        <w:top w:val="single" w:sz="8" w:space="0" w:color="AD0000" w:themeColor="accent1"/>
        <w:bottom w:val="single" w:sz="8" w:space="0" w:color="AD0000" w:themeColor="accent1"/>
      </w:tblBorders>
    </w:tblPr>
    <w:tblStylePr w:type="fir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la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BAB" w:themeFill="accent1" w:themeFillTint="3F"/>
      </w:tcPr>
    </w:tblStylePr>
    <w:tblStylePr w:type="band1Horz">
      <w:tblPr/>
      <w:tcPr>
        <w:tcBorders>
          <w:left w:val="nil"/>
          <w:right w:val="nil"/>
          <w:insideH w:val="nil"/>
          <w:insideV w:val="nil"/>
        </w:tcBorders>
        <w:shd w:val="clear" w:color="auto" w:fill="FFABAB" w:themeFill="accent1" w:themeFillTint="3F"/>
      </w:tcPr>
    </w:tblStylePr>
  </w:style>
  <w:style w:type="table" w:styleId="-2">
    <w:name w:val="Light Shading Accent 2"/>
    <w:basedOn w:val="a1"/>
    <w:uiPriority w:val="60"/>
    <w:rsid w:val="005E1D4F"/>
    <w:pPr>
      <w:spacing w:after="0" w:line="240" w:lineRule="auto"/>
    </w:pPr>
    <w:rPr>
      <w:color w:val="4A0000" w:themeColor="accent2" w:themeShade="BF"/>
    </w:rPr>
    <w:tblPr>
      <w:tblStyleRowBandSize w:val="1"/>
      <w:tblStyleColBandSize w:val="1"/>
      <w:tblBorders>
        <w:top w:val="single" w:sz="8" w:space="0" w:color="640000" w:themeColor="accent2"/>
        <w:bottom w:val="single" w:sz="8" w:space="0" w:color="640000" w:themeColor="accent2"/>
      </w:tblBorders>
    </w:tblPr>
    <w:tblStylePr w:type="firstRow">
      <w:pPr>
        <w:spacing w:before="0" w:after="0" w:line="240" w:lineRule="auto"/>
      </w:pPr>
      <w:rPr>
        <w:b/>
        <w:bCs/>
      </w:rPr>
      <w:tblPr/>
      <w:tcPr>
        <w:tcBorders>
          <w:top w:val="single" w:sz="8" w:space="0" w:color="640000" w:themeColor="accent2"/>
          <w:left w:val="nil"/>
          <w:bottom w:val="single" w:sz="8" w:space="0" w:color="640000" w:themeColor="accent2"/>
          <w:right w:val="nil"/>
          <w:insideH w:val="nil"/>
          <w:insideV w:val="nil"/>
        </w:tcBorders>
      </w:tcPr>
    </w:tblStylePr>
    <w:tblStylePr w:type="lastRow">
      <w:pPr>
        <w:spacing w:before="0" w:after="0" w:line="240" w:lineRule="auto"/>
      </w:pPr>
      <w:rPr>
        <w:b/>
        <w:bCs/>
      </w:rPr>
      <w:tblPr/>
      <w:tcPr>
        <w:tcBorders>
          <w:top w:val="single" w:sz="8" w:space="0" w:color="640000" w:themeColor="accent2"/>
          <w:left w:val="nil"/>
          <w:bottom w:val="single" w:sz="8" w:space="0" w:color="64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9999" w:themeFill="accent2" w:themeFillTint="3F"/>
      </w:tcPr>
    </w:tblStylePr>
    <w:tblStylePr w:type="band1Horz">
      <w:tblPr/>
      <w:tcPr>
        <w:tcBorders>
          <w:left w:val="nil"/>
          <w:right w:val="nil"/>
          <w:insideH w:val="nil"/>
          <w:insideV w:val="nil"/>
        </w:tcBorders>
        <w:shd w:val="clear" w:color="auto" w:fill="FF9999" w:themeFill="accent2" w:themeFillTint="3F"/>
      </w:tcPr>
    </w:tblStylePr>
  </w:style>
  <w:style w:type="table" w:styleId="-3">
    <w:name w:val="Light Shading Accent 3"/>
    <w:basedOn w:val="a1"/>
    <w:uiPriority w:val="60"/>
    <w:rsid w:val="005E1D4F"/>
    <w:pPr>
      <w:spacing w:after="0" w:line="240" w:lineRule="auto"/>
    </w:pPr>
    <w:rPr>
      <w:color w:val="7B6A4D" w:themeColor="accent3" w:themeShade="BF"/>
    </w:rPr>
    <w:tblPr>
      <w:tblStyleRowBandSize w:val="1"/>
      <w:tblStyleColBandSize w:val="1"/>
      <w:tblBorders>
        <w:top w:val="single" w:sz="8" w:space="0" w:color="A28E6A" w:themeColor="accent3"/>
        <w:bottom w:val="single" w:sz="8" w:space="0" w:color="A28E6A" w:themeColor="accent3"/>
      </w:tblBorders>
    </w:tblPr>
    <w:tblStylePr w:type="fir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la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2DA" w:themeFill="accent3" w:themeFillTint="3F"/>
      </w:tcPr>
    </w:tblStylePr>
    <w:tblStylePr w:type="band1Horz">
      <w:tblPr/>
      <w:tcPr>
        <w:tcBorders>
          <w:left w:val="nil"/>
          <w:right w:val="nil"/>
          <w:insideH w:val="nil"/>
          <w:insideV w:val="nil"/>
        </w:tcBorders>
        <w:shd w:val="clear" w:color="auto" w:fill="E8E2DA" w:themeFill="accent3" w:themeFillTint="3F"/>
      </w:tcPr>
    </w:tblStylePr>
  </w:style>
  <w:style w:type="character" w:styleId="af">
    <w:name w:val="Placeholder Text"/>
    <w:basedOn w:val="a0"/>
    <w:uiPriority w:val="99"/>
    <w:semiHidden/>
    <w:rsid w:val="005E3C39"/>
    <w:rPr>
      <w:color w:val="808080"/>
    </w:rPr>
  </w:style>
  <w:style w:type="table" w:styleId="af0">
    <w:name w:val="Table Grid"/>
    <w:basedOn w:val="a1"/>
    <w:uiPriority w:val="59"/>
    <w:rsid w:val="00EF0F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steclaire-Accent11">
    <w:name w:val="Liste claire - Accent 11"/>
    <w:basedOn w:val="a1"/>
    <w:uiPriority w:val="61"/>
    <w:rsid w:val="004B4184"/>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table" w:customStyle="1" w:styleId="Listeclaire-Accent110">
    <w:name w:val="Liste claire - Accent 11"/>
    <w:basedOn w:val="a1"/>
    <w:uiPriority w:val="61"/>
    <w:rsid w:val="00EF0F51"/>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paragraph" w:styleId="af1">
    <w:name w:val="TOC Heading"/>
    <w:basedOn w:val="1"/>
    <w:next w:val="a"/>
    <w:uiPriority w:val="39"/>
    <w:semiHidden/>
    <w:unhideWhenUsed/>
    <w:qFormat/>
    <w:rsid w:val="002B3B4B"/>
    <w:pPr>
      <w:numPr>
        <w:numId w:val="0"/>
      </w:numPr>
      <w:outlineLvl w:val="9"/>
    </w:pPr>
    <w:rPr>
      <w:color w:val="810000" w:themeColor="accent1" w:themeShade="BF"/>
      <w:sz w:val="28"/>
      <w:lang w:bidi="ar-SA"/>
    </w:rPr>
  </w:style>
  <w:style w:type="character" w:styleId="af2">
    <w:name w:val="Hyperlink"/>
    <w:basedOn w:val="a0"/>
    <w:uiPriority w:val="99"/>
    <w:unhideWhenUsed/>
    <w:rsid w:val="00ED1579"/>
    <w:rPr>
      <w:color w:val="AD0000" w:themeColor="accent1"/>
      <w:u w:val="single"/>
    </w:rPr>
  </w:style>
  <w:style w:type="character" w:styleId="af3">
    <w:name w:val="FollowedHyperlink"/>
    <w:basedOn w:val="a0"/>
    <w:uiPriority w:val="99"/>
    <w:semiHidden/>
    <w:unhideWhenUsed/>
    <w:rsid w:val="007D3685"/>
    <w:rPr>
      <w:color w:val="96A9A9" w:themeColor="followedHyperlink"/>
      <w:u w:val="single"/>
    </w:rPr>
  </w:style>
  <w:style w:type="paragraph" w:styleId="11">
    <w:name w:val="toc 1"/>
    <w:basedOn w:val="a"/>
    <w:next w:val="a"/>
    <w:autoRedefine/>
    <w:uiPriority w:val="39"/>
    <w:unhideWhenUsed/>
    <w:rsid w:val="00F77F8C"/>
    <w:pPr>
      <w:tabs>
        <w:tab w:val="left" w:pos="993"/>
        <w:tab w:val="right" w:leader="dot" w:pos="9062"/>
      </w:tabs>
      <w:spacing w:before="180" w:after="0"/>
    </w:pPr>
    <w:rPr>
      <w:b/>
      <w:noProof/>
      <w:color w:val="AD0000" w:themeColor="accent1"/>
      <w:lang w:bidi="en-US"/>
    </w:rPr>
  </w:style>
  <w:style w:type="paragraph" w:styleId="21">
    <w:name w:val="toc 2"/>
    <w:basedOn w:val="a"/>
    <w:next w:val="a"/>
    <w:autoRedefine/>
    <w:uiPriority w:val="39"/>
    <w:unhideWhenUsed/>
    <w:rsid w:val="00F77F8C"/>
    <w:pPr>
      <w:tabs>
        <w:tab w:val="left" w:pos="1276"/>
        <w:tab w:val="right" w:leader="dot" w:pos="9062"/>
      </w:tabs>
      <w:spacing w:after="0"/>
    </w:pPr>
    <w:rPr>
      <w:noProof/>
    </w:rPr>
  </w:style>
  <w:style w:type="paragraph" w:styleId="31">
    <w:name w:val="toc 3"/>
    <w:basedOn w:val="a"/>
    <w:next w:val="a"/>
    <w:autoRedefine/>
    <w:uiPriority w:val="39"/>
    <w:unhideWhenUsed/>
    <w:rsid w:val="00F77F8C"/>
    <w:pPr>
      <w:tabs>
        <w:tab w:val="left" w:pos="1418"/>
        <w:tab w:val="right" w:leader="dot" w:pos="9062"/>
      </w:tabs>
      <w:spacing w:after="0"/>
    </w:pPr>
    <w:rPr>
      <w:noProof/>
      <w:lang w:bidi="en-US"/>
    </w:rPr>
  </w:style>
  <w:style w:type="paragraph" w:styleId="af4">
    <w:name w:val="caption"/>
    <w:basedOn w:val="a"/>
    <w:next w:val="a"/>
    <w:uiPriority w:val="35"/>
    <w:unhideWhenUsed/>
    <w:qFormat/>
    <w:rsid w:val="00386D47"/>
    <w:pPr>
      <w:jc w:val="center"/>
    </w:pPr>
    <w:rPr>
      <w:b/>
      <w:i/>
      <w:color w:val="AD0000" w:themeColor="accent1"/>
      <w:sz w:val="20"/>
      <w:szCs w:val="20"/>
    </w:rPr>
  </w:style>
  <w:style w:type="character" w:styleId="af5">
    <w:name w:val="Strong"/>
    <w:basedOn w:val="a0"/>
    <w:uiPriority w:val="22"/>
    <w:qFormat/>
    <w:rsid w:val="00890B8B"/>
    <w:rPr>
      <w:b/>
      <w:bCs/>
    </w:rPr>
  </w:style>
  <w:style w:type="character" w:styleId="af6">
    <w:name w:val="Emphasis"/>
    <w:basedOn w:val="a0"/>
    <w:uiPriority w:val="20"/>
    <w:qFormat/>
    <w:rsid w:val="00B55FDE"/>
    <w:rPr>
      <w:iCs/>
      <w:color w:val="AD0000" w:themeColor="accent1"/>
      <w:sz w:val="20"/>
      <w:szCs w:val="20"/>
    </w:rPr>
  </w:style>
  <w:style w:type="paragraph" w:customStyle="1" w:styleId="Texte">
    <w:name w:val="Texte"/>
    <w:basedOn w:val="a"/>
    <w:qFormat/>
    <w:rsid w:val="00386D47"/>
    <w:pPr>
      <w:ind w:left="709"/>
    </w:pPr>
  </w:style>
  <w:style w:type="paragraph" w:styleId="af7">
    <w:name w:val="table of figures"/>
    <w:basedOn w:val="a"/>
    <w:next w:val="a"/>
    <w:uiPriority w:val="99"/>
    <w:unhideWhenUsed/>
    <w:rsid w:val="00F77F8C"/>
    <w:pPr>
      <w:spacing w:after="0"/>
    </w:pPr>
  </w:style>
  <w:style w:type="paragraph" w:customStyle="1" w:styleId="Section1">
    <w:name w:val="Section 1"/>
    <w:basedOn w:val="1"/>
    <w:qFormat/>
    <w:rsid w:val="007432BD"/>
    <w:pPr>
      <w:numPr>
        <w:numId w:val="0"/>
      </w:numPr>
    </w:pPr>
  </w:style>
  <w:style w:type="paragraph" w:customStyle="1" w:styleId="Section2">
    <w:name w:val="Section 2"/>
    <w:basedOn w:val="2"/>
    <w:qFormat/>
    <w:rsid w:val="007432BD"/>
    <w:pPr>
      <w:numPr>
        <w:ilvl w:val="0"/>
        <w:numId w:val="0"/>
      </w:numPr>
    </w:pPr>
  </w:style>
  <w:style w:type="paragraph" w:customStyle="1" w:styleId="Section3">
    <w:name w:val="Section 3"/>
    <w:basedOn w:val="3"/>
    <w:qFormat/>
    <w:rsid w:val="007432BD"/>
    <w:pPr>
      <w:numPr>
        <w:ilvl w:val="0"/>
        <w:numId w:val="0"/>
      </w:numPr>
    </w:pPr>
  </w:style>
  <w:style w:type="paragraph" w:customStyle="1" w:styleId="Section4">
    <w:name w:val="Section 4"/>
    <w:basedOn w:val="4"/>
    <w:qFormat/>
    <w:rsid w:val="007432BD"/>
    <w:pPr>
      <w:numPr>
        <w:ilvl w:val="0"/>
        <w:numId w:val="0"/>
      </w:numPr>
    </w:pPr>
  </w:style>
  <w:style w:type="paragraph" w:customStyle="1" w:styleId="Section5">
    <w:name w:val="Section 5"/>
    <w:basedOn w:val="5"/>
    <w:qFormat/>
    <w:rsid w:val="007432BD"/>
    <w:pPr>
      <w:numPr>
        <w:ilvl w:val="0"/>
        <w:numId w:val="0"/>
      </w:numPr>
    </w:pPr>
  </w:style>
  <w:style w:type="paragraph" w:customStyle="1" w:styleId="Section6">
    <w:name w:val="Section 6"/>
    <w:basedOn w:val="6"/>
    <w:qFormat/>
    <w:rsid w:val="007432BD"/>
    <w:pPr>
      <w:numPr>
        <w:ilvl w:val="0"/>
        <w:numId w:val="0"/>
      </w:numPr>
    </w:pPr>
  </w:style>
  <w:style w:type="paragraph" w:customStyle="1" w:styleId="Section7">
    <w:name w:val="Section 7"/>
    <w:basedOn w:val="7"/>
    <w:qFormat/>
    <w:rsid w:val="007432BD"/>
    <w:pPr>
      <w:numPr>
        <w:ilvl w:val="0"/>
        <w:numId w:val="0"/>
      </w:numPr>
    </w:pPr>
  </w:style>
  <w:style w:type="table" w:styleId="-1">
    <w:name w:val="Light List Accent 1"/>
    <w:basedOn w:val="a1"/>
    <w:uiPriority w:val="61"/>
    <w:rsid w:val="00DA6DE2"/>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table" w:styleId="-10">
    <w:name w:val="Light Shading Accent 1"/>
    <w:basedOn w:val="a1"/>
    <w:uiPriority w:val="60"/>
    <w:rsid w:val="005E6DB1"/>
    <w:pPr>
      <w:spacing w:after="0" w:line="240" w:lineRule="auto"/>
    </w:pPr>
    <w:rPr>
      <w:color w:val="810000" w:themeColor="accent1" w:themeShade="BF"/>
    </w:rPr>
    <w:tblPr>
      <w:tblStyleRowBandSize w:val="1"/>
      <w:tblStyleColBandSize w:val="1"/>
      <w:tblBorders>
        <w:top w:val="single" w:sz="8" w:space="0" w:color="AD0000" w:themeColor="accent1"/>
        <w:bottom w:val="single" w:sz="8" w:space="0" w:color="AD0000" w:themeColor="accent1"/>
      </w:tblBorders>
    </w:tblPr>
    <w:tblStylePr w:type="fir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la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BAB" w:themeFill="accent1" w:themeFillTint="3F"/>
      </w:tcPr>
    </w:tblStylePr>
    <w:tblStylePr w:type="band1Horz">
      <w:tblPr/>
      <w:tcPr>
        <w:tcBorders>
          <w:left w:val="nil"/>
          <w:right w:val="nil"/>
          <w:insideH w:val="nil"/>
          <w:insideV w:val="nil"/>
        </w:tcBorders>
        <w:shd w:val="clear" w:color="auto" w:fill="FFABAB" w:themeFill="accent1" w:themeFillTint="3F"/>
      </w:tcPr>
    </w:tblStylePr>
  </w:style>
  <w:style w:type="table" w:styleId="1-1">
    <w:name w:val="Medium Shading 1 Accent 1"/>
    <w:basedOn w:val="a1"/>
    <w:uiPriority w:val="63"/>
    <w:rsid w:val="0062278E"/>
    <w:pPr>
      <w:spacing w:after="0" w:line="240" w:lineRule="auto"/>
    </w:pPr>
    <w:tblPr>
      <w:tblStyleRowBandSize w:val="1"/>
      <w:tblStyleColBandSize w:val="1"/>
      <w:tblBorders>
        <w:top w:val="single" w:sz="8"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single" w:sz="8" w:space="0" w:color="FF0202" w:themeColor="accent1" w:themeTint="BF"/>
      </w:tblBorders>
    </w:tblPr>
    <w:tblStylePr w:type="firstRow">
      <w:pPr>
        <w:spacing w:before="0" w:after="0" w:line="240" w:lineRule="auto"/>
      </w:pPr>
      <w:rPr>
        <w:b/>
        <w:bCs/>
        <w:color w:val="FFFFFF" w:themeColor="background1"/>
      </w:rPr>
      <w:tblPr/>
      <w:tcPr>
        <w:tcBorders>
          <w:top w:val="single" w:sz="8"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nil"/>
          <w:insideV w:val="nil"/>
        </w:tcBorders>
        <w:shd w:val="clear" w:color="auto" w:fill="AD0000" w:themeFill="accent1"/>
      </w:tcPr>
    </w:tblStylePr>
    <w:tblStylePr w:type="lastRow">
      <w:pPr>
        <w:spacing w:before="0" w:after="0" w:line="240" w:lineRule="auto"/>
      </w:pPr>
      <w:rPr>
        <w:b/>
        <w:bCs/>
      </w:rPr>
      <w:tblPr/>
      <w:tcPr>
        <w:tcBorders>
          <w:top w:val="double" w:sz="6"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ABAB" w:themeFill="accent1" w:themeFillTint="3F"/>
      </w:tcPr>
    </w:tblStylePr>
    <w:tblStylePr w:type="band1Horz">
      <w:tblPr/>
      <w:tcPr>
        <w:tcBorders>
          <w:insideH w:val="nil"/>
          <w:insideV w:val="nil"/>
        </w:tcBorders>
        <w:shd w:val="clear" w:color="auto" w:fill="FFABAB" w:themeFill="accent1" w:themeFillTint="3F"/>
      </w:tcPr>
    </w:tblStylePr>
    <w:tblStylePr w:type="band2Horz">
      <w:tblPr/>
      <w:tcPr>
        <w:tcBorders>
          <w:insideH w:val="nil"/>
          <w:insideV w:val="nil"/>
        </w:tcBorders>
      </w:tcPr>
    </w:tblStylePr>
  </w:style>
  <w:style w:type="paragraph" w:customStyle="1" w:styleId="Image">
    <w:name w:val="Image"/>
    <w:basedOn w:val="a"/>
    <w:next w:val="a"/>
    <w:qFormat/>
    <w:rsid w:val="002B271A"/>
  </w:style>
  <w:style w:type="paragraph" w:styleId="Web">
    <w:name w:val="Normal (Web)"/>
    <w:basedOn w:val="a"/>
    <w:uiPriority w:val="99"/>
    <w:unhideWhenUsed/>
    <w:rsid w:val="002A635A"/>
    <w:pPr>
      <w:spacing w:before="100" w:beforeAutospacing="1" w:after="100" w:afterAutospacing="1" w:line="240" w:lineRule="auto"/>
    </w:pPr>
    <w:rPr>
      <w:rFonts w:ascii="新細明體" w:eastAsia="新細明體" w:hAnsi="新細明體" w:cs="新細明體"/>
      <w:sz w:val="24"/>
      <w:szCs w:val="24"/>
      <w:lang w:eastAsia="zh-TW"/>
    </w:rPr>
  </w:style>
  <w:style w:type="character" w:customStyle="1" w:styleId="apple-converted-space">
    <w:name w:val="apple-converted-space"/>
    <w:basedOn w:val="a0"/>
    <w:rsid w:val="002A635A"/>
  </w:style>
  <w:style w:type="paragraph" w:styleId="af8">
    <w:name w:val="annotation text"/>
    <w:basedOn w:val="a"/>
    <w:link w:val="af9"/>
    <w:uiPriority w:val="99"/>
    <w:semiHidden/>
    <w:unhideWhenUsed/>
    <w:rsid w:val="002A635A"/>
    <w:pPr>
      <w:spacing w:line="240" w:lineRule="auto"/>
    </w:pPr>
    <w:rPr>
      <w:sz w:val="20"/>
      <w:szCs w:val="20"/>
    </w:rPr>
  </w:style>
  <w:style w:type="character" w:customStyle="1" w:styleId="af9">
    <w:name w:val="註解文字 字元"/>
    <w:basedOn w:val="a0"/>
    <w:link w:val="af8"/>
    <w:uiPriority w:val="99"/>
    <w:semiHidden/>
    <w:rsid w:val="002A635A"/>
    <w:rPr>
      <w:sz w:val="20"/>
      <w:szCs w:val="20"/>
    </w:rPr>
  </w:style>
  <w:style w:type="character" w:customStyle="1" w:styleId="lang-en">
    <w:name w:val="lang-en"/>
    <w:basedOn w:val="a0"/>
    <w:rsid w:val="002A635A"/>
  </w:style>
  <w:style w:type="character" w:styleId="afa">
    <w:name w:val="annotation reference"/>
    <w:basedOn w:val="a0"/>
    <w:uiPriority w:val="99"/>
    <w:semiHidden/>
    <w:unhideWhenUsed/>
    <w:rsid w:val="00FB2F25"/>
    <w:rPr>
      <w:sz w:val="16"/>
      <w:szCs w:val="16"/>
    </w:rPr>
  </w:style>
  <w:style w:type="paragraph" w:styleId="afb">
    <w:name w:val="annotation subject"/>
    <w:basedOn w:val="af8"/>
    <w:next w:val="af8"/>
    <w:link w:val="afc"/>
    <w:uiPriority w:val="99"/>
    <w:semiHidden/>
    <w:unhideWhenUsed/>
    <w:rsid w:val="00FB2F25"/>
    <w:rPr>
      <w:b/>
      <w:bCs/>
    </w:rPr>
  </w:style>
  <w:style w:type="character" w:customStyle="1" w:styleId="afc">
    <w:name w:val="註解主旨 字元"/>
    <w:basedOn w:val="af9"/>
    <w:link w:val="afb"/>
    <w:uiPriority w:val="99"/>
    <w:semiHidden/>
    <w:rsid w:val="00FB2F25"/>
    <w:rPr>
      <w:b/>
      <w:bCs/>
      <w:sz w:val="20"/>
      <w:szCs w:val="20"/>
    </w:rPr>
  </w:style>
  <w:style w:type="paragraph" w:styleId="afd">
    <w:name w:val="Revision"/>
    <w:hidden/>
    <w:uiPriority w:val="99"/>
    <w:semiHidden/>
    <w:rsid w:val="001006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nsemble_learning" TargetMode="External"/><Relationship Id="rId18" Type="http://schemas.openxmlformats.org/officeDocument/2006/relationships/hyperlink" Target="http://en.wikipedia.org/wiki/Bootstrap_aggregating" TargetMode="External"/><Relationship Id="rId26" Type="http://schemas.openxmlformats.org/officeDocument/2006/relationships/comments" Target="comments.xml"/><Relationship Id="rId39" Type="http://schemas.openxmlformats.org/officeDocument/2006/relationships/image" Target="media/image14.png"/><Relationship Id="rId21" Type="http://schemas.openxmlformats.org/officeDocument/2006/relationships/hyperlink" Target="http://en.wikipedia.org/wiki/Regression_analy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en.wikipedia.org/wiki/Bootstrap_aggregating" TargetMode="External"/><Relationship Id="rId29" Type="http://schemas.openxmlformats.org/officeDocument/2006/relationships/image" Target="media/image4.png"/><Relationship Id="rId11" Type="http://schemas.openxmlformats.org/officeDocument/2006/relationships/hyperlink" Target="http://en.wikipedia.org/wiki/Bootstrap_aggregating" TargetMode="Externa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hyperlink" Target="http://en.wikipedia.org/wiki/Statistical_classification" TargetMode="External"/><Relationship Id="rId14" Type="http://schemas.openxmlformats.org/officeDocument/2006/relationships/hyperlink" Target="http://en.wikipedia.org/wiki/Bootstrap_aggregating" TargetMode="External"/><Relationship Id="rId22" Type="http://schemas.openxmlformats.org/officeDocument/2006/relationships/hyperlink" Target="http://en.wikipedia.org/wiki/Variance" TargetMode="External"/><Relationship Id="rId27" Type="http://schemas.microsoft.com/office/2011/relationships/commentsExtended" Target="commentsExtended.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en.wikipedia.org/wiki/Bootstrap_aggregating" TargetMode="External"/><Relationship Id="rId17" Type="http://schemas.openxmlformats.org/officeDocument/2006/relationships/hyperlink" Target="http://en.wikipedia.org/wiki/Machine_learning"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http://en.wikipedia.org/wiki/Bootstrap_aggregating"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Meta-algorithm" TargetMode="External"/><Relationship Id="rId23" Type="http://schemas.openxmlformats.org/officeDocument/2006/relationships/hyperlink" Target="http://en.wikipedia.org/wiki/Overfitting" TargetMode="External"/><Relationship Id="rId28" Type="http://schemas.openxmlformats.org/officeDocument/2006/relationships/image" Target="media/image3.jp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hyperlink" Target="http://en.wikipedia.org/wiki/Flowchart"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Red">
      <a:dk1>
        <a:sysClr val="windowText" lastClr="000000"/>
      </a:dk1>
      <a:lt1>
        <a:sysClr val="window" lastClr="FFFFFF"/>
      </a:lt1>
      <a:dk2>
        <a:srgbClr val="696464"/>
      </a:dk2>
      <a:lt2>
        <a:srgbClr val="E9E5DC"/>
      </a:lt2>
      <a:accent1>
        <a:srgbClr val="AD0000"/>
      </a:accent1>
      <a:accent2>
        <a:srgbClr val="64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2014-01-21T23:00:00Z</PublishDate>
  <Abstract/>
  <CompanyAddress>MINES Paristech</CompanyAddress>
  <CompanyPhone/>
  <CompanyFax/>
  <CompanyEmail/>
</CoverPageProperties>
</file>

<file path=customXml/item2.xml><?xml version="1.0" encoding="utf-8"?>
<elements xmlns:xsi="http://www.w3.org/2001/XMLSchema-instance" xsi:noNamespaceSchemaLocation="ObjecteeringElements.xsd">
  <element objid="c1a9f5a8-cf39-4ce5-a2cb-00cf1809ab12">
    <content alias="Class ATTRIBUTE Name">DataBase</content>
  </element>
  <element objid="3a55e97d-ae30-433e-b3cd-9ccecda51f65">
    <content alias="Operation NOTE description 0">initialize HOG instance with certain parameter setting</content>
    <content alias="Operation ATTRIBUTE Name">HOG</content>
  </element>
  <element objid="61261918-d6ad-4d4d-a19f-e6c7088f5dd6">
    <content alias="Class NOTE description 0">This class implements operations about decision tree in random forest learning.</content>
    <content alias="Class NOTE summary 0">Class contains interface for using Decision Trees.</content>
    <content alias="Class ATTRIBUTE Name">DecisionTree</content>
  </element>
  <element objid="8c39ea43-b153-44c8-a0de-ff4ed52b57c0">
    <content alias="Operation NOTE description 0">initialize HOG instance with default parameter setting</content>
    <content alias="Operation ATTRIBUTE Name">HOG</content>
  </element>
  <element objid="a405e1e8-85cc-4d4a-b285-26666588a718">
    <content alias="Parameter ATTRIBUTE Name">initHogParam</content>
    <content alias="Parameter ATTRIBUTE ParameterPassing">In</content>
  </element>
  <element objid="76d43c96-c471-4b7d-a417-d0a16d9c295c">
    <content alias="Operation NOTE description 0">traverses through tree nodes and returns the string representation of current decision tree</content>
    <content alias="Operation ATTRIBUTE Name">saveToString</content>
  </element>
  <element objid="f30ffbce-5ef9-47c6-9c47-d8546919c4db">
    <content alias="AssociationEnd NOTE description 0">parent of this node</content>
    <content alias="AssociationEnd ATTRIBUTE Name">parent</content>
    <content alias="AssociationEnd ATTRIBUTE MultiplicityMax">1</content>
    <content alias="AssociationEnd ATTRIBUTE MultiplicityMin">1</content>
  </element>
  <element objid="0ebb6ac8-3e54-4895-93dd-196538a3e332">
    <content alias="Parameter ATTRIBUTE Name">p0</content>
    <content alias="Parameter ATTRIBUTE ParameterPassing">Inout</content>
  </element>
  <element objid="ed4da577-e9c1-44db-b292-1ddb4aeab813">
    <content alias="Operation NOTE description 0">implements getLearnerPossibleValues method of Learner</content>
    <content alias="Operation ATTRIBUTE Name">getLearnerPossibleValues</content>
  </element>
  <element objid="eafec0c5-2d8e-48a2-b23c-cb59b300755a">
    <content alias="Attribute ATTRIBUTE Name">_attrN</content>
    <content alias="Attribute NOTE description 0">size of attributes to bootstrap</content>
    <content alias="Attribute ATTRIBUTE MultiplicityMin">1</content>
    <content alias="Attribute ATTRIBUTE MultiplicityMax">1</content>
  </element>
  <element objid="7b66cf6f-fbc2-40a9-86c0-f46a49541b88">
    <content alias="Parameter ATTRIBUTE Name">predictions</content>
    <content alias="Parameter ATTRIBUTE ParameterPassing">In</content>
  </element>
  <element objid="92a699ab-b86a-40cc-8fdb-4eca568fa8a6">
    <content alias="Operation ATTRIBUTE Name">DecisionTree</content>
  </element>
  <element objid="7d351bea-7309-41e8-8d48-de66b414bc25">
    <content alias="Operation NOTE description 0">returns the vote (mode) of the predictions of decision trees given test data</content>
    <content alias="Operation ATTRIBUTE Name">voteOfDTree</content>
  </element>
  <element objid="00000004-0000-0010-0000-000000000000">
    <content alias="DataType ATTRIBUTE Name">double</content>
  </element>
  <element objid="95f01270-0b39-4c6b-bbf3-fb177f21545e">
    <content alias="Operation NOTE description 0">constructs a decision tree from a data matrix.</content>
    <content alias="Operation ATTRIBUTE Name">DecisionTree</content>
  </element>
  <element objid="59aa1dec-a6d5-40e5-bf32-21f89bc84295">
    <content alias="Package ATTRIBUTE Name">DecisionTree</content>
    <content alias="Package NOTE summary 0">Package contains the classes used in decision tree</content>
  </element>
  <element objid="b88524b1-694a-4bc3-898b-a62d0300bb85">
    <content alias="Attribute ATTRIBUTE Name">blockType</content>
    <content alias="Attribute NOTE description 0">the type of block (either rectangular or radial)</content>
    <content alias="Attribute ATTRIBUTE MultiplicityMin">1</content>
    <content alias="Attribute ATTRIBUTE MultiplicityMax">1</content>
  </element>
  <element objid="a73f148c-2d1d-4cfd-9bb4-3fcc86556892">
    <content alias="Parameter ATTRIBUTE Name">testData</content>
    <content alias="Parameter ATTRIBUTE ParameterPassing">In</content>
  </element>
  <element objid="359fef83-1f91-4226-b4e6-33118900cb50">
    <content alias="Operation NOTE description 0">reconstruct this decision tree object using the string previously generated by toString()</content>
    <content alias="Operation ATTRIBUTE Name">loadFromString</content>
  </element>
  <element objid="00d00398-0000-2b12-0000-000000000000">
    <content alias="Class ATTRIBUTE Name">Object</content>
  </element>
  <element objid="0e359187-9410-41e0-ac95-f198190fa6dd">
    <content alias="Association ATTRIBUTE Name"/>
  </element>
  <element objid="a304e761-5298-44d7-9769-094041d0b086">
    <content alias="Parameter ATTRIBUTE Name">blockType</content>
    <content alias="Parameter ATTRIBUTE ParameterPassing">In</content>
  </element>
  <element objid="2299517a-7564-4108-ab5c-71ec87dc0b77">
    <content alias="Attribute ATTRIBUTE Name">isLeaf</content>
    <content alias="Attribute NOTE description 0">indicates if the node is a leaf</content>
    <content alias="Attribute ATTRIBUTE MultiplicityMin">1</content>
    <content alias="Attribute ATTRIBUTE MultiplicityMax">1</content>
  </element>
  <element objid="c74258fc-1c09-4eea-af5b-587edf9017ff">
    <content alias="Parameter ATTRIBUTE Name">test</content>
    <content alias="Parameter ATTRIBUTE ParameterPassing">Inout</content>
  </element>
  <element objid="321c0474-391c-48d2-895b-f5c4cea95144">
    <content alias="Parameter ATTRIBUTE Name">tree</content>
    <content alias="Parameter ATTRIBUTE ParameterPassing">In</content>
  </element>
  <element objid="052acf94-33c6-4972-9a0c-321d44835c48">
    <content alias="Association ATTRIBUTE Name"/>
  </element>
  <element objid="c2c2b214-8cfa-4537-91ca-29e62d2d9b03">
    <content alias="Parameter ATTRIBUTE Name">parent</content>
    <content alias="Parameter ATTRIBUTE ParameterPassing">In</content>
  </element>
  <element objid="a97a3fa3-3a4e-46a1-b40f-98098d41b00f">
    <content alias="Class NOTE description 0">This class contains information about the classifier trained with random forest and provides operation to classify images.</content>
    <content alias="Class NOTE summary 0">Class define the classifier generated by random forest.</content>
    <content alias="Class ATTRIBUTE Name">RandomForest</content>
  </element>
  <element objid="cbe45e05-de9e-49f4-b0cb-481904bc80f9">
    <content alias="Operation NOTE description 0">implements write method of Classifier</content>
    <content alias="Operation ATTRIBUTE Name">write</content>
  </element>
  <element objid="5f5c0202-bfe6-4aa4-b796-6afc5a31b9df">
    <content alias="Parameter ATTRIBUTE Name">numOfTrees</content>
    <content alias="Parameter ATTRIBUTE ParameterPassing">In</content>
  </element>
  <element objid="c60d6310-6762-451d-ae97-ea8f4562f565">
    <content alias="Interaction ATTRIBUTE Name">RandomForest save</content>
  </element>
  <element objid="00000004-0000-000d-0000-000000000000">
    <content alias="DataType ATTRIBUTE Name">string</content>
  </element>
  <element objid="17f327ce-60bb-464b-89fd-8117dccb10a2">
    <content alias="Attribute ATTRIBUTE Name">splitVal</content>
    <content alias="Attribute NOTE description 0">value to split splitAttr</content>
    <content alias="Attribute ATTRIBUTE MultiplicityMin">1</content>
    <content alias="Attribute ATTRIBUTE MultiplicityMax">1</content>
  </element>
  <element objid="7535ccbd-3641-4ef8-a9d6-9341af6deecb">
    <content alias="Parameter ATTRIBUTE Name">blockHeight</content>
    <content alias="Parameter ATTRIBUTE ParameterPassing">In</content>
  </element>
  <element objid="e3497dd0-904c-45d8-9e75-d62a14ff97cd">
    <content alias="Interaction ATTRIBUTE Name">RandomForest classify</content>
  </element>
  <element objid="ebb8f3f9-dd89-4d5b-b771-a57032b21977">
    <content alias="Attribute ATTRIBUTE Name">dataN</content>
    <content alias="Attribute NOTE description 0">total size of the data (training and testing)</content>
    <content alias="Attribute ATTRIBUTE MultiplicityMin">1</content>
    <content alias="Attribute ATTRIBUTE MultiplicityMax">1</content>
  </element>
  <element objid="b9f976bc-034c-42e9-84d5-f7e6eba0502a">
    <content alias="Operation NOTE description 0">creates decision trees for the forest</content>
    <content alias="Operation ATTRIBUTE Name">createForest</content>
  </element>
  <element objid="d2e76ede-7957-415b-a548-bb88abaab29a">
    <content alias="Operation NOTE description 0">initialize instance of HOGParam with manual setting</content>
    <content alias="Operation ATTRIBUTE Name">HOGParam</content>
  </element>
  <element objid="84799113-d630-4eef-bd4d-a074581d5b7f">
    <content alias="Operation NOTE description 0">implements learn method of Learner and trains a random forest classifier</content>
    <content alias="Operation ATTRIBUTE Name">learn</content>
  </element>
  <element objid="28c4ffde-4f11-49c5-804f-9a61039cded6">
    <content alias="AssociationEnd NOTE description 0">decision trees of this random forest</content>
    <content alias="AssociationEnd ATTRIBUTE Name">_trees</content>
    <content alias="AssociationEnd ATTRIBUTE MultiplicityMax">*</content>
    <content alias="AssociationEnd ATTRIBUTE MultiplicityMin">0</content>
  </element>
  <element objid="825cee3b-bf63-4b2f-96a7-c6fe53cf1387">
    <content alias="Operation NOTE description 0">returns the classified result of this random forest given data p0</content>
    <content alias="Operation ATTRIBUTE Name">classify</content>
  </element>
  <element objid="b30f2d3b-3dd3-4928-8c2e-210cde6bac4c">
    <content alias="Class NOTE description 0">This class bundles the essential parameters to perform HOG. </content>
    <content alias="Class NOTE summary 0">Class contains a set of parameters for HOG</content>
    <content alias="Class ATTRIBUTE Name">HOGParam</content>
  </element>
  <element objid="80f5b195-3530-44da-9c12-1018076aaabc">
    <content alias="Operation NOTE description 0">calculate the histograms of each CELL</content>
    <content alias="Operation ATTRIBUTE Name">calHistogram</content>
  </element>
  <element objid="bbea47d8-6f43-4ae3-b718-68a8765253c7">
    <content alias="Attribute ATTRIBUTE Name">_histogram</content>
    <content alias="Attribute NOTE description 0">array of histograms of each pixel after calculation</content>
    <content alias="Attribute ATTRIBUTE MultiplicityMin">0</content>
    <content alias="Attribute ATTRIBUTE MultiplicityMax">*</content>
  </element>
  <element objid="462886f4-e68d-48c1-b2dd-1b27d8dc39a2">
    <content alias="Attribute ATTRIBUTE Name">_trainN</content>
    <content alias="Attribute NOTE description 0">size of data to create bootstrap sample</content>
    <content alias="Attribute ATTRIBUTE MultiplicityMin">1</content>
    <content alias="Attribute ATTRIBUTE MultiplicityMax">1</content>
  </element>
  <element objid="2e42fb19-f9fa-405b-b1f1-e14aea623a91">
    <content alias="Parameter ATTRIBUTE Name">testData</content>
    <content alias="Parameter ATTRIBUTE ParameterPassing">Inout</content>
  </element>
  <element objid="379e73c3-44a1-422b-a1ac-cf037cad6713">
    <content alias="Operation NOTE description 0">return the value of gradient array</content>
    <content alias="Operation ATTRIBUTE Name">getGradient</content>
  </element>
  <element objid="ab5d8e62-60d1-4759-b388-39351162f45b">
    <content alias="Parameter ATTRIBUTE Name">cellHeight</content>
    <content alias="Parameter ATTRIBUTE ParameterPassing">In</content>
  </element>
  <element objid="f96d5246-c8ac-49c9-a26f-6a2b8de8cc38">
    <content alias="Operation NOTE description 0">implements write method of Classifier</content>
    <content alias="Operation ATTRIBUTE Name">read</content>
  </element>
  <element objid="db24da09-715e-4409-a782-bac8b91d5b68">
    <content alias="Parameter ATTRIBUTE Name">p1</content>
    <content alias="Parameter ATTRIBUTE ParameterPassing">Inout</content>
  </element>
  <element objid="1102ccb7-f224-4643-856a-10438306eebc">
    <content alias="Operation NOTE description 0">calculate feature vectors of each pixel</content>
    <content alias="Operation ATTRIBUTE Name">calFeatureVector</content>
  </element>
  <element objid="3dcb2c09-2a32-475f-982a-7933da523875">
    <content alias="Package ATTRIBUTE Name">gforge</content>
  </element>
  <element objid="51b7a646-12af-48f2-82a0-7639aacaca6d">
    <content alias="Parameter ATTRIBUTE Name">train</content>
    <content alias="Parameter ATTRIBUTE ParameterPassing">In</content>
  </element>
  <element objid="9b2f1c61-6be7-4156-85db-15202c387c02">
    <content alias="Operation NOTE description 0">implements setLearnerParameter method of Learner</content>
    <content alias="Operation ATTRIBUTE Name">setLearnerParameter</content>
  </element>
  <element objid="4a7bd6e4-4f28-4c5a-bb90-6785c190be7a">
    <content alias="Parameter ATTRIBUTE Name">nBin</content>
    <content alias="Parameter ATTRIBUTE ParameterPassing">In</content>
  </element>
  <element objid="8883cce6-777e-4b9c-8805-76062396071d">
    <content alias="Attribute ATTRIBUTE Name">_maxDepth</content>
    <content alias="Attribute NOTE description 0">the *maximum* depth of trees in the forest.</content>
    <content alias="Attribute ATTRIBUTE MultiplicityMin">1</content>
    <content alias="Attribute ATTRIBUTE MultiplicityMax">1</content>
  </element>
  <element objid="943639d0-f911-4e72-b5b3-3087f8f11863">
    <content alias="Operation NOTE description 0">traverses the tree and returns the prediction of the given test data</content>
    <content alias="Operation ATTRIBUTE Name">classify</content>
  </element>
  <element objid="d68ff2ff-2606-4d22-82ff-b7bbe88da162">
    <content alias="Parameter ATTRIBUTE Name">p0</content>
    <content alias="Parameter ATTRIBUTE ParameterPassing">Inout</content>
  </element>
  <element objid="367c3386-30db-4d9f-8b8f-009fc217d19b">
    <content alias="Parameter ATTRIBUTE Name">data</content>
    <content alias="Parameter ATTRIBUTE ParameterPassing">In</content>
  </element>
  <element objid="1642d926-247b-40b6-996a-8544e6cdcf29">
    <content alias="Parameter ATTRIBUTE Name">maxDepth</content>
    <content alias="Parameter ATTRIBUTE ParameterPassing">In</content>
  </element>
  <element objid="51f070ca-6fe8-4d4e-868c-c62c2b31c082">
    <content alias="Operation NOTE description 0">constructs the tree node</content>
    <content alias="Operation ATTRIBUTE Name">TreeNode</content>
  </element>
  <element objid="a9b8a9da-a611-43a9-a19d-93fdd82edbdb">
    <content alias="Parameter ATTRIBUTE Name">p0</content>
    <content alias="Parameter ATTRIBUTE ParameterPassing">Inout</content>
  </element>
  <element objid="b5a6a8ac-1ab9-4f93-b678-95119fd19ca6">
    <content alias="Attribute ATTRIBUTE Name">_forestError</content>
    <content alias="Attribute NOTE description 0"> error of the random forest</content>
    <content alias="Attribute ATTRIBUTE MultiplicityMin">1</content>
    <content alias="Attribute ATTRIBUTE MultiplicityMax">1</content>
  </element>
  <element objid="5f02503d-159a-4a86-beea-64e6de3555ee">
    <content alias="Operation NOTE description 0">implements getLearnerParameterDescription method of Learner</content>
    <content alias="Operation ATTRIBUTE Name">getLearnerParameterDescription</content>
  </element>
  <element objid="1eaa0854-8e11-4e6b-8a90-5a8d3e57821e">
    <content alias="Operation NOTE description 0">The constructor of RandomForestLearner</content>
    <content alias="Operation ATTRIBUTE Name">RandomForestLearner</content>
  </element>
  <element objid="52f8b9ec-22ce-4f39-a3f2-2c8e8ac909d5">
    <content alias="Parameter ATTRIBUTE Name">p0</content>
    <content alias="Parameter ATTRIBUTE ParameterPassing">Inout</content>
  </element>
  <element objid="3c0eec90-a163-4364-8ec1-855c885b184b">
    <content alias="Package ATTRIBUTE Name">RandomForestHOG</content>
  </element>
  <element objid="5bce7051-7d4e-4695-aee9-e0af3a111261">
    <content alias="Attribute ATTRIBUTE Name">blockWidth</content>
    <content alias="Attribute NOTE description 0">width of each block</content>
    <content alias="Attribute ATTRIBUTE MultiplicityMin">1</content>
    <content alias="Attribute ATTRIBUTE MultiplicityMax">1</content>
  </element>
  <element objid="6795b01a-7c23-485f-a471-f3b4772913ef">
    <content alias="Interaction ATTRIBUTE Name">HOG computation</content>
  </element>
  <element objid="cb3eb605-a856-4489-9bac-74f821ac4712">
    <content alias="Parameter ATTRIBUTE Name">cellWidth</content>
    <content alias="Parameter ATTRIBUTE ParameterPassing">In</content>
  </element>
  <element objid="bd717090-214d-4987-9ab8-8616e6eb28ed">
    <content alias="AssociationEnd NOTE description 0">root node of this decision tree</content>
    <content alias="AssociationEnd ATTRIBUTE Name">rootNode</content>
    <content alias="AssociationEnd ATTRIBUTE MultiplicityMax">1</content>
    <content alias="AssociationEnd ATTRIBUTE MultiplicityMin">0</content>
  </element>
  <element objid="4e02065e-bd36-4784-a14a-e65f379b4cbd">
    <content alias="Operation NOTE description 0">saves current random forest model</content>
    <content alias="Operation ATTRIBUTE Name">save</content>
  </element>
  <element objid="326e224c-533e-47c3-b8bc-04c4896c546d">
    <content alias="Parameter ATTRIBUTE Name">maskType</content>
    <content alias="Parameter ATTRIBUTE ParameterPassing">In</content>
  </element>
  <element objid="0e6e5a8a-cb9a-426f-99dd-bbc8cd785220">
    <content alias="Attribute ATTRIBUTE Name">trainN</content>
    <content alias="Attribute NOTE description 0">size of the bootstrap samples to train (assigned by RFLearner)</content>
    <content alias="Attribute ATTRIBUTE MultiplicityMin">1</content>
    <content alias="Attribute ATTRIBUTE MultiplicityMax">1</content>
  </element>
  <element objid="edccfe92-5ff2-4f94-ab89-bcf050cd60b0">
    <content alias="Operation NOTE description 0">return the value of featureVector array</content>
    <content alias="Operation ATTRIBUTE Name">getFeatureVector</content>
  </element>
  <element objid="ffda6e8b-f5ec-48e6-9347-56af0b87eb91">
    <content alias="Package ATTRIBUTE Name">RandomForest</content>
    <content alias="Package NOTE summary 0">Package contains class RandomForest and class RandomForestLearner.</content>
  </element>
  <element objid="eba4fa88-e515-4ffe-92c8-c4719ccedcf3">
    <content alias="Attribute ATTRIBUTE Name">level</content>
    <content alias="Attribute NOTE description 0">current level in the tree</content>
    <content alias="Attribute ATTRIBUTE MultiplicityMin">1</content>
    <content alias="Attribute ATTRIBUTE MultiplicityMax">1</content>
  </element>
  <element objid="b7c62ec1-a509-4fc4-be44-666546be5c62">
    <content alias="Attribute ATTRIBUTE Name">nBin</content>
    <content alias="Attribute NOTE description 0">number of bins for creating histogram</content>
    <content alias="Attribute ATTRIBUTE MultiplicityMin">1</content>
    <content alias="Attribute ATTRIBUTE MultiplicityMax">1</content>
  </element>
  <element objid="feee6932-b1c0-4cb6-95d5-2da584cfd56a">
    <content alias="Interaction ATTRIBUTE Name">RandomForestLearner learn</content>
  </element>
  <element objid="a9f75d39-6792-49c2-832e-9b9a2b0ef1e8">
    <content alias="Association ATTRIBUTE Name"/>
  </element>
  <element objid="f49884cb-a796-455c-89d2-3049637325cd">
    <content alias="AssociationEnd NOTE description 0">right child of this node</content>
    <content alias="AssociationEnd ATTRIBUTE Name">rightChild</content>
    <content alias="AssociationEnd ATTRIBUTE MultiplicityMax">1</content>
    <content alias="AssociationEnd ATTRIBUTE MultiplicityMin">1</content>
  </element>
  <element objid="454dbf0a-1c3a-4f4d-b874-366c4c0aff83">
    <content alias="Attribute ATTRIBUTE Name">blockHeight</content>
    <content alias="Attribute NOTE description 0">height of each block</content>
    <content alias="Attribute ATTRIBUTE MultiplicityMin">1</content>
    <content alias="Attribute ATTRIBUTE MultiplicityMax">1</content>
  </element>
  <element objid="ebcc0750-dcdc-4e30-8f38-7271a0fa2902">
    <content alias="Association ATTRIBUTE Name"/>
  </element>
  <element objid="00d00398-0000-2e12-0000-000000000000">
    <content alias="Class ATTRIBUTE Name">BufferedReader</content>
  </element>
  <element objid="55adf043-d8ec-408e-8fac-79a956853ed0">
    <content alias="Class ATTRIBUTE Name">Classifier</content>
  </element>
  <element objid="694ef3cb-17fa-4a08-8ab6-0222c2e41029">
    <content alias="Attribute ATTRIBUTE Name">maskType</content>
    <content alias="Attribute NOTE description 0">type of the mask to calculate gradients</content>
    <content alias="Attribute ATTRIBUTE MultiplicityMin">1</content>
    <content alias="Attribute ATTRIBUTE MultiplicityMax">1</content>
  </element>
  <element objid="3f901274-58e3-42e4-98b3-df441014db6d">
    <content alias="Package ATTRIBUTE Name">HOG</content>
    <content alias="Package NOTE summary 0">Package responsible for creating HOG representations of images</content>
  </element>
  <element objid="00000004-0000-0005-0000-000000000000">
    <content alias="DataType ATTRIBUTE Name">boolean</content>
  </element>
  <element objid="d790bcf1-f79e-4f49-be58-cb0de2cd71fe">
    <content alias="AssociationEnd NOTE description 0">left child of this node</content>
    <content alias="AssociationEnd ATTRIBUTE Name">leftChild</content>
    <content alias="AssociationEnd ATTRIBUTE MultiplicityMax">1</content>
    <content alias="AssociationEnd ATTRIBUTE MultiplicityMin">0</content>
  </element>
  <element objid="67321fdf-07c5-4b25-973e-2c0c213fa851">
    <content alias="Class NOTE description 0">This class contains the elements of a node in tree data structure.</content>
    <content alias="Class NOTE summary 0">Class defines the nodes of a tree data structure</content>
    <content alias="Class ATTRIBUTE Name">TreeNode</content>
  </element>
  <element objid="03255d6c-46ed-478f-b835-efa132d60bac">
    <content alias="Operation NOTE description 0">return the value of histogram array</content>
    <content alias="Operation ATTRIBUTE Name">getHistogram</content>
  </element>
  <element objid="2c7b4c09-fc6f-47a3-9e7d-db2edee3c2f6">
    <content alias="Parameter ATTRIBUTE Name">p0</content>
    <content alias="Parameter ATTRIBUTE ParameterPassing">Inout</content>
  </element>
  <element objid="73bca2a7-bea4-4a42-be6b-2bd8f5bde8f2">
    <content alias="Operation NOTE description 0">apply block-wise normalization on the image</content>
    <content alias="Operation ATTRIBUTE Name">blockNormalization</content>
  </element>
  <element objid="bf993b00-b60a-4247-890d-9b63a2e630c9">
    <content alias="AssociationEnd NOTE description 0">set of HOG parameters used in HOG computation</content>
    <content alias="AssociationEnd ATTRIBUTE Name">hogParam</content>
    <content alias="AssociationEnd ATTRIBUTE MultiplicityMax">1</content>
    <content alias="AssociationEnd ATTRIBUTE MultiplicityMin">1</content>
  </element>
  <element objid="f13ea57b-2648-48bf-8e5e-b1319a05eaba">
    <content alias="Class NOTE description 0">This class implements the learning algorithm of random forest inheriting from learner </content>
    <content alias="Class NOTE summary 0">Class responsible for random forest learning</content>
    <content alias="Class ATTRIBUTE Name">RandomForestLearner</content>
  </element>
  <element objid="a2ea1d65-e182-4c99-812a-ce40182784a7">
    <content alias="Parameter ATTRIBUTE Name">p1</content>
    <content alias="Parameter ATTRIBUTE ParameterPassing">Inout</content>
  </element>
  <element objid="22963c8e-9140-49f2-beb7-3b2458a06c51">
    <content alias="Operation NOTE description 0">selects attributes of size attrN from sample</content>
    <content alias="Operation ATTRIBUTE Name">bootStrapAttr</content>
  </element>
  <element objid="b4641769-0a9e-4832-8df5-2ba5df02e536">
    <content alias="Association ATTRIBUTE Name"/>
  </element>
  <element objid="89e7d33d-e15d-4fd6-b44f-324059a4e1f8">
    <content alias="AssociationEnd NOTE description 0">the random forest classifier model for learner to train</content>
    <content alias="AssociationEnd ATTRIBUTE Name">_model</content>
    <content alias="AssociationEnd ATTRIBUTE MultiplicityMax">1</content>
    <content alias="AssociationEnd ATTRIBUTE MultiplicityMin">0</content>
  </element>
  <element objid="00000004-0000-0009-0000-000000000000">
    <content alias="DataType ATTRIBUTE Name">integer</content>
  </element>
  <element objid="42d1c597-8275-42c0-8496-5d17a36fd6a3">
    <content alias="Operation NOTE description 0">initialize instance of HOGParam with default setting</content>
    <content alias="Operation ATTRIBUTE Name">HOGParam</content>
  </element>
  <element objid="00d00398-0000-2b7d-0000-000000000000">
    <content alias="Class ATTRIBUTE Name">Integer</content>
  </element>
  <element objid="a775e74a-83d3-42c8-b3d9-6336733ea164">
    <content alias="Operation NOTE description 0">forest</content>
    <content alias="Operation ATTRIBUTE Name">RandomForest</content>
  </element>
  <element objid="df0f8cc0-0cd7-4008-8922-9072a1b1d431">
    <content alias="Attribute ATTRIBUTE Name">_gradient</content>
    <content alias="Attribute NOTE description 0">array of gradients of each pixel after calculation</content>
    <content alias="Attribute ATTRIBUTE MultiplicityMin">0</content>
    <content alias="Attribute ATTRIBUTE MultiplicityMax">*</content>
  </element>
  <element objid="09f39372-e4c2-40ef-be1d-63f4a85ee741">
    <content alias="Operation NOTE description 0">implements getLearnerParameters method of Learner</content>
    <content alias="Operation ATTRIBUTE Name">getLearnerParameters</content>
  </element>
  <element objid="00000004-0000-000b-0000-000000000000">
    <content alias="DataType ATTRIBUTE Name">float</content>
  </element>
  <element objid="8297d617-e74d-492c-9e41-231722ca189c">
    <content alias="Parameter ATTRIBUTE Name">p0</content>
    <content alias="Parameter ATTRIBUTE ParameterPassing">Inout</content>
  </element>
  <element objid="0b5c008f-76ac-4c0e-b2de-4a29ece8a2f6">
    <content alias="Operation NOTE description 0">tests the accuracy of random forest after forest creation</content>
    <content alias="Operation ATTRIBUTE Name">testAccuracy</content>
  </element>
  <element objid="b0d3e5ab-4f32-471f-9980-8c55eea662ae">
    <content alias="Attribute ATTRIBUTE Name">_featureVector</content>
    <content alias="Attribute NOTE description 0">array of feature vectors of each pixel after calculation</content>
    <content alias="Attribute ATTRIBUTE MultiplicityMin">0</content>
    <content alias="Attribute ATTRIBUTE MultiplicityMax">*</content>
  </element>
  <element objid="44175863-c0e4-45a7-acdd-436b7ed925dd">
    <content alias="Association ATTRIBUTE Name"/>
  </element>
  <element objid="cdef89ff-5d7d-463b-9e97-66e1ad90a707">
    <content alias="Operation NOTE description 0">pre-process the image with global normalization [optional]</content>
    <content alias="Operation ATTRIBUTE Name">globalNormalization</content>
  </element>
  <element objid="4aff82c9-54dd-4e50-960f-3fcb7c21264b">
    <content alias="Operation NOTE description 0">implements getLearnerParameter method of Learner</content>
    <content alias="Operation ATTRIBUTE Name">getLearnerParameter</content>
  </element>
  <element objid="77b78d4d-6afc-4bc3-b438-316a59622fd8">
    <content alias="Class NOTE description 0">This class implements the operations involved in HOG, and create arrays of pixel's data of each stage.</content>
    <content alias="Class NOTE summary 0">Class responsible for creating HOG representations of images</content>
    <content alias="Class ATTRIBUTE Name">HOG</content>
  </element>
  <element objid="cef76905-bdae-42d0-827b-37e6adbe4154">
    <content alias="Attribute ATTRIBUTE Name">_numOfTrees</content>
    <content alias="Attribute NOTE description 0">The number of trees in the forest</content>
    <content alias="Attribute ATTRIBUTE MultiplicityMin">1</content>
    <content alias="Attribute ATTRIBUTE MultiplicityMax">1</content>
  </element>
  <element objid="09490b81-fd8d-4de9-83c8-633b011221dd">
    <content alias="Operation NOTE description 0">calculate the gradients of each pixel with certain mask</content>
    <content alias="Operation ATTRIBUTE Name">calGradient</content>
  </element>
  <element objid="0b72c86a-36ae-43df-a8e2-9478707d0cd0">
    <content alias="Association ATTRIBUTE Name"/>
  </element>
  <element objid="bd35c418-14d7-4599-891b-34837487a39c">
    <content alias="Operation NOTE description 0">create a boostrap sample of size trainN </content>
    <content alias="Operation ATTRIBUTE Name">bootStrapSample</content>
  </element>
  <element objid="1a3830ea-46ea-4e57-ace4-07b3adb5ca1e">
    <content alias="Attribute ATTRIBUTE Name">cellHeight</content>
    <content alias="Attribute NOTE description 0">height of each cell</content>
    <content alias="Attribute ATTRIBUTE MultiplicityMin">1</content>
    <content alias="Attribute ATTRIBUTE MultiplicityMax">1</content>
  </element>
  <element objid="d805215c-37ee-4512-9b9a-fe0eba48216b">
    <content alias="Parameter ATTRIBUTE Name">filename</content>
    <content alias="Parameter ATTRIBUTE ParameterPassing">In</content>
  </element>
  <element objid="cc4ac9ce-f533-4988-a291-00d126112807">
    <content alias="Class ATTRIBUTE Name">Sample</content>
  </element>
  <element objid="681f3204-c6bd-47af-8682-b4ad2bd1b0e6">
    <content alias="Attribute ATTRIBUTE Name">cellWidth</content>
    <content alias="Attribute NOTE description 0">width of each cell</content>
    <content alias="Attribute ATTRIBUTE MultiplicityMin">1</content>
    <content alias="Attribute ATTRIBUTE MultiplicityMax">1</content>
  </element>
  <element objid="63abc92b-f62b-4574-81b6-a62f85305caa">
    <content alias="Parameter ATTRIBUTE Name">p0</content>
    <content alias="Parameter ATTRIBUTE ParameterPassing">Inout</content>
  </element>
  <element objid="f6bfeaa8-ce9f-4055-85d5-142cad082fa0">
    <content alias="Operation NOTE description 0">load previous saved random forest model</content>
    <content alias="Operation ATTRIBUTE Name">load</content>
  </element>
  <element objid="303a2376-960c-449f-9dce-a819967d8f19">
    <content alias="Parameter ATTRIBUTE Name">data</content>
    <content alias="Parameter ATTRIBUTE ParameterPassing">In</content>
  </element>
  <element objid="587291cf-6fe5-457d-a2df-242811a83aad">
    <content alias="Parameter ATTRIBUTE Name">train</content>
    <content alias="Parameter ATTRIBUTE ParameterPassing">Inout</content>
  </element>
  <element objid="4f2aede1-a0e6-4376-8945-3f234d7973ed">
    <content alias="Attribute ATTRIBUTE Name">splitAttr</content>
    <content alias="Attribute NOTE description 0">attribute to split on</content>
    <content alias="Attribute ATTRIBUTE MultiplicityMin">1</content>
    <content alias="Attribute ATTRIBUTE MultiplicityMax">1</content>
  </element>
  <element objid="0cf20660-030c-4650-b95e-93f1ba2eed63">
    <content alias="Parameter ATTRIBUTE Name">p0</content>
    <content alias="Parameter ATTRIBUTE ParameterPassing">Inout</content>
  </element>
  <element objid="505ca8fa-c803-4020-851c-d7eb7f9d9fb3">
    <content alias="Parameter ATTRIBUTE Name">blockWidth</content>
    <content alias="Parameter ATTRIBUTE ParameterPassing">In</content>
  </element>
  <element objid="c8d51bcf-a123-439a-a3af-27758281545f">
    <content alias="Attribute ATTRIBUTE Name">attrN</content>
    <content alias="Attribute NOTE description 0">size of the attributes to train (assigned by RFLearner)</content>
    <content alias="Attribute ATTRIBUTE MultiplicityMin">1</content>
    <content alias="Attribute ATTRIBUTE MultiplicityMax">1</content>
  </element>
  <element objid="35cd803f-032d-4bea-bff5-220bcf6569b4">
    <content alias="Parameter ATTRIBUTE Name">nTree</content>
    <content alias="Parameter ATTRIBUTE ParameterPassing">In</content>
  </element>
  <element objid="008d3f40-e60d-4c6e-9eb2-7018b83bf180">
    <content alias="Operation NOTE description 0">critical function to create the decision tree with the selected attributes of bootstrap sample</content>
    <content alias="Operation ATTRIBUTE Name">recursiveSplit</content>
  </element>
  <element objid="76fdb7c1-94ba-49c1-8e5c-dbb466d93bc4">
    <content alias="Parameter ATTRIBUTE Name">data</content>
    <content alias="Parameter ATTRIBUTE ParameterPassing">In</content>
  </element>
  <element objid="00d00398-0000-2e26-0000-000000000000">
    <content alias="Class ATTRIBUTE Name">BufferedWriter</content>
  </element>
  <element objid="11f42db2-137b-4fd3-8d5c-065ee3ecdf65">
    <content alias="Operation NOTE description 0">creates the decision tree according to the specifications of random forest trees</content>
    <content alias="Operation ATTRIBUTE Name">createTree</content>
  </element>
  <element objid="9fd32e75-0679-4e5a-9a26-4f654ee4b191">
    <content alias="Interaction ATTRIBUTE Name">RandomForest load</content>
  </element>
</element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B6978-45B9-4860-8E6E-EDB6F017D2CB}">
  <ds:schemaRefs/>
</ds:datastoreItem>
</file>

<file path=customXml/itemProps3.xml><?xml version="1.0" encoding="utf-8"?>
<ds:datastoreItem xmlns:ds="http://schemas.openxmlformats.org/officeDocument/2006/customXml" ds:itemID="{2F89F3E6-8325-409C-99B1-BBB0725EE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38</Pages>
  <Words>8150</Words>
  <Characters>46460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Random Forest HOG</vt:lpstr>
    </vt:vector>
  </TitlesOfParts>
  <Company>Modeliosoft</Company>
  <LinksUpToDate>false</LinksUpToDate>
  <CharactersWithSpaces>54501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Random Forest HOG</dc:title>
  <dc:subject>Random Forest</dc:subject>
  <dc:creator>Michał Pomarański,                              Po-Tsung Chiu,                                 Chun-Jen Peng</dc:creator>
  <cp:lastModifiedBy>peng</cp:lastModifiedBy>
  <cp:revision>3</cp:revision>
  <cp:lastPrinted>2015-01-26T02:23:00Z</cp:lastPrinted>
  <dcterms:created xsi:type="dcterms:W3CDTF">2015-01-26T02:18:00Z</dcterms:created>
  <dcterms:modified xsi:type="dcterms:W3CDTF">2015-01-26T02:30:00Z</dcterms:modified>
  <cp:category>Category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pyright">
    <vt:lpwstr/>
  </property>
  <property fmtid="{D5CDD505-2E9C-101B-9397-08002B2CF9AE}" pid="4" name="ImageResizePolicy">
    <vt:lpwstr>AUTO</vt:lpwstr>
  </property>
</Properties>
</file>